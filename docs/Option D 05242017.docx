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503C" w:rsidRDefault="00F6503C" w:rsidP="00F6503C">
      <w:r>
        <w:t xml:space="preserve">Option D involves the use of computer simulation software to predict facility energy use. For options A, B, and C, standard errors and associated uncertainty have what is referred in mathematics as a “closed form” solution. </w:t>
      </w:r>
      <w:r w:rsidRPr="00F6503C">
        <w:t>An equation is said to be a closed</w:t>
      </w:r>
      <w:r>
        <w:t xml:space="preserve"> </w:t>
      </w:r>
      <w:r w:rsidRPr="00F6503C">
        <w:t>form if it solves a given problem in terms of functions and mathematical operations</w:t>
      </w:r>
      <w:r>
        <w:t xml:space="preserve">. In cases where such functions are not available, the solution can be obtained through simulation modeling. </w:t>
      </w:r>
    </w:p>
    <w:p w:rsidR="003C5B08" w:rsidRDefault="003C5B08" w:rsidP="008A5F66">
      <w:pPr>
        <w:pStyle w:val="CELEFICNORMAL"/>
        <w:jc w:val="left"/>
        <w:rPr>
          <w:rStyle w:val="hps"/>
          <w:rFonts w:ascii="Times New Roman" w:hAnsi="Times New Roman"/>
          <w:lang w:val="en-US"/>
        </w:rPr>
      </w:pPr>
    </w:p>
    <w:p w:rsidR="005D7949" w:rsidRPr="00883FF3" w:rsidRDefault="008A5F66" w:rsidP="008A5F66">
      <w:pPr>
        <w:pStyle w:val="CELEFICNORMAL"/>
        <w:jc w:val="left"/>
        <w:rPr>
          <w:rStyle w:val="hps"/>
          <w:rFonts w:ascii="Times New Roman" w:hAnsi="Times New Roman"/>
          <w:lang w:val="en-US"/>
        </w:rPr>
      </w:pPr>
      <w:r>
        <w:rPr>
          <w:rStyle w:val="hps"/>
          <w:rFonts w:ascii="Times New Roman" w:hAnsi="Times New Roman"/>
          <w:lang w:val="en-US"/>
        </w:rPr>
        <w:t xml:space="preserve">In this section, we present </w:t>
      </w:r>
      <w:r w:rsidR="006B02DE">
        <w:rPr>
          <w:rStyle w:val="hps"/>
          <w:rFonts w:ascii="Times New Roman" w:hAnsi="Times New Roman"/>
          <w:lang w:val="en-US"/>
        </w:rPr>
        <w:t>three</w:t>
      </w:r>
      <w:r w:rsidR="005D7949" w:rsidRPr="00883FF3">
        <w:rPr>
          <w:rStyle w:val="hps"/>
          <w:rFonts w:ascii="Times New Roman" w:hAnsi="Times New Roman"/>
          <w:lang w:val="en-US"/>
        </w:rPr>
        <w:t xml:space="preserve"> different approaches</w:t>
      </w:r>
      <w:r>
        <w:rPr>
          <w:rStyle w:val="hps"/>
          <w:rFonts w:ascii="Times New Roman" w:hAnsi="Times New Roman"/>
          <w:lang w:val="en-US"/>
        </w:rPr>
        <w:t xml:space="preserve"> to </w:t>
      </w:r>
      <w:r w:rsidR="00A03C87">
        <w:rPr>
          <w:rStyle w:val="hps"/>
          <w:rFonts w:ascii="Times New Roman" w:hAnsi="Times New Roman"/>
          <w:lang w:val="en-US"/>
        </w:rPr>
        <w:t>conducting simulations to estimate the uncertainty and precision of estimated savings</w:t>
      </w:r>
      <w:r w:rsidR="005D7949" w:rsidRPr="00883FF3">
        <w:rPr>
          <w:rStyle w:val="hps"/>
          <w:rFonts w:ascii="Times New Roman" w:hAnsi="Times New Roman"/>
          <w:lang w:val="en-US"/>
        </w:rPr>
        <w:t>:</w:t>
      </w:r>
    </w:p>
    <w:p w:rsidR="005D7949" w:rsidRDefault="006B02DE" w:rsidP="00924111">
      <w:pPr>
        <w:pStyle w:val="CELEFICNORMAL"/>
        <w:numPr>
          <w:ilvl w:val="0"/>
          <w:numId w:val="26"/>
        </w:numPr>
        <w:rPr>
          <w:rFonts w:ascii="Times New Roman" w:hAnsi="Times New Roman"/>
          <w:lang w:val="en-US"/>
        </w:rPr>
      </w:pPr>
      <w:r>
        <w:rPr>
          <w:rFonts w:ascii="Times New Roman" w:hAnsi="Times New Roman"/>
          <w:lang w:val="en-US"/>
        </w:rPr>
        <w:t xml:space="preserve">Local </w:t>
      </w:r>
      <w:r w:rsidR="00984C51">
        <w:rPr>
          <w:rFonts w:ascii="Times New Roman" w:hAnsi="Times New Roman"/>
          <w:lang w:val="en-US"/>
        </w:rPr>
        <w:t>One-step-at-a-time (OAT) sampling analysis</w:t>
      </w:r>
    </w:p>
    <w:p w:rsidR="006B02DE" w:rsidRPr="00883FF3" w:rsidRDefault="006B02DE" w:rsidP="00924111">
      <w:pPr>
        <w:pStyle w:val="CELEFICNORMAL"/>
        <w:numPr>
          <w:ilvl w:val="0"/>
          <w:numId w:val="26"/>
        </w:numPr>
        <w:rPr>
          <w:rStyle w:val="hps"/>
          <w:rFonts w:ascii="Times New Roman" w:hAnsi="Times New Roman"/>
          <w:lang w:val="en-US"/>
        </w:rPr>
      </w:pPr>
      <w:r>
        <w:rPr>
          <w:rFonts w:ascii="Times New Roman" w:hAnsi="Times New Roman"/>
          <w:lang w:val="en-US"/>
        </w:rPr>
        <w:t>Global OAT screening method</w:t>
      </w:r>
    </w:p>
    <w:p w:rsidR="00883FF3" w:rsidRPr="00883FF3" w:rsidRDefault="006B02DE" w:rsidP="00883FF3">
      <w:pPr>
        <w:pStyle w:val="CELEFICNORMAL"/>
        <w:numPr>
          <w:ilvl w:val="0"/>
          <w:numId w:val="26"/>
        </w:numPr>
        <w:rPr>
          <w:rFonts w:ascii="Times New Roman" w:hAnsi="Times New Roman"/>
          <w:lang w:val="en-US"/>
        </w:rPr>
      </w:pPr>
      <w:commentRangeStart w:id="0"/>
      <w:r>
        <w:rPr>
          <w:rFonts w:ascii="Times New Roman" w:hAnsi="Times New Roman"/>
          <w:lang w:val="en-US"/>
        </w:rPr>
        <w:t xml:space="preserve">Global </w:t>
      </w:r>
      <w:r w:rsidR="00984C51">
        <w:rPr>
          <w:rFonts w:ascii="Times New Roman" w:hAnsi="Times New Roman"/>
          <w:lang w:val="en-US"/>
        </w:rPr>
        <w:t>Regression based</w:t>
      </w:r>
      <w:r w:rsidR="00883FF3">
        <w:rPr>
          <w:rFonts w:ascii="Times New Roman" w:hAnsi="Times New Roman"/>
          <w:lang w:val="en-US"/>
        </w:rPr>
        <w:t xml:space="preserve"> analysis </w:t>
      </w:r>
      <w:commentRangeEnd w:id="0"/>
      <w:r w:rsidR="00834979">
        <w:rPr>
          <w:rStyle w:val="CommentReference"/>
          <w:rFonts w:ascii="Times New Roman" w:hAnsi="Times New Roman"/>
          <w:lang w:val="en-US"/>
        </w:rPr>
        <w:commentReference w:id="0"/>
      </w:r>
    </w:p>
    <w:p w:rsidR="00924111" w:rsidRPr="00883FF3" w:rsidRDefault="00924111" w:rsidP="00924111">
      <w:pPr>
        <w:rPr>
          <w:rStyle w:val="hps"/>
          <w:sz w:val="22"/>
        </w:rPr>
      </w:pPr>
    </w:p>
    <w:p w:rsidR="00883FF3" w:rsidRPr="00883FF3" w:rsidRDefault="00953240" w:rsidP="006F7069">
      <w:pPr>
        <w:pStyle w:val="Heading2"/>
      </w:pPr>
      <w:r w:rsidRPr="00883FF3">
        <w:t>CAS</w:t>
      </w:r>
      <w:r w:rsidR="00C80B36" w:rsidRPr="00883FF3">
        <w:t>E</w:t>
      </w:r>
      <w:r w:rsidRPr="00883FF3">
        <w:t xml:space="preserve"> </w:t>
      </w:r>
      <w:r w:rsidR="00883FF3">
        <w:t>A</w:t>
      </w:r>
      <w:r w:rsidRPr="00883FF3">
        <w:t xml:space="preserve">- </w:t>
      </w:r>
      <w:r w:rsidR="00984C51">
        <w:t>New Construction of a Medium Office</w:t>
      </w:r>
    </w:p>
    <w:p w:rsidR="00924111" w:rsidRPr="00883FF3" w:rsidRDefault="00883FF3" w:rsidP="006F7069">
      <w:pPr>
        <w:pStyle w:val="Heading3"/>
      </w:pPr>
      <w:r>
        <w:t xml:space="preserve">1. </w:t>
      </w:r>
      <w:r w:rsidR="00924111" w:rsidRPr="00883FF3">
        <w:t xml:space="preserve">Situation </w:t>
      </w:r>
    </w:p>
    <w:p w:rsidR="004769CA" w:rsidRPr="00883FF3" w:rsidRDefault="004769CA" w:rsidP="008A5F66">
      <w:pPr>
        <w:pStyle w:val="CELEFICNORMAL"/>
        <w:jc w:val="left"/>
        <w:rPr>
          <w:rFonts w:ascii="Times New Roman" w:hAnsi="Times New Roman"/>
          <w:lang w:val="en-US"/>
        </w:rPr>
      </w:pPr>
      <w:r w:rsidRPr="00883FF3">
        <w:rPr>
          <w:rStyle w:val="hps"/>
          <w:rFonts w:ascii="Times New Roman" w:hAnsi="Times New Roman"/>
          <w:lang w:val="en-US"/>
        </w:rPr>
        <w:t>This</w:t>
      </w:r>
      <w:r w:rsidRPr="00883FF3">
        <w:rPr>
          <w:rFonts w:ascii="Times New Roman" w:hAnsi="Times New Roman"/>
          <w:lang w:val="en-US"/>
        </w:rPr>
        <w:t xml:space="preserve"> </w:t>
      </w:r>
      <w:r w:rsidR="00F24975">
        <w:rPr>
          <w:rStyle w:val="hps"/>
          <w:rFonts w:ascii="Times New Roman" w:hAnsi="Times New Roman"/>
          <w:lang w:val="en-US"/>
        </w:rPr>
        <w:t>example</w:t>
      </w:r>
      <w:r w:rsidRPr="00883FF3">
        <w:rPr>
          <w:rStyle w:val="hps"/>
          <w:rFonts w:ascii="Times New Roman" w:hAnsi="Times New Roman"/>
          <w:lang w:val="en-US"/>
        </w:rPr>
        <w:t xml:space="preserve"> involves the</w:t>
      </w:r>
      <w:r w:rsidRPr="00883FF3">
        <w:rPr>
          <w:rFonts w:ascii="Times New Roman" w:hAnsi="Times New Roman"/>
          <w:lang w:val="en-US"/>
        </w:rPr>
        <w:t xml:space="preserve"> </w:t>
      </w:r>
      <w:r w:rsidR="00F24975">
        <w:rPr>
          <w:rStyle w:val="hps"/>
          <w:rFonts w:ascii="Times New Roman" w:hAnsi="Times New Roman"/>
          <w:lang w:val="en-US"/>
        </w:rPr>
        <w:t xml:space="preserve">new construction of a medium office building in San Francisco, CA. </w:t>
      </w:r>
      <w:r w:rsidR="00DE35A3">
        <w:rPr>
          <w:rStyle w:val="hps"/>
          <w:rFonts w:ascii="Times New Roman" w:hAnsi="Times New Roman"/>
          <w:lang w:val="en-US"/>
        </w:rPr>
        <w:t>Total electric</w:t>
      </w:r>
      <w:r w:rsidR="00B47248">
        <w:rPr>
          <w:rStyle w:val="hps"/>
          <w:rFonts w:ascii="Times New Roman" w:hAnsi="Times New Roman"/>
          <w:lang w:val="en-US"/>
        </w:rPr>
        <w:t xml:space="preserve"> </w:t>
      </w:r>
      <w:r w:rsidR="00DE35A3">
        <w:rPr>
          <w:rStyle w:val="hps"/>
          <w:rFonts w:ascii="Times New Roman" w:hAnsi="Times New Roman"/>
          <w:lang w:val="en-US"/>
        </w:rPr>
        <w:t>and natural gas use and</w:t>
      </w:r>
      <w:r w:rsidR="00B47248">
        <w:rPr>
          <w:rStyle w:val="hps"/>
          <w:rFonts w:ascii="Times New Roman" w:hAnsi="Times New Roman"/>
          <w:lang w:val="en-US"/>
        </w:rPr>
        <w:t xml:space="preserve"> sa</w:t>
      </w:r>
      <w:r w:rsidR="00A91D7A">
        <w:rPr>
          <w:rStyle w:val="hps"/>
          <w:rFonts w:ascii="Times New Roman" w:hAnsi="Times New Roman"/>
          <w:lang w:val="en-US"/>
        </w:rPr>
        <w:t>vings are to be analyzed to energy efficiency measures that reduce the following parameters</w:t>
      </w:r>
      <w:r w:rsidR="004A42D2">
        <w:rPr>
          <w:rStyle w:val="hps"/>
          <w:rFonts w:ascii="Times New Roman" w:hAnsi="Times New Roman"/>
          <w:lang w:val="en-US"/>
        </w:rPr>
        <w:t xml:space="preserve"> in the building</w:t>
      </w:r>
      <w:r w:rsidR="00A91D7A">
        <w:rPr>
          <w:rStyle w:val="hps"/>
          <w:rFonts w:ascii="Times New Roman" w:hAnsi="Times New Roman"/>
          <w:lang w:val="en-US"/>
        </w:rPr>
        <w:t xml:space="preserve"> by a certain percentage</w:t>
      </w:r>
      <w:r w:rsidR="00F24975">
        <w:rPr>
          <w:rStyle w:val="hps"/>
          <w:rFonts w:ascii="Times New Roman" w:hAnsi="Times New Roman"/>
          <w:lang w:val="en-US"/>
        </w:rPr>
        <w:t>:</w:t>
      </w:r>
    </w:p>
    <w:p w:rsidR="00776120" w:rsidRDefault="00776120" w:rsidP="00776120">
      <w:pPr>
        <w:pStyle w:val="CELEFICNORMAL"/>
        <w:numPr>
          <w:ilvl w:val="0"/>
          <w:numId w:val="1"/>
        </w:numPr>
        <w:rPr>
          <w:rStyle w:val="hps"/>
          <w:rFonts w:ascii="Times New Roman" w:hAnsi="Times New Roman"/>
          <w:lang w:val="en-US"/>
        </w:rPr>
      </w:pPr>
      <w:r w:rsidRPr="00776120">
        <w:rPr>
          <w:rStyle w:val="hps"/>
          <w:rFonts w:ascii="Times New Roman" w:hAnsi="Times New Roman"/>
          <w:lang w:val="en-US"/>
        </w:rPr>
        <w:t xml:space="preserve">Lighting Power Density (LPD) </w:t>
      </w:r>
    </w:p>
    <w:p w:rsidR="00A91D7A" w:rsidRDefault="00A91D7A" w:rsidP="00A91D7A">
      <w:pPr>
        <w:pStyle w:val="CELEFICNORMAL"/>
        <w:numPr>
          <w:ilvl w:val="0"/>
          <w:numId w:val="1"/>
        </w:numPr>
        <w:rPr>
          <w:rStyle w:val="hps"/>
          <w:rFonts w:ascii="Times New Roman" w:hAnsi="Times New Roman"/>
          <w:lang w:val="en-US"/>
        </w:rPr>
      </w:pPr>
      <w:r>
        <w:rPr>
          <w:rStyle w:val="hps"/>
          <w:rFonts w:ascii="Times New Roman" w:hAnsi="Times New Roman"/>
          <w:lang w:val="en-US"/>
        </w:rPr>
        <w:t>Electric Equipment</w:t>
      </w:r>
      <w:r w:rsidRPr="00776120">
        <w:rPr>
          <w:rStyle w:val="hps"/>
          <w:rFonts w:ascii="Times New Roman" w:hAnsi="Times New Roman"/>
          <w:lang w:val="en-US"/>
        </w:rPr>
        <w:t xml:space="preserve"> P</w:t>
      </w:r>
      <w:r>
        <w:rPr>
          <w:rStyle w:val="hps"/>
          <w:rFonts w:ascii="Times New Roman" w:hAnsi="Times New Roman"/>
          <w:lang w:val="en-US"/>
        </w:rPr>
        <w:t>ower Density</w:t>
      </w:r>
      <w:r w:rsidRPr="00776120">
        <w:rPr>
          <w:rStyle w:val="hps"/>
          <w:rFonts w:ascii="Times New Roman" w:hAnsi="Times New Roman"/>
          <w:lang w:val="en-US"/>
        </w:rPr>
        <w:t xml:space="preserve"> </w:t>
      </w:r>
      <w:r w:rsidR="002F5FAE">
        <w:rPr>
          <w:rStyle w:val="hps"/>
          <w:rFonts w:ascii="Times New Roman" w:hAnsi="Times New Roman"/>
          <w:lang w:val="en-US"/>
        </w:rPr>
        <w:t>(EPD)</w:t>
      </w:r>
    </w:p>
    <w:p w:rsidR="006F7069" w:rsidRDefault="006F7069" w:rsidP="006F7069">
      <w:pPr>
        <w:pStyle w:val="Heading3"/>
      </w:pPr>
      <w:r>
        <w:t xml:space="preserve">2. </w:t>
      </w:r>
      <w:r w:rsidR="00CC6919">
        <w:t>Building Modeling and Analysis Tools</w:t>
      </w:r>
    </w:p>
    <w:p w:rsidR="00473679" w:rsidRDefault="00CC6919" w:rsidP="00CC6919">
      <w:r>
        <w:t>For this example, the OpenStudio</w:t>
      </w:r>
      <w:r>
        <w:rPr>
          <w:rStyle w:val="FootnoteReference"/>
        </w:rPr>
        <w:footnoteReference w:id="1"/>
      </w:r>
      <w:r>
        <w:t xml:space="preserve"> </w:t>
      </w:r>
      <w:r w:rsidR="00FA3A7C">
        <w:t xml:space="preserve">(OS) </w:t>
      </w:r>
      <w:r>
        <w:t xml:space="preserve">tool chain </w:t>
      </w:r>
      <w:r w:rsidR="00B47248">
        <w:t xml:space="preserve">(free and open source software) </w:t>
      </w:r>
      <w:r>
        <w:t xml:space="preserve">will be used. </w:t>
      </w:r>
      <w:r w:rsidR="00473679">
        <w:t>Building Energy Models (BEM)</w:t>
      </w:r>
      <w:r w:rsidR="00473679" w:rsidRPr="00473679">
        <w:t xml:space="preserve"> created in the OpenStudio format (.</w:t>
      </w:r>
      <w:proofErr w:type="spellStart"/>
      <w:r w:rsidR="00473679" w:rsidRPr="00473679">
        <w:t>osm</w:t>
      </w:r>
      <w:proofErr w:type="spellEnd"/>
      <w:r w:rsidR="00473679" w:rsidRPr="00473679">
        <w:t>) can easily be manipulated by OpenStudio Measures</w:t>
      </w:r>
      <w:r w:rsidR="00984693">
        <w:t>,</w:t>
      </w:r>
      <w:r w:rsidR="00473679">
        <w:rPr>
          <w:rStyle w:val="FootnoteReference"/>
        </w:rPr>
        <w:footnoteReference w:id="2"/>
      </w:r>
      <w:r w:rsidR="00473679">
        <w:t xml:space="preserve"> which </w:t>
      </w:r>
      <w:r w:rsidR="0063509F">
        <w:t>are</w:t>
      </w:r>
      <w:r w:rsidR="00473679" w:rsidRPr="00473679">
        <w:t xml:space="preserve"> a set of programmatic instructions </w:t>
      </w:r>
      <w:r w:rsidR="0071214C">
        <w:t xml:space="preserve">written in the Ruby programming language </w:t>
      </w:r>
      <w:r w:rsidR="00473679" w:rsidRPr="00473679">
        <w:t>that makes changes to an energy model.</w:t>
      </w:r>
      <w:r w:rsidR="0063509F">
        <w:t xml:space="preserve"> </w:t>
      </w:r>
      <w:r w:rsidR="0071214C">
        <w:t>These model changes can be as simple as changing an existing parameter in the model (</w:t>
      </w:r>
      <w:r w:rsidR="00B47248">
        <w:t>e.g., c</w:t>
      </w:r>
      <w:r w:rsidR="0071214C">
        <w:t xml:space="preserve">hange chiller </w:t>
      </w:r>
      <w:r w:rsidR="00B47248">
        <w:t>Coefficient of Performance - C</w:t>
      </w:r>
      <w:r w:rsidR="0071214C">
        <w:t xml:space="preserve">OP) or as complicated as changing the entire HVAC system. </w:t>
      </w:r>
      <w:r w:rsidR="0063509F">
        <w:t xml:space="preserve">This concept of creating and manipulating energy models through </w:t>
      </w:r>
      <w:r w:rsidR="0071214C">
        <w:t xml:space="preserve">OpenStudio </w:t>
      </w:r>
      <w:r w:rsidR="0063509F">
        <w:t xml:space="preserve">Measures will allow us to turn building characteristics into </w:t>
      </w:r>
      <w:r w:rsidR="003151AD">
        <w:t>v</w:t>
      </w:r>
      <w:r w:rsidR="004136B1">
        <w:t>ariables</w:t>
      </w:r>
      <w:r w:rsidR="0063509F">
        <w:t xml:space="preserve"> and determine their sensitivity</w:t>
      </w:r>
      <w:r w:rsidR="006C1256">
        <w:t xml:space="preserve"> and savings</w:t>
      </w:r>
      <w:r w:rsidR="0063509F">
        <w:t xml:space="preserve"> in a way that is consistent, scalable</w:t>
      </w:r>
      <w:r w:rsidR="0055183E">
        <w:t xml:space="preserve"> and easily shared with co-workers, clients or the general public</w:t>
      </w:r>
      <w:r w:rsidR="006C1256">
        <w:t xml:space="preserve"> as well as allowing for other algorithmic processes such as model calibration and optimization</w:t>
      </w:r>
      <w:r w:rsidR="0063509F">
        <w:t>.</w:t>
      </w:r>
    </w:p>
    <w:p w:rsidR="00473679" w:rsidRDefault="00473679" w:rsidP="00CC6919"/>
    <w:p w:rsidR="00FA3A7C" w:rsidRPr="00CC6919" w:rsidRDefault="00463B2F" w:rsidP="00CC6919">
      <w:r>
        <w:t>T</w:t>
      </w:r>
      <w:r w:rsidR="00CC6919">
        <w:t xml:space="preserve">he </w:t>
      </w:r>
      <w:r w:rsidR="00FA3A7C" w:rsidRPr="00FA3A7C">
        <w:rPr>
          <w:i/>
        </w:rPr>
        <w:t>Medium Office</w:t>
      </w:r>
      <w:r w:rsidR="00FA3A7C">
        <w:t xml:space="preserve"> from the </w:t>
      </w:r>
      <w:r>
        <w:t>DOE Commercial Prototype Building Models</w:t>
      </w:r>
      <w:r>
        <w:rPr>
          <w:rStyle w:val="FootnoteReference"/>
        </w:rPr>
        <w:footnoteReference w:id="3"/>
      </w:r>
      <w:r>
        <w:t xml:space="preserve"> will serve as our example building and </w:t>
      </w:r>
      <w:r w:rsidR="0055183E">
        <w:t xml:space="preserve">the energy model </w:t>
      </w:r>
      <w:r>
        <w:t xml:space="preserve">will be programmatically </w:t>
      </w:r>
      <w:r w:rsidR="00447C47">
        <w:t>generated using</w:t>
      </w:r>
      <w:r>
        <w:t xml:space="preserve"> the OpenStudio Prototype Buildings Measure</w:t>
      </w:r>
      <w:r w:rsidR="00984693">
        <w:t>.</w:t>
      </w:r>
      <w:r>
        <w:rPr>
          <w:rStyle w:val="FootnoteReference"/>
        </w:rPr>
        <w:footnoteReference w:id="4"/>
      </w:r>
      <w:r w:rsidR="00FA3A7C">
        <w:t xml:space="preserve"> This has the advantage that the reader can easily reproduce the workflow </w:t>
      </w:r>
      <w:r w:rsidR="00447C47">
        <w:t xml:space="preserve">used to create the model </w:t>
      </w:r>
      <w:r w:rsidR="00FA3A7C">
        <w:t>and results shown in this section</w:t>
      </w:r>
      <w:r w:rsidR="00984693">
        <w:t xml:space="preserve">. </w:t>
      </w:r>
      <w:r w:rsidR="00DC0A12">
        <w:t>The sensitivity analys</w:t>
      </w:r>
      <w:r w:rsidR="00757BD3">
        <w:t>e</w:t>
      </w:r>
      <w:r w:rsidR="00DC0A12">
        <w:t xml:space="preserve">s </w:t>
      </w:r>
      <w:r w:rsidR="00757BD3">
        <w:t>presented utilize</w:t>
      </w:r>
      <w:r w:rsidR="002D607B">
        <w:t xml:space="preserve"> the OpenStudio Parametric Analysis Tool (PAT)</w:t>
      </w:r>
      <w:r w:rsidR="002D607B" w:rsidRPr="002D607B">
        <w:rPr>
          <w:rStyle w:val="FootnoteReference"/>
        </w:rPr>
        <w:t xml:space="preserve"> </w:t>
      </w:r>
      <w:r w:rsidR="002D607B">
        <w:rPr>
          <w:rStyle w:val="FootnoteReference"/>
        </w:rPr>
        <w:footnoteReference w:id="5"/>
      </w:r>
      <w:r w:rsidR="002D607B">
        <w:t xml:space="preserve"> </w:t>
      </w:r>
      <w:r w:rsidR="00757BD3">
        <w:t>for problem definition</w:t>
      </w:r>
      <w:r w:rsidR="00871641">
        <w:t xml:space="preserve"> and the cloud computing capabilities of OpenStudio Server</w:t>
      </w:r>
      <w:r w:rsidR="00871641">
        <w:rPr>
          <w:rStyle w:val="FootnoteReference"/>
        </w:rPr>
        <w:footnoteReference w:id="6"/>
      </w:r>
      <w:r w:rsidR="00757BD3">
        <w:t xml:space="preserve"> for algorithm implementation and simulation runs</w:t>
      </w:r>
      <w:r w:rsidR="00871641">
        <w:t xml:space="preserve">. Both of these </w:t>
      </w:r>
      <w:r w:rsidR="00871641">
        <w:lastRenderedPageBreak/>
        <w:t xml:space="preserve">tools are free to use, however the actual cloud computing time from Amazon must be purchased from a user specific Amazon </w:t>
      </w:r>
      <w:r w:rsidR="00447C47">
        <w:t>cloud computing</w:t>
      </w:r>
      <w:r w:rsidR="00871641">
        <w:t xml:space="preserve"> account</w:t>
      </w:r>
      <w:r w:rsidR="00447C47">
        <w:t xml:space="preserve"> (Amazon EC2)</w:t>
      </w:r>
      <w:r w:rsidR="00871641">
        <w:t xml:space="preserve">. </w:t>
      </w:r>
    </w:p>
    <w:p w:rsidR="006F7069" w:rsidRDefault="006F7069" w:rsidP="006F7069">
      <w:pPr>
        <w:pStyle w:val="Heading3"/>
      </w:pPr>
      <w:r>
        <w:t xml:space="preserve">3. </w:t>
      </w:r>
      <w:r w:rsidR="005B6719">
        <w:t>Energy Model</w:t>
      </w:r>
      <w:r w:rsidR="00871641">
        <w:t xml:space="preserve"> and </w:t>
      </w:r>
      <w:r w:rsidR="001854D9">
        <w:t>Variable Characterization</w:t>
      </w:r>
    </w:p>
    <w:p w:rsidR="005B6719" w:rsidRDefault="001854D9" w:rsidP="001854D9">
      <w:r w:rsidRPr="005B6719">
        <w:t xml:space="preserve">The </w:t>
      </w:r>
      <w:r w:rsidR="005B6719" w:rsidRPr="005B6719">
        <w:t xml:space="preserve">energy model for this example is created by using the following inputs in the </w:t>
      </w:r>
      <w:r w:rsidR="003131FC">
        <w:t xml:space="preserve">DOE </w:t>
      </w:r>
      <w:r w:rsidR="005B6719" w:rsidRPr="005B6719">
        <w:t>Prototype Building Measure:</w:t>
      </w:r>
    </w:p>
    <w:p w:rsidR="00602EE3" w:rsidRDefault="00602EE3" w:rsidP="001854D9"/>
    <w:p w:rsidR="00ED1DC2" w:rsidRDefault="00ED1DC2" w:rsidP="00ED1DC2">
      <w:pPr>
        <w:pStyle w:val="ListParagraph"/>
        <w:numPr>
          <w:ilvl w:val="0"/>
          <w:numId w:val="39"/>
        </w:numPr>
      </w:pPr>
      <w:r>
        <w:t xml:space="preserve">Building Type: Medium Office </w:t>
      </w:r>
    </w:p>
    <w:p w:rsidR="00ED1DC2" w:rsidRDefault="003131FC" w:rsidP="00ED1DC2">
      <w:pPr>
        <w:pStyle w:val="ListParagraph"/>
        <w:numPr>
          <w:ilvl w:val="0"/>
          <w:numId w:val="39"/>
        </w:numPr>
      </w:pPr>
      <w:r>
        <w:t>Template</w:t>
      </w:r>
      <w:r w:rsidR="00ED1DC2">
        <w:t xml:space="preserve">: 90.1-2010 </w:t>
      </w:r>
    </w:p>
    <w:p w:rsidR="00ED1DC2" w:rsidRDefault="00ED1DC2" w:rsidP="00ED1DC2">
      <w:pPr>
        <w:pStyle w:val="ListParagraph"/>
        <w:numPr>
          <w:ilvl w:val="0"/>
          <w:numId w:val="39"/>
        </w:numPr>
      </w:pPr>
      <w:r>
        <w:t>Climate Zone: ASHRAE 169-2006-3C</w:t>
      </w:r>
    </w:p>
    <w:p w:rsidR="00602EE3" w:rsidRDefault="00602EE3" w:rsidP="00602EE3">
      <w:pPr>
        <w:pStyle w:val="ListParagraph"/>
        <w:ind w:left="720"/>
      </w:pPr>
    </w:p>
    <w:p w:rsidR="00ED1DC2" w:rsidRDefault="00C514B0" w:rsidP="00ED1DC2">
      <w:proofErr w:type="gramStart"/>
      <w:r>
        <w:t>w</w:t>
      </w:r>
      <w:r w:rsidR="003131FC">
        <w:t>here</w:t>
      </w:r>
      <w:proofErr w:type="gramEnd"/>
      <w:r w:rsidR="003131FC">
        <w:t xml:space="preserve"> ‘</w:t>
      </w:r>
      <w:r>
        <w:t>Template’</w:t>
      </w:r>
      <w:r w:rsidR="003131FC">
        <w:t xml:space="preserve"> determines the</w:t>
      </w:r>
      <w:r>
        <w:t xml:space="preserve"> vintage and code requirements for the building.  </w:t>
      </w:r>
      <w:r w:rsidR="00ED1DC2">
        <w:t xml:space="preserve">This results in a building that is </w:t>
      </w:r>
      <w:r w:rsidR="00ED1DC2" w:rsidRPr="00E72F10">
        <w:rPr>
          <w:i/>
        </w:rPr>
        <w:t>typical</w:t>
      </w:r>
      <w:r w:rsidR="00ED1DC2">
        <w:t xml:space="preserve"> of a new construction, medium office building in San Fr</w:t>
      </w:r>
      <w:r w:rsidR="00777FCF">
        <w:t>ancisco, CA and is depicted in F</w:t>
      </w:r>
      <w:r w:rsidR="00ED1DC2">
        <w:t>igure 1.</w:t>
      </w:r>
    </w:p>
    <w:p w:rsidR="000269B3" w:rsidRPr="00883FF3" w:rsidRDefault="000269B3" w:rsidP="000269B3">
      <w:pPr>
        <w:pStyle w:val="tabletitle"/>
        <w:rPr>
          <w:rFonts w:ascii="Times New Roman" w:hAnsi="Times New Roman"/>
        </w:rPr>
      </w:pPr>
      <w:r w:rsidRPr="00883FF3">
        <w:t>Fig</w:t>
      </w:r>
      <w:r>
        <w:t>ure</w:t>
      </w:r>
      <w:r w:rsidRPr="00883FF3">
        <w:t xml:space="preserve"> </w:t>
      </w:r>
      <w:r>
        <w:t>1:</w:t>
      </w:r>
      <w:r w:rsidRPr="00883FF3">
        <w:t xml:space="preserve"> </w:t>
      </w:r>
      <w:r w:rsidRPr="000269B3">
        <w:t>Medium Office Prototype Building</w:t>
      </w:r>
    </w:p>
    <w:p w:rsidR="000269B3" w:rsidRDefault="000269B3" w:rsidP="00ED1DC2"/>
    <w:p w:rsidR="00ED1DC2" w:rsidRDefault="00ED1DC2" w:rsidP="00ED1DC2">
      <w:pPr>
        <w:jc w:val="center"/>
      </w:pPr>
      <w:r w:rsidRPr="00EF28DA">
        <w:rPr>
          <w:noProof/>
          <w:lang w:eastAsia="en-US"/>
        </w:rPr>
        <w:drawing>
          <wp:inline distT="0" distB="0" distL="0" distR="0" wp14:anchorId="5FC8CB9D" wp14:editId="3538239F">
            <wp:extent cx="2075382" cy="923925"/>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noChangeArrowheads="1"/>
                    </pic:cNvPicPr>
                  </pic:nvPicPr>
                  <pic:blipFill>
                    <a:blip r:embed="rId10" cstate="screen">
                      <a:clrChange>
                        <a:clrFrom>
                          <a:srgbClr val="D2D0B9"/>
                        </a:clrFrom>
                        <a:clrTo>
                          <a:srgbClr val="D2D0B9">
                            <a:alpha val="0"/>
                          </a:srgbClr>
                        </a:clrTo>
                      </a:clrChange>
                      <a:extLst>
                        <a:ext uri="{28A0092B-C50C-407E-A947-70E740481C1C}">
                          <a14:useLocalDpi xmlns:a14="http://schemas.microsoft.com/office/drawing/2010/main"/>
                        </a:ext>
                      </a:extLst>
                    </a:blip>
                    <a:srcRect/>
                    <a:stretch>
                      <a:fillRect/>
                    </a:stretch>
                  </pic:blipFill>
                  <pic:spPr bwMode="auto">
                    <a:xfrm>
                      <a:off x="0" y="0"/>
                      <a:ext cx="2077860" cy="925028"/>
                    </a:xfrm>
                    <a:prstGeom prst="rect">
                      <a:avLst/>
                    </a:prstGeom>
                    <a:noFill/>
                    <a:ln>
                      <a:noFill/>
                    </a:ln>
                    <a:extLst/>
                  </pic:spPr>
                </pic:pic>
              </a:graphicData>
            </a:graphic>
          </wp:inline>
        </w:drawing>
      </w:r>
    </w:p>
    <w:p w:rsidR="00E04A80" w:rsidRDefault="00E04A80" w:rsidP="00ED1DC2"/>
    <w:p w:rsidR="00564C94" w:rsidRDefault="00FE0670" w:rsidP="00ED1DC2">
      <w:r>
        <w:t>Energy efficiency measures that reduce t</w:t>
      </w:r>
      <w:r w:rsidR="00E72F10">
        <w:t xml:space="preserve">he building characteristics </w:t>
      </w:r>
      <w:r w:rsidR="00E04A80">
        <w:t xml:space="preserve">of </w:t>
      </w:r>
      <w:r w:rsidR="002F5FAE" w:rsidRPr="00776120">
        <w:rPr>
          <w:rStyle w:val="hps"/>
        </w:rPr>
        <w:t xml:space="preserve">Lighting Power Density </w:t>
      </w:r>
      <w:r w:rsidR="00E04A80">
        <w:t>L</w:t>
      </w:r>
      <w:r w:rsidR="00B47248">
        <w:t>PD</w:t>
      </w:r>
      <w:r w:rsidR="00E04A80">
        <w:t xml:space="preserve"> and </w:t>
      </w:r>
      <w:r w:rsidR="002F5FAE">
        <w:t>Electric Equipment Power Density</w:t>
      </w:r>
      <w:r w:rsidR="00E04A80">
        <w:t xml:space="preserve"> </w:t>
      </w:r>
      <w:r w:rsidR="002F5FAE">
        <w:t xml:space="preserve">(EPD) </w:t>
      </w:r>
      <w:r>
        <w:t xml:space="preserve">by 10% will be applied to the building </w:t>
      </w:r>
      <w:r w:rsidR="00E04A80">
        <w:t>by using</w:t>
      </w:r>
      <w:r w:rsidR="00757BD3">
        <w:t xml:space="preserve"> OpenStudio</w:t>
      </w:r>
      <w:r w:rsidR="00E04A80">
        <w:t xml:space="preserve"> Measures that specifically manipulate those values in the energy model. T</w:t>
      </w:r>
      <w:r w:rsidR="00B574CC">
        <w:t>o understand t</w:t>
      </w:r>
      <w:r w:rsidR="00E04A80">
        <w:t>he</w:t>
      </w:r>
      <w:r w:rsidR="00B574CC">
        <w:t xml:space="preserve"> effect that these parameters have on </w:t>
      </w:r>
      <w:r w:rsidR="002F5FAE">
        <w:t xml:space="preserve">total </w:t>
      </w:r>
      <w:r w:rsidR="00B574CC">
        <w:t>building</w:t>
      </w:r>
      <w:r w:rsidR="002F5FAE">
        <w:t xml:space="preserve"> electricity and natural gas usage</w:t>
      </w:r>
      <w:r>
        <w:t xml:space="preserve"> as well as understanding the sensitivity and uncertainty in the resulting energy savings for these measures</w:t>
      </w:r>
      <w:r w:rsidR="00B574CC">
        <w:t xml:space="preserve">, we first need to define valid ranges </w:t>
      </w:r>
      <w:r>
        <w:t xml:space="preserve">of the input uncertainty </w:t>
      </w:r>
      <w:r w:rsidR="00B574CC">
        <w:t>(</w:t>
      </w:r>
      <w:r w:rsidR="00564C94">
        <w:t xml:space="preserve">a </w:t>
      </w:r>
      <w:r w:rsidR="00B574CC">
        <w:t xml:space="preserve">minimum and maximum) and </w:t>
      </w:r>
      <w:r w:rsidR="00564C94">
        <w:t>a possible distribution type</w:t>
      </w:r>
      <w:r w:rsidR="00B574CC">
        <w:t xml:space="preserve"> (triangular, uniform, </w:t>
      </w:r>
      <w:r w:rsidR="00813D1F">
        <w:t xml:space="preserve">normal, </w:t>
      </w:r>
      <w:r w:rsidR="00B52E49">
        <w:t>etc.</w:t>
      </w:r>
      <w:r w:rsidR="00B574CC">
        <w:t>) for each</w:t>
      </w:r>
      <w:r w:rsidR="009235BC">
        <w:t xml:space="preserve"> input</w:t>
      </w:r>
      <w:r w:rsidR="00564C94">
        <w:t xml:space="preserve"> parameter (LPD and EPD). These input uncertainties can come from many sources such as installation and implementation variations as well as other factors</w:t>
      </w:r>
      <w:r w:rsidR="00813D1F">
        <w:t xml:space="preserve"> beyond our control</w:t>
      </w:r>
      <w:r w:rsidR="00564C94">
        <w:t xml:space="preserve">. This means that even though we intend to reduce both LPD and EPD by </w:t>
      </w:r>
      <w:r w:rsidR="00813D1F">
        <w:t xml:space="preserve">exactly </w:t>
      </w:r>
      <w:r w:rsidR="00564C94">
        <w:t>10% in the building, from a practical standpoint, we won’t see a reduction of exactly 10% but more of a distribution of reductions around that 10% target reduction.</w:t>
      </w:r>
    </w:p>
    <w:p w:rsidR="00542016" w:rsidRDefault="00542016" w:rsidP="00ED1DC2"/>
    <w:p w:rsidR="00DD05E3" w:rsidRDefault="00542016" w:rsidP="00ED1DC2">
      <w:r>
        <w:t>To simulate this effect we need to try and quantify the variation in the input that we will expect to have.  For this example, we will consider a 5% variation in the 10% reduction that we wish to apply to the building.  This gives us the minimum and maximum values for our distribution and bounds the input parameters at -15% and -5% of the baseline models values</w:t>
      </w:r>
      <w:r w:rsidR="00ED3FE6">
        <w:t xml:space="preserve"> of LPD and EPD</w:t>
      </w:r>
      <w:r>
        <w:t>.</w:t>
      </w:r>
      <w:r w:rsidR="00ED3FE6">
        <w:t xml:space="preserve">  We also need to choose a distribution shape to finish quantifying our input uncertainty.  We could chose a flat or uniform change from -15% to -5%, a normal or bell curve distribution or one of several others that we think identifies the uncertainty we have about our ability to implement the energy efficiency measures.  For this example, we will make the arbitrary choice of using a triangle distribution for the uncertainty that peaks to its maximum at a 10% reduction and tails off at the bounds as </w:t>
      </w:r>
      <w:r w:rsidR="00ED3FE6">
        <w:t>depicted in Figures 2-4</w:t>
      </w:r>
      <w:r w:rsidR="00C97077">
        <w:t xml:space="preserve"> </w:t>
      </w:r>
      <w:r w:rsidR="00C97077">
        <w:t>with the ranges listed in Table 1</w:t>
      </w:r>
      <w:r w:rsidR="00923BB0">
        <w:t>.</w:t>
      </w:r>
      <w:bookmarkStart w:id="1" w:name="_GoBack"/>
      <w:bookmarkEnd w:id="1"/>
    </w:p>
    <w:p w:rsidR="00DD05E3" w:rsidRDefault="00DD05E3" w:rsidP="00ED1DC2"/>
    <w:p w:rsidR="00C50328" w:rsidRDefault="00FE0670" w:rsidP="00ED1DC2">
      <w:r>
        <w:lastRenderedPageBreak/>
        <w:t>The actual OpenStudio Measures used in this example, along with the code used in this analysis can be downloaded from (</w:t>
      </w:r>
      <w:commentRangeStart w:id="2"/>
      <w:r>
        <w:t>XXX</w:t>
      </w:r>
      <w:commentRangeEnd w:id="2"/>
      <w:r>
        <w:rPr>
          <w:rStyle w:val="CommentReference"/>
        </w:rPr>
        <w:commentReference w:id="2"/>
      </w:r>
      <w:r>
        <w:t>).</w:t>
      </w:r>
      <w:r w:rsidR="00182168">
        <w:t xml:space="preserve"> </w:t>
      </w:r>
      <w:r w:rsidR="004D4E33">
        <w:t xml:space="preserve">The </w:t>
      </w:r>
      <w:r w:rsidR="00007145">
        <w:t xml:space="preserve">OpenStudio </w:t>
      </w:r>
      <w:r w:rsidR="00DD05E3">
        <w:t>PAT</w:t>
      </w:r>
      <w:r w:rsidR="00007145">
        <w:t xml:space="preserve"> allows for triangular, normal, log-normal and uniform distribution types</w:t>
      </w:r>
      <w:r w:rsidR="004D4E33">
        <w:t xml:space="preserve">. </w:t>
      </w:r>
      <w:r w:rsidR="00182168">
        <w:t xml:space="preserve">Ranges </w:t>
      </w:r>
      <w:r w:rsidR="00007145">
        <w:t xml:space="preserve">and distribution types </w:t>
      </w:r>
      <w:r w:rsidR="00182168">
        <w:t xml:space="preserve">for each </w:t>
      </w:r>
      <w:r w:rsidR="003151AD">
        <w:t>v</w:t>
      </w:r>
      <w:r w:rsidR="00182168">
        <w:t xml:space="preserve">ariable are typically </w:t>
      </w:r>
      <w:r w:rsidR="009235BC">
        <w:t>defined by</w:t>
      </w:r>
      <w:r w:rsidR="00182168">
        <w:t xml:space="preserve"> project constraints or best practices. </w:t>
      </w:r>
      <w:r w:rsidR="00C50328">
        <w:t xml:space="preserve">It should be noted that while the plotted distributions </w:t>
      </w:r>
      <w:r w:rsidR="00DD05E3">
        <w:t>in Figures 2-3</w:t>
      </w:r>
      <w:r w:rsidR="00007145">
        <w:t xml:space="preserve"> </w:t>
      </w:r>
      <w:r w:rsidR="00C50328">
        <w:t xml:space="preserve">do not appear to be triangles, that is just an artifact of plotting them using histogram and curve fit functions in R. </w:t>
      </w:r>
    </w:p>
    <w:p w:rsidR="00182168" w:rsidRPr="00D62EA1" w:rsidRDefault="00182168" w:rsidP="00182168">
      <w:pPr>
        <w:pStyle w:val="tabletitle"/>
      </w:pPr>
      <w:r>
        <w:t xml:space="preserve">Table 1: </w:t>
      </w:r>
      <w:r w:rsidR="00DD05E3">
        <w:t>Input Parameter</w:t>
      </w:r>
      <w:r>
        <w:t xml:space="preserve"> Ranges</w:t>
      </w:r>
      <w:r w:rsidR="00DD05E3">
        <w:t xml:space="preserve"> for Energy Efficiency Measures</w:t>
      </w:r>
    </w:p>
    <w:tbl>
      <w:tblPr>
        <w:tblStyle w:val="LightList-Accent3"/>
        <w:tblW w:w="7520" w:type="dxa"/>
        <w:jc w:val="center"/>
        <w:tblLook w:val="04A0" w:firstRow="1" w:lastRow="0" w:firstColumn="1" w:lastColumn="0" w:noHBand="0" w:noVBand="1"/>
      </w:tblPr>
      <w:tblGrid>
        <w:gridCol w:w="3128"/>
        <w:gridCol w:w="180"/>
        <w:gridCol w:w="1072"/>
        <w:gridCol w:w="1570"/>
        <w:gridCol w:w="1570"/>
      </w:tblGrid>
      <w:tr w:rsidR="00DD5D0C" w:rsidRPr="00883FF3" w:rsidTr="00DD5D0C">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08" w:type="dxa"/>
            <w:gridSpan w:val="2"/>
            <w:vAlign w:val="center"/>
          </w:tcPr>
          <w:p w:rsidR="00DD5D0C" w:rsidRPr="00883FF3" w:rsidRDefault="00DD5D0C" w:rsidP="00757BD3">
            <w:pPr>
              <w:pStyle w:val="CELEFICNORMAL"/>
              <w:jc w:val="center"/>
              <w:rPr>
                <w:rFonts w:ascii="Times New Roman" w:hAnsi="Times New Roman"/>
                <w:b w:val="0"/>
                <w:bCs w:val="0"/>
                <w:lang w:val="en-US"/>
              </w:rPr>
            </w:pPr>
            <w:r>
              <w:rPr>
                <w:rFonts w:ascii="Times New Roman" w:hAnsi="Times New Roman"/>
                <w:lang w:val="en-US"/>
              </w:rPr>
              <w:t>Variable</w:t>
            </w:r>
          </w:p>
        </w:tc>
        <w:tc>
          <w:tcPr>
            <w:tcW w:w="1072" w:type="dxa"/>
            <w:vAlign w:val="center"/>
          </w:tcPr>
          <w:p w:rsidR="00DD5D0C" w:rsidRPr="00883FF3" w:rsidRDefault="00DD5D0C" w:rsidP="00757BD3">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Minimum</w:t>
            </w:r>
          </w:p>
        </w:tc>
        <w:tc>
          <w:tcPr>
            <w:tcW w:w="1570" w:type="dxa"/>
            <w:vAlign w:val="center"/>
          </w:tcPr>
          <w:p w:rsidR="00DD5D0C" w:rsidRPr="00883FF3" w:rsidRDefault="00DD5D0C" w:rsidP="00757BD3">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Mode</w:t>
            </w:r>
          </w:p>
        </w:tc>
        <w:tc>
          <w:tcPr>
            <w:tcW w:w="1570" w:type="dxa"/>
            <w:vAlign w:val="center"/>
          </w:tcPr>
          <w:p w:rsidR="00DD5D0C" w:rsidRDefault="00DD5D0C" w:rsidP="00757BD3">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Maximum</w:t>
            </w:r>
          </w:p>
        </w:tc>
      </w:tr>
      <w:tr w:rsidR="00DD5D0C" w:rsidRPr="00883FF3" w:rsidTr="00DD5D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rsidR="00DD5D0C" w:rsidRPr="00883FF3" w:rsidRDefault="00DD5D0C" w:rsidP="00CD4BE2">
            <w:pPr>
              <w:pStyle w:val="CELEFICNORMAL"/>
              <w:jc w:val="left"/>
              <w:rPr>
                <w:rFonts w:ascii="Times New Roman" w:hAnsi="Times New Roman"/>
                <w:b w:val="0"/>
                <w:bCs w:val="0"/>
                <w:lang w:val="en-US"/>
              </w:rPr>
            </w:pPr>
            <w:r>
              <w:rPr>
                <w:rFonts w:ascii="Times New Roman" w:hAnsi="Times New Roman"/>
                <w:lang w:val="en-US"/>
              </w:rPr>
              <w:t>L</w:t>
            </w:r>
            <w:r w:rsidR="00CD4BE2">
              <w:rPr>
                <w:rFonts w:ascii="Times New Roman" w:hAnsi="Times New Roman"/>
                <w:lang w:val="en-US"/>
              </w:rPr>
              <w:t>PD</w:t>
            </w:r>
            <w:r w:rsidR="00DD05E3">
              <w:rPr>
                <w:rFonts w:ascii="Times New Roman" w:hAnsi="Times New Roman"/>
                <w:lang w:val="en-US"/>
              </w:rPr>
              <w:t xml:space="preserve"> </w:t>
            </w:r>
            <w:r w:rsidR="00DD05E3">
              <w:rPr>
                <w:rFonts w:ascii="Times New Roman" w:hAnsi="Times New Roman"/>
                <w:lang w:val="en-US"/>
              </w:rPr>
              <w:t>(% change</w:t>
            </w:r>
            <w:r w:rsidR="00DD05E3">
              <w:rPr>
                <w:rFonts w:ascii="Times New Roman" w:hAnsi="Times New Roman"/>
                <w:lang w:val="en-US"/>
              </w:rPr>
              <w:t xml:space="preserve"> from baseline</w:t>
            </w:r>
            <w:r>
              <w:rPr>
                <w:rFonts w:ascii="Times New Roman" w:hAnsi="Times New Roman"/>
                <w:lang w:val="en-US"/>
              </w:rPr>
              <w:t>)</w:t>
            </w:r>
          </w:p>
        </w:tc>
        <w:tc>
          <w:tcPr>
            <w:tcW w:w="1252" w:type="dxa"/>
            <w:gridSpan w:val="2"/>
            <w:vAlign w:val="center"/>
          </w:tcPr>
          <w:p w:rsidR="00DD5D0C" w:rsidRPr="00883FF3" w:rsidRDefault="00DD05E3"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-15 %</w:t>
            </w:r>
          </w:p>
        </w:tc>
        <w:tc>
          <w:tcPr>
            <w:tcW w:w="1570" w:type="dxa"/>
            <w:vAlign w:val="center"/>
          </w:tcPr>
          <w:p w:rsidR="00DD5D0C" w:rsidRPr="00883FF3" w:rsidRDefault="00DD05E3"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-10 %</w:t>
            </w:r>
          </w:p>
        </w:tc>
        <w:tc>
          <w:tcPr>
            <w:tcW w:w="1570" w:type="dxa"/>
            <w:vAlign w:val="center"/>
          </w:tcPr>
          <w:p w:rsidR="00DD5D0C" w:rsidRDefault="00DD05E3"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-5%</w:t>
            </w:r>
          </w:p>
        </w:tc>
      </w:tr>
      <w:tr w:rsidR="00DD5D0C" w:rsidRPr="00883FF3" w:rsidTr="00DD5D0C">
        <w:trPr>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rsidR="00DD5D0C" w:rsidRPr="00883FF3" w:rsidRDefault="00DD05E3" w:rsidP="00CD4BE2">
            <w:pPr>
              <w:pStyle w:val="CELEFICNORMAL"/>
              <w:jc w:val="left"/>
              <w:rPr>
                <w:rFonts w:ascii="Times New Roman" w:hAnsi="Times New Roman"/>
                <w:b w:val="0"/>
                <w:bCs w:val="0"/>
                <w:lang w:val="en-US"/>
              </w:rPr>
            </w:pPr>
            <w:r>
              <w:rPr>
                <w:rFonts w:ascii="Times New Roman" w:hAnsi="Times New Roman"/>
                <w:lang w:val="en-US"/>
              </w:rPr>
              <w:t>E</w:t>
            </w:r>
            <w:r>
              <w:rPr>
                <w:rFonts w:ascii="Times New Roman" w:hAnsi="Times New Roman"/>
                <w:lang w:val="en-US"/>
              </w:rPr>
              <w:t>PD (% change from baseline)</w:t>
            </w:r>
          </w:p>
        </w:tc>
        <w:tc>
          <w:tcPr>
            <w:tcW w:w="1252" w:type="dxa"/>
            <w:gridSpan w:val="2"/>
            <w:vAlign w:val="center"/>
          </w:tcPr>
          <w:p w:rsidR="00DD5D0C" w:rsidRPr="00883FF3" w:rsidRDefault="00DD05E3"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-15 %</w:t>
            </w:r>
          </w:p>
        </w:tc>
        <w:tc>
          <w:tcPr>
            <w:tcW w:w="1570" w:type="dxa"/>
            <w:vAlign w:val="center"/>
          </w:tcPr>
          <w:p w:rsidR="00DD5D0C" w:rsidRPr="00883FF3" w:rsidRDefault="00DD05E3"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-1</w:t>
            </w:r>
            <w:r>
              <w:rPr>
                <w:rFonts w:ascii="Times New Roman" w:hAnsi="Times New Roman"/>
                <w:lang w:val="en-US"/>
              </w:rPr>
              <w:t>0</w:t>
            </w:r>
            <w:r>
              <w:rPr>
                <w:rFonts w:ascii="Times New Roman" w:hAnsi="Times New Roman"/>
                <w:lang w:val="en-US"/>
              </w:rPr>
              <w:t xml:space="preserve"> %</w:t>
            </w:r>
          </w:p>
        </w:tc>
        <w:tc>
          <w:tcPr>
            <w:tcW w:w="1570" w:type="dxa"/>
            <w:vAlign w:val="center"/>
          </w:tcPr>
          <w:p w:rsidR="00DD5D0C" w:rsidRDefault="00DD05E3"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-5 %</w:t>
            </w:r>
          </w:p>
        </w:tc>
      </w:tr>
    </w:tbl>
    <w:p w:rsidR="00C50328" w:rsidRDefault="00C50328" w:rsidP="00ED1DC2"/>
    <w:p w:rsidR="000269B3" w:rsidRPr="00883FF3" w:rsidRDefault="000269B3" w:rsidP="000269B3">
      <w:pPr>
        <w:pStyle w:val="tabletitle"/>
        <w:rPr>
          <w:rFonts w:ascii="Times New Roman" w:hAnsi="Times New Roman"/>
        </w:rPr>
      </w:pPr>
      <w:r w:rsidRPr="00883FF3">
        <w:t>Fig</w:t>
      </w:r>
      <w:r>
        <w:t>ure</w:t>
      </w:r>
      <w:r w:rsidRPr="00883FF3">
        <w:t xml:space="preserve"> </w:t>
      </w:r>
      <w:r>
        <w:t>2:</w:t>
      </w:r>
      <w:r w:rsidRPr="00883FF3">
        <w:t xml:space="preserve"> </w:t>
      </w:r>
      <w:r w:rsidRPr="000269B3">
        <w:t>Lighting Power Density Distribution</w:t>
      </w:r>
    </w:p>
    <w:p w:rsidR="005B6719" w:rsidRPr="005B6719" w:rsidRDefault="005B6719" w:rsidP="005B6719">
      <w:pPr>
        <w:pStyle w:val="CELEFICNORMAL"/>
        <w:jc w:val="center"/>
        <w:rPr>
          <w:rFonts w:ascii="Times New Roman" w:hAnsi="Times New Roman"/>
          <w:lang w:val="en-US"/>
        </w:rPr>
      </w:pPr>
    </w:p>
    <w:p w:rsidR="006F7069" w:rsidRDefault="000269B3" w:rsidP="000269B3">
      <w:pPr>
        <w:pStyle w:val="CELEFICNORMAL"/>
        <w:jc w:val="center"/>
        <w:rPr>
          <w:rFonts w:ascii="Times New Roman" w:hAnsi="Times New Roman"/>
          <w:lang w:val="en-US"/>
        </w:rPr>
      </w:pPr>
      <w:r>
        <w:rPr>
          <w:rFonts w:ascii="Times New Roman" w:hAnsi="Times New Roman"/>
          <w:noProof/>
          <w:lang w:val="en-US" w:eastAsia="en-US"/>
        </w:rPr>
        <w:drawing>
          <wp:inline distT="0" distB="0" distL="0" distR="0" wp14:anchorId="45BB5F95" wp14:editId="4333CC49">
            <wp:extent cx="1556425" cy="1556425"/>
            <wp:effectExtent l="0" t="0" r="5715" b="5715"/>
            <wp:docPr id="12" name="Picture 12" descr="C:\Projects\IPMVP\data\lhs_single\L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jects\IPMVP\data\lhs_single\LP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57151" cy="1557151"/>
                    </a:xfrm>
                    <a:prstGeom prst="rect">
                      <a:avLst/>
                    </a:prstGeom>
                    <a:noFill/>
                    <a:ln>
                      <a:noFill/>
                    </a:ln>
                  </pic:spPr>
                </pic:pic>
              </a:graphicData>
            </a:graphic>
          </wp:inline>
        </w:drawing>
      </w:r>
    </w:p>
    <w:p w:rsidR="000269B3" w:rsidRPr="00883FF3" w:rsidRDefault="000269B3" w:rsidP="000269B3">
      <w:pPr>
        <w:pStyle w:val="tabletitle"/>
        <w:rPr>
          <w:rFonts w:ascii="Times New Roman" w:hAnsi="Times New Roman"/>
        </w:rPr>
      </w:pPr>
      <w:r w:rsidRPr="00883FF3">
        <w:t>Fig</w:t>
      </w:r>
      <w:r>
        <w:t>ure</w:t>
      </w:r>
      <w:r w:rsidRPr="00883FF3">
        <w:t xml:space="preserve"> </w:t>
      </w:r>
      <w:r>
        <w:t>3:</w:t>
      </w:r>
      <w:r w:rsidRPr="00883FF3">
        <w:t xml:space="preserve"> </w:t>
      </w:r>
      <w:r w:rsidR="00DD05E3">
        <w:t xml:space="preserve">Electric Equipment </w:t>
      </w:r>
      <w:r w:rsidR="00DD05E3" w:rsidRPr="000269B3">
        <w:t>Power Density Distribution</w:t>
      </w:r>
    </w:p>
    <w:p w:rsidR="000269B3" w:rsidRDefault="000269B3" w:rsidP="000269B3">
      <w:pPr>
        <w:jc w:val="center"/>
        <w:rPr>
          <w:sz w:val="20"/>
          <w:szCs w:val="20"/>
        </w:rPr>
      </w:pPr>
      <w:r>
        <w:rPr>
          <w:noProof/>
          <w:sz w:val="20"/>
          <w:szCs w:val="20"/>
          <w:lang w:eastAsia="en-US"/>
        </w:rPr>
        <w:drawing>
          <wp:inline distT="0" distB="0" distL="0" distR="0" wp14:anchorId="23B4851E" wp14:editId="2ABEB152">
            <wp:extent cx="1828800" cy="1828800"/>
            <wp:effectExtent l="0" t="0" r="0" b="0"/>
            <wp:docPr id="15" name="Picture 15" descr="C:\Projects\IPMVP\data\lhs_single\Infil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jects\IPMVP\data\lhs_single\Infiltra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9910" cy="1829910"/>
                    </a:xfrm>
                    <a:prstGeom prst="rect">
                      <a:avLst/>
                    </a:prstGeom>
                    <a:noFill/>
                    <a:ln>
                      <a:noFill/>
                    </a:ln>
                  </pic:spPr>
                </pic:pic>
              </a:graphicData>
            </a:graphic>
          </wp:inline>
        </w:drawing>
      </w:r>
    </w:p>
    <w:p w:rsidR="00DD05E3" w:rsidRDefault="00DD05E3" w:rsidP="00182168">
      <w:pPr>
        <w:jc w:val="center"/>
        <w:rPr>
          <w:sz w:val="20"/>
          <w:szCs w:val="20"/>
        </w:rPr>
      </w:pPr>
    </w:p>
    <w:p w:rsidR="00E57561" w:rsidRDefault="00E57561" w:rsidP="00E57561">
      <w:pPr>
        <w:pStyle w:val="Heading3"/>
      </w:pPr>
      <w:r>
        <w:t xml:space="preserve">4. </w:t>
      </w:r>
      <w:r w:rsidR="006B02DE" w:rsidRPr="006B02DE">
        <w:t>Local One-step-at-a-time (OAT) sampling analysis</w:t>
      </w:r>
    </w:p>
    <w:p w:rsidR="00893DD2" w:rsidRDefault="00893DD2" w:rsidP="00893DD2">
      <w:r>
        <w:t>Latin Hypercube Sampling</w:t>
      </w:r>
      <w:r>
        <w:rPr>
          <w:rStyle w:val="FootnoteReference"/>
        </w:rPr>
        <w:footnoteReference w:id="7"/>
      </w:r>
      <w:r>
        <w:t xml:space="preserve"> </w:t>
      </w:r>
      <w:r w:rsidRPr="00893DD2">
        <w:t>(LHS) attempts to distribute samples evenly over the sample space</w:t>
      </w:r>
      <w:r w:rsidR="00DD14F4">
        <w:t xml:space="preserve"> and </w:t>
      </w:r>
      <w:r w:rsidR="00DD14F4" w:rsidRPr="00DD14F4">
        <w:t>can be applied to multiple variables</w:t>
      </w:r>
      <w:r w:rsidR="00DD14F4">
        <w:t xml:space="preserve"> or dimensions</w:t>
      </w:r>
      <w:r>
        <w:t>.</w:t>
      </w:r>
      <w:r w:rsidR="000073E6">
        <w:t xml:space="preserve"> The method essentially divides the distribution to be sampled into areas of equal probability and p</w:t>
      </w:r>
      <w:r w:rsidR="00A55C97">
        <w:t>laces</w:t>
      </w:r>
      <w:r w:rsidR="000073E6">
        <w:t xml:space="preserve"> an equal number of points into each area. This has the effect of giving a more even sampling across a distribution </w:t>
      </w:r>
      <w:r w:rsidR="00DD14F4">
        <w:t xml:space="preserve">with fewer points compared to a </w:t>
      </w:r>
      <w:r w:rsidR="009235BC">
        <w:t xml:space="preserve">purely </w:t>
      </w:r>
      <w:r w:rsidR="00DD14F4">
        <w:t>random sample.</w:t>
      </w:r>
    </w:p>
    <w:p w:rsidR="00F62481" w:rsidRDefault="00F62481" w:rsidP="00893DD2"/>
    <w:p w:rsidR="00E7743A" w:rsidRDefault="006B799E" w:rsidP="00893DD2">
      <w:r>
        <w:lastRenderedPageBreak/>
        <w:t xml:space="preserve">Using the OpenStudio Analysis </w:t>
      </w:r>
      <w:r w:rsidR="009235BC">
        <w:t>Workflow</w:t>
      </w:r>
      <w:r w:rsidR="00F62481">
        <w:t xml:space="preserve"> </w:t>
      </w:r>
      <w:r w:rsidR="00962695">
        <w:t xml:space="preserve">we will sample </w:t>
      </w:r>
      <w:r w:rsidR="006B02DE">
        <w:t>the</w:t>
      </w:r>
      <w:r w:rsidR="00962695">
        <w:t xml:space="preserve"> three </w:t>
      </w:r>
      <w:r w:rsidR="009C1AE3">
        <w:t>v</w:t>
      </w:r>
      <w:r w:rsidR="00962695">
        <w:t>ariables, one at a time, while holding the others constant (at their default values)</w:t>
      </w:r>
      <w:r w:rsidR="006B02DE">
        <w:t xml:space="preserve"> resulting in a</w:t>
      </w:r>
      <w:r w:rsidR="009C1AE3">
        <w:t>n</w:t>
      </w:r>
      <w:r w:rsidR="006B02DE">
        <w:t xml:space="preserve"> OAT sampling method</w:t>
      </w:r>
      <w:r w:rsidR="00962695">
        <w:t xml:space="preserve">. </w:t>
      </w:r>
      <w:r w:rsidR="006B02DE">
        <w:t xml:space="preserve">This method is also described as a local method since we are holding all the </w:t>
      </w:r>
      <w:r w:rsidR="00F16E03">
        <w:t xml:space="preserve">non-sampled </w:t>
      </w:r>
      <w:r w:rsidR="009C1AE3">
        <w:t>v</w:t>
      </w:r>
      <w:r w:rsidR="006B02DE">
        <w:t xml:space="preserve">ariables </w:t>
      </w:r>
      <w:r w:rsidR="00F16E03">
        <w:t xml:space="preserve">to their default values. Thus, while we are getting some sense </w:t>
      </w:r>
      <w:r w:rsidR="009C1AE3">
        <w:t>of the effect of the perturbed v</w:t>
      </w:r>
      <w:r w:rsidR="00F16E03">
        <w:t>ariable, this perturbation is only with respect to the same loca</w:t>
      </w:r>
      <w:r w:rsidR="009C1AE3">
        <w:t>lly fixed values for the other v</w:t>
      </w:r>
      <w:r w:rsidR="00F16E03">
        <w:t xml:space="preserve">ariables. </w:t>
      </w:r>
      <w:r>
        <w:t xml:space="preserve">The details on how to accomplish this can be found in the user guide for the </w:t>
      </w:r>
      <w:r w:rsidR="009235BC">
        <w:t>OpenStudio Analysis Spreadsheet</w:t>
      </w:r>
      <w:r w:rsidR="008C4097">
        <w:rPr>
          <w:rStyle w:val="FootnoteReference"/>
        </w:rPr>
        <w:footnoteReference w:id="8"/>
      </w:r>
      <w:r>
        <w:t xml:space="preserve"> and the actual spreadsheet used </w:t>
      </w:r>
      <w:r w:rsidR="008C4097">
        <w:t xml:space="preserve">in this example </w:t>
      </w:r>
      <w:r>
        <w:t xml:space="preserve">can be found </w:t>
      </w:r>
      <w:commentRangeStart w:id="3"/>
      <w:r>
        <w:t>here</w:t>
      </w:r>
      <w:commentRangeEnd w:id="3"/>
      <w:r>
        <w:rPr>
          <w:rStyle w:val="CommentReference"/>
        </w:rPr>
        <w:commentReference w:id="3"/>
      </w:r>
      <w:r>
        <w:t xml:space="preserve">. </w:t>
      </w:r>
    </w:p>
    <w:p w:rsidR="00E7743A" w:rsidRDefault="00E7743A" w:rsidP="00893DD2"/>
    <w:p w:rsidR="00F16E03" w:rsidRDefault="00E7743A" w:rsidP="00F16E03">
      <w:r>
        <w:t xml:space="preserve">Choosing the “correct” </w:t>
      </w:r>
      <w:r w:rsidR="00962695">
        <w:t xml:space="preserve">number of samples </w:t>
      </w:r>
      <w:r>
        <w:t>to use</w:t>
      </w:r>
      <w:r w:rsidR="006B799E">
        <w:t xml:space="preserve"> in the LHS method</w:t>
      </w:r>
      <w:r>
        <w:t xml:space="preserve"> is very problem dependent. For example, a smooth linear problem would require very few samples to understand the variation in the output, while a highly nonlinear problem would require “lots” of points to characterize the nonlinear behavior of the problem</w:t>
      </w:r>
      <w:r w:rsidR="00BF7E71">
        <w:t xml:space="preserve">. </w:t>
      </w:r>
      <w:r>
        <w:t xml:space="preserve">It is typical under these conditions to do a grid refinement study where a small number of points are chosen and used, and then twice as many points are used, and then twice again, this process repeating until the variation or characterization of the outputs becomes “good enough” for us to have confidence that we have chosen the “right” number of points. </w:t>
      </w:r>
      <w:r w:rsidR="00BF7E71">
        <w:t>For illustration</w:t>
      </w:r>
      <w:r w:rsidR="00A55C97">
        <w:t xml:space="preserve"> purposes</w:t>
      </w:r>
      <w:r w:rsidR="00BF7E71">
        <w:t>, the number of samples in this example for each variable was chosen to be 100. This resulted in a total of 300</w:t>
      </w:r>
      <w:r w:rsidR="00B34728">
        <w:t xml:space="preserve"> simulations to run</w:t>
      </w:r>
      <w:r w:rsidR="001D4AFA">
        <w:t xml:space="preserve"> (100 points x 3 variables = 300 total runs)</w:t>
      </w:r>
      <w:r w:rsidR="00B34728">
        <w:t xml:space="preserve"> and the solution space is depicted in </w:t>
      </w:r>
      <w:r w:rsidR="00D17A26">
        <w:t>the parallel c</w:t>
      </w:r>
      <w:r w:rsidR="00C255A3">
        <w:t>oordinate</w:t>
      </w:r>
      <w:r w:rsidR="00D17A26">
        <w:t>s</w:t>
      </w:r>
      <w:r w:rsidR="00C255A3">
        <w:t xml:space="preserve"> plot in </w:t>
      </w:r>
      <w:r w:rsidR="00B34728">
        <w:t>Figure 5.</w:t>
      </w:r>
      <w:r w:rsidR="00C255A3">
        <w:t xml:space="preserve"> The first three coordinates are the </w:t>
      </w:r>
      <w:r w:rsidR="0069609E">
        <w:t>v</w:t>
      </w:r>
      <w:r w:rsidR="00C255A3">
        <w:t>ariables: Space Infiltration, LPD and WWR.</w:t>
      </w:r>
      <w:r w:rsidR="00D17A26">
        <w:t xml:space="preserve"> The fourth coordinate is th</w:t>
      </w:r>
      <w:r w:rsidR="0069609E">
        <w:t>e dependent v</w:t>
      </w:r>
      <w:r w:rsidR="00C255A3">
        <w:t>ariable Electric EUI.</w:t>
      </w:r>
      <w:r w:rsidR="00D03CED">
        <w:t xml:space="preserve"> </w:t>
      </w:r>
      <w:r w:rsidR="00F16E03">
        <w:t xml:space="preserve">To visually estimate the relative sensitivity of each </w:t>
      </w:r>
      <w:r w:rsidR="0081509D">
        <w:t>v</w:t>
      </w:r>
      <w:r w:rsidR="00F16E03">
        <w:t>ariable, we can restrict the parallel coordinates plot to display the resu</w:t>
      </w:r>
      <w:r w:rsidR="0081509D">
        <w:t>lts of only one of the sampled v</w:t>
      </w:r>
      <w:r w:rsidR="00F16E03">
        <w:t xml:space="preserve">ariables at a time and examine the resulting spread in the Electric EUI.  This is depicted in Figures 6-8 for the </w:t>
      </w:r>
      <w:r w:rsidR="0081509D">
        <w:t>v</w:t>
      </w:r>
      <w:r w:rsidR="00F16E03">
        <w:t>ariables: Space Infiltration reduction, LPD and WWR</w:t>
      </w:r>
      <w:r w:rsidR="00D03CED">
        <w:t>,</w:t>
      </w:r>
      <w:r w:rsidR="00F16E03">
        <w:t xml:space="preserve"> respectively.</w:t>
      </w:r>
    </w:p>
    <w:p w:rsidR="00A55C97" w:rsidRDefault="00A55C97" w:rsidP="00F16E03"/>
    <w:p w:rsidR="00A55C97" w:rsidRDefault="00A55C97" w:rsidP="00A55C97">
      <w:r>
        <w:t xml:space="preserve">While this method only provides a visual estimation of the </w:t>
      </w:r>
      <w:r w:rsidR="0081509D">
        <w:t>v</w:t>
      </w:r>
      <w:r>
        <w:t xml:space="preserve">ariable sensitives, it is nonetheless very powerful and instructive. </w:t>
      </w:r>
      <w:r w:rsidR="00D82740">
        <w:t xml:space="preserve">Examining the Electric EUI coordinate on the far right in </w:t>
      </w:r>
      <w:r>
        <w:t xml:space="preserve">Figures 6-8 </w:t>
      </w:r>
      <w:r w:rsidR="00D82740">
        <w:t>we can conclude</w:t>
      </w:r>
      <w:r>
        <w:t xml:space="preserve"> that LPD is the most sensitive with respect to Electric EUI, followed by WWR and then Space Infiltration. </w:t>
      </w:r>
      <w:r w:rsidR="00D82740">
        <w:t>This is due to the largest span of Electric EUI values is in Figure 7, which is the case when only LPD was varied. The second largest span of Electric EUI was Figure 8, which is th</w:t>
      </w:r>
      <w:r w:rsidR="000D6D29">
        <w:t>e case when only WWR was varied. Last is</w:t>
      </w:r>
      <w:r w:rsidR="00D82740">
        <w:t xml:space="preserve"> Figure 6, the case when Space Infiltration was varied</w:t>
      </w:r>
      <w:r w:rsidR="000D6D29">
        <w:t>, which has the smallest variation in Electric EUI.</w:t>
      </w:r>
      <w:r w:rsidR="00D82740">
        <w:t xml:space="preserve"> </w:t>
      </w:r>
    </w:p>
    <w:p w:rsidR="00A55C97" w:rsidRDefault="00A55C97" w:rsidP="00F16E03"/>
    <w:p w:rsidR="00F16E03" w:rsidRDefault="00F16E03" w:rsidP="00893DD2"/>
    <w:p w:rsidR="00C255A3" w:rsidRPr="00883FF3" w:rsidRDefault="00C255A3" w:rsidP="00C255A3">
      <w:pPr>
        <w:pStyle w:val="tabletitle"/>
        <w:rPr>
          <w:rFonts w:ascii="Times New Roman" w:hAnsi="Times New Roman"/>
        </w:rPr>
      </w:pPr>
      <w:r w:rsidRPr="00883FF3">
        <w:lastRenderedPageBreak/>
        <w:t>Fig</w:t>
      </w:r>
      <w:r>
        <w:t>ure</w:t>
      </w:r>
      <w:r w:rsidRPr="00883FF3">
        <w:t xml:space="preserve"> </w:t>
      </w:r>
      <w:r>
        <w:t>5:</w:t>
      </w:r>
      <w:r w:rsidRPr="00883FF3">
        <w:t xml:space="preserve"> </w:t>
      </w:r>
      <w:r>
        <w:t>LHS OAT Solution Space</w:t>
      </w:r>
    </w:p>
    <w:p w:rsidR="00B34728" w:rsidRDefault="00B34728" w:rsidP="00C255A3">
      <w:pPr>
        <w:jc w:val="center"/>
      </w:pPr>
      <w:r>
        <w:rPr>
          <w:noProof/>
          <w:lang w:eastAsia="en-US"/>
        </w:rPr>
        <w:drawing>
          <wp:inline distT="0" distB="0" distL="0" distR="0" wp14:anchorId="0270B0F1" wp14:editId="113AB9AA">
            <wp:extent cx="2659913" cy="2431915"/>
            <wp:effectExtent l="0" t="0" r="7620" b="6985"/>
            <wp:docPr id="1" name="Picture 1" descr="C:\Projects\IPMVP\lhs_single\parallel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IPMVP\lhs_single\parallel_al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5944" cy="2437429"/>
                    </a:xfrm>
                    <a:prstGeom prst="rect">
                      <a:avLst/>
                    </a:prstGeom>
                    <a:noFill/>
                    <a:ln>
                      <a:noFill/>
                    </a:ln>
                  </pic:spPr>
                </pic:pic>
              </a:graphicData>
            </a:graphic>
          </wp:inline>
        </w:drawing>
      </w:r>
    </w:p>
    <w:p w:rsidR="008A7604" w:rsidRDefault="00BE3B41" w:rsidP="008A7604">
      <w:pPr>
        <w:pStyle w:val="tabletitle"/>
        <w:spacing w:after="0"/>
      </w:pPr>
      <w:r w:rsidRPr="00883FF3">
        <w:t>Fig</w:t>
      </w:r>
      <w:r>
        <w:t>ure</w:t>
      </w:r>
      <w:r w:rsidRPr="00883FF3">
        <w:t xml:space="preserve"> </w:t>
      </w:r>
      <w:r>
        <w:t>6:</w:t>
      </w:r>
      <w:r w:rsidRPr="00883FF3">
        <w:t xml:space="preserve"> </w:t>
      </w:r>
      <w:r>
        <w:t>Space Infiltration Reduction</w:t>
      </w:r>
      <w:r w:rsidR="008A7604">
        <w:t xml:space="preserve"> (%)</w:t>
      </w:r>
      <w:r>
        <w:t xml:space="preserve">. </w:t>
      </w:r>
    </w:p>
    <w:p w:rsidR="00BE3B41" w:rsidRDefault="00BE3B41" w:rsidP="008A7604">
      <w:pPr>
        <w:pStyle w:val="tabletitle"/>
        <w:spacing w:before="0" w:after="0"/>
      </w:pPr>
      <w:r>
        <w:t>Smallest variation in Electric EUI</w:t>
      </w:r>
      <w:r w:rsidR="008A7604">
        <w:t xml:space="preserve"> (MJ/m</w:t>
      </w:r>
      <w:r w:rsidR="008A7604" w:rsidRPr="00B336D3">
        <w:rPr>
          <w:vertAlign w:val="superscript"/>
        </w:rPr>
        <w:t>2</w:t>
      </w:r>
      <w:r w:rsidR="008A7604">
        <w:t>)</w:t>
      </w:r>
    </w:p>
    <w:p w:rsidR="00BE3B41" w:rsidRDefault="00BE3B41" w:rsidP="00BE3B41">
      <w:pPr>
        <w:jc w:val="center"/>
      </w:pPr>
      <w:r>
        <w:rPr>
          <w:noProof/>
          <w:lang w:eastAsia="en-US"/>
        </w:rPr>
        <w:drawing>
          <wp:inline distT="0" distB="0" distL="0" distR="0" wp14:anchorId="2500D4D3" wp14:editId="0E617497">
            <wp:extent cx="2515079" cy="2276273"/>
            <wp:effectExtent l="0" t="0" r="0" b="0"/>
            <wp:docPr id="2" name="Picture 2" descr="C:\Projects\IPMVP\lhs_single\parallel_infil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IPMVP\lhs_single\parallel_infiltrati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2148" cy="2282671"/>
                    </a:xfrm>
                    <a:prstGeom prst="rect">
                      <a:avLst/>
                    </a:prstGeom>
                    <a:noFill/>
                    <a:ln>
                      <a:noFill/>
                    </a:ln>
                  </pic:spPr>
                </pic:pic>
              </a:graphicData>
            </a:graphic>
          </wp:inline>
        </w:drawing>
      </w:r>
    </w:p>
    <w:p w:rsidR="00BE3B41" w:rsidRDefault="00BE3B41" w:rsidP="00893DD2"/>
    <w:p w:rsidR="00BE3B41" w:rsidRDefault="00BE3B41" w:rsidP="00BE3B41">
      <w:pPr>
        <w:pStyle w:val="tabletitle"/>
      </w:pPr>
      <w:r w:rsidRPr="00883FF3">
        <w:t>Fig</w:t>
      </w:r>
      <w:r>
        <w:t>ure</w:t>
      </w:r>
      <w:r w:rsidRPr="00883FF3">
        <w:t xml:space="preserve"> </w:t>
      </w:r>
      <w:r>
        <w:t>7:</w:t>
      </w:r>
      <w:r w:rsidRPr="00883FF3">
        <w:t xml:space="preserve"> </w:t>
      </w:r>
      <w:r>
        <w:t>LPD</w:t>
      </w:r>
      <w:r w:rsidR="008A7604">
        <w:t xml:space="preserve"> (W/ft</w:t>
      </w:r>
      <w:r w:rsidR="008A7604" w:rsidRPr="008A7604">
        <w:rPr>
          <w:vertAlign w:val="superscript"/>
        </w:rPr>
        <w:t>2</w:t>
      </w:r>
      <w:r w:rsidR="008A7604">
        <w:t>)</w:t>
      </w:r>
      <w:r>
        <w:t>. Largest variation in Electric EUI</w:t>
      </w:r>
      <w:r w:rsidR="008A7604">
        <w:t xml:space="preserve"> (MJ/m</w:t>
      </w:r>
      <w:r w:rsidR="008A7604" w:rsidRPr="00B336D3">
        <w:rPr>
          <w:vertAlign w:val="superscript"/>
        </w:rPr>
        <w:t>2</w:t>
      </w:r>
      <w:r w:rsidR="008A7604">
        <w:t>)</w:t>
      </w:r>
    </w:p>
    <w:p w:rsidR="00BE3B41" w:rsidRDefault="00BE3B41" w:rsidP="00893DD2"/>
    <w:p w:rsidR="00BE3B41" w:rsidRDefault="00BE3B41" w:rsidP="00BE3B41">
      <w:pPr>
        <w:jc w:val="center"/>
      </w:pPr>
      <w:r>
        <w:rPr>
          <w:noProof/>
          <w:lang w:eastAsia="en-US"/>
        </w:rPr>
        <w:drawing>
          <wp:inline distT="0" distB="0" distL="0" distR="0" wp14:anchorId="696FE8E2" wp14:editId="1688493F">
            <wp:extent cx="2457841" cy="2237361"/>
            <wp:effectExtent l="0" t="0" r="0" b="0"/>
            <wp:docPr id="3" name="Picture 3" descr="C:\Projects\IPMVP\lhs_single\parallel_l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IPMVP\lhs_single\parallel_lp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63272" cy="2242305"/>
                    </a:xfrm>
                    <a:prstGeom prst="rect">
                      <a:avLst/>
                    </a:prstGeom>
                    <a:noFill/>
                    <a:ln>
                      <a:noFill/>
                    </a:ln>
                  </pic:spPr>
                </pic:pic>
              </a:graphicData>
            </a:graphic>
          </wp:inline>
        </w:drawing>
      </w:r>
    </w:p>
    <w:p w:rsidR="00BE3B41" w:rsidRDefault="00BE3B41">
      <w:pPr>
        <w:spacing w:after="200" w:line="276" w:lineRule="auto"/>
        <w:rPr>
          <w:rFonts w:ascii="Arial" w:hAnsi="Arial" w:cs="Arial"/>
          <w:b/>
          <w:bCs/>
          <w:kern w:val="32"/>
          <w:szCs w:val="32"/>
        </w:rPr>
      </w:pPr>
    </w:p>
    <w:p w:rsidR="00BE3B41" w:rsidRDefault="00BE3B41" w:rsidP="00BE3B41">
      <w:pPr>
        <w:pStyle w:val="tabletitle"/>
      </w:pPr>
      <w:r w:rsidRPr="00883FF3">
        <w:lastRenderedPageBreak/>
        <w:t>Fig</w:t>
      </w:r>
      <w:r>
        <w:t>ure</w:t>
      </w:r>
      <w:r w:rsidRPr="00883FF3">
        <w:t xml:space="preserve"> </w:t>
      </w:r>
      <w:r>
        <w:t>8:</w:t>
      </w:r>
      <w:r w:rsidRPr="00883FF3">
        <w:t xml:space="preserve"> </w:t>
      </w:r>
      <w:r>
        <w:t>WWR</w:t>
      </w:r>
      <w:r w:rsidR="008A7604">
        <w:t xml:space="preserve"> (fraction)</w:t>
      </w:r>
      <w:r>
        <w:t>. Medium variation in Electric EUI</w:t>
      </w:r>
      <w:r w:rsidR="008A7604">
        <w:t xml:space="preserve"> (MJ/m</w:t>
      </w:r>
      <w:r w:rsidR="008A7604" w:rsidRPr="00B336D3">
        <w:rPr>
          <w:vertAlign w:val="superscript"/>
        </w:rPr>
        <w:t>2</w:t>
      </w:r>
      <w:r w:rsidR="008A7604">
        <w:t>)</w:t>
      </w:r>
    </w:p>
    <w:p w:rsidR="00BE3B41" w:rsidRDefault="00BE3B41" w:rsidP="00893DD2"/>
    <w:p w:rsidR="00BE3B41" w:rsidRDefault="00BE3B41" w:rsidP="00893DD2"/>
    <w:p w:rsidR="00BE3B41" w:rsidRDefault="00BE3B41" w:rsidP="009E0ABF">
      <w:pPr>
        <w:jc w:val="center"/>
      </w:pPr>
      <w:r>
        <w:rPr>
          <w:noProof/>
          <w:lang w:eastAsia="en-US"/>
        </w:rPr>
        <w:drawing>
          <wp:inline distT="0" distB="0" distL="0" distR="0" wp14:anchorId="6E3E3B42" wp14:editId="2DA857CC">
            <wp:extent cx="2526078" cy="2295728"/>
            <wp:effectExtent l="0" t="0" r="7620" b="9525"/>
            <wp:docPr id="4" name="Picture 4" descr="C:\Projects\IPMVP\lhs_single\parallel_ww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jects\IPMVP\lhs_single\parallel_ww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4913" cy="2303758"/>
                    </a:xfrm>
                    <a:prstGeom prst="rect">
                      <a:avLst/>
                    </a:prstGeom>
                    <a:noFill/>
                    <a:ln>
                      <a:noFill/>
                    </a:ln>
                  </pic:spPr>
                </pic:pic>
              </a:graphicData>
            </a:graphic>
          </wp:inline>
        </w:drawing>
      </w:r>
    </w:p>
    <w:p w:rsidR="00BE3B41" w:rsidRDefault="00BE3B41" w:rsidP="00893DD2"/>
    <w:p w:rsidR="00C66732" w:rsidRDefault="00C66732" w:rsidP="00893DD2"/>
    <w:p w:rsidR="00BE3B41" w:rsidRDefault="00115829" w:rsidP="00893DD2">
      <w:r>
        <w:t xml:space="preserve">This </w:t>
      </w:r>
      <w:r w:rsidR="007125FB">
        <w:t xml:space="preserve">visual inspection </w:t>
      </w:r>
      <w:r>
        <w:t xml:space="preserve">can be followed up by overlaying the resulting histograms of Electric EUI variation due to the variation in the </w:t>
      </w:r>
      <w:r w:rsidR="0081509D">
        <w:t>v</w:t>
      </w:r>
      <w:r>
        <w:t xml:space="preserve">ariables which is depicted in Figure 9. The sensitivity of each </w:t>
      </w:r>
      <w:r w:rsidR="0081509D">
        <w:t>v</w:t>
      </w:r>
      <w:r>
        <w:t>ariable on Electric EUI can be determined by looking at the support or base width of each colored distribution. For example, the green distribution is the Electric EUI variation resulting from the distribution of LPD given in Figure 2. The blue distribution is the Electric EUI variation resulting from the distribution of Space Infiltration Percent Change in Figure 3</w:t>
      </w:r>
      <w:r w:rsidR="00C66732">
        <w:t xml:space="preserve"> and so on.</w:t>
      </w:r>
      <w:r>
        <w:t xml:space="preserve"> </w:t>
      </w:r>
      <w:r w:rsidR="00C66732">
        <w:t>It should be noted that the height of the distributions are such that the area under the distribution equals one</w:t>
      </w:r>
      <w:r w:rsidR="00930F11">
        <w:t xml:space="preserve"> so that</w:t>
      </w:r>
      <w:r w:rsidR="00C66732">
        <w:t xml:space="preserve"> each </w:t>
      </w:r>
      <w:r w:rsidR="00930F11">
        <w:t>is</w:t>
      </w:r>
      <w:r w:rsidR="00C66732">
        <w:t xml:space="preserve"> a probability distribution</w:t>
      </w:r>
      <w:r w:rsidR="0081509D">
        <w:t xml:space="preserve"> which makes direct comparison easier</w:t>
      </w:r>
      <w:r w:rsidR="00C66732">
        <w:t>.</w:t>
      </w:r>
    </w:p>
    <w:p w:rsidR="00115829" w:rsidRDefault="00115829" w:rsidP="00893DD2"/>
    <w:p w:rsidR="00115829" w:rsidRDefault="00115829" w:rsidP="00115829">
      <w:pPr>
        <w:pStyle w:val="tabletitle"/>
      </w:pPr>
      <w:r w:rsidRPr="00883FF3">
        <w:t>Fig</w:t>
      </w:r>
      <w:r>
        <w:t>ure</w:t>
      </w:r>
      <w:r w:rsidRPr="00883FF3">
        <w:t xml:space="preserve"> </w:t>
      </w:r>
      <w:r>
        <w:t>9:</w:t>
      </w:r>
      <w:r w:rsidRPr="00883FF3">
        <w:t xml:space="preserve"> </w:t>
      </w:r>
      <w:r>
        <w:t xml:space="preserve">Electric EUI </w:t>
      </w:r>
      <w:r w:rsidR="00B336D3">
        <w:t>(MJ/m</w:t>
      </w:r>
      <w:r w:rsidR="00B336D3" w:rsidRPr="00B336D3">
        <w:rPr>
          <w:vertAlign w:val="superscript"/>
        </w:rPr>
        <w:t>2</w:t>
      </w:r>
      <w:r w:rsidR="00B336D3">
        <w:t xml:space="preserve">) </w:t>
      </w:r>
      <w:r>
        <w:t>Variation due to Variables</w:t>
      </w:r>
    </w:p>
    <w:p w:rsidR="00115829" w:rsidRPr="00893DD2" w:rsidRDefault="00115829" w:rsidP="00115829">
      <w:pPr>
        <w:jc w:val="center"/>
      </w:pPr>
      <w:r>
        <w:rPr>
          <w:noProof/>
          <w:lang w:eastAsia="en-US"/>
        </w:rPr>
        <w:drawing>
          <wp:inline distT="0" distB="0" distL="0" distR="0" wp14:anchorId="59D3A9A2" wp14:editId="281F8505">
            <wp:extent cx="3026085" cy="2705100"/>
            <wp:effectExtent l="0" t="0" r="3175" b="0"/>
            <wp:docPr id="8" name="Picture 8" descr="C:\Projects\IPMVP\data\lhs_single\EUI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IPMVP\data\lhs_single\EUI_al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29198" cy="2707883"/>
                    </a:xfrm>
                    <a:prstGeom prst="rect">
                      <a:avLst/>
                    </a:prstGeom>
                    <a:noFill/>
                    <a:ln>
                      <a:noFill/>
                    </a:ln>
                  </pic:spPr>
                </pic:pic>
              </a:graphicData>
            </a:graphic>
          </wp:inline>
        </w:drawing>
      </w:r>
    </w:p>
    <w:p w:rsidR="002D06C9" w:rsidRDefault="00883FF3" w:rsidP="006F7069">
      <w:pPr>
        <w:pStyle w:val="Heading3"/>
      </w:pPr>
      <w:r>
        <w:lastRenderedPageBreak/>
        <w:t xml:space="preserve">5. </w:t>
      </w:r>
      <w:r w:rsidR="00F16E03" w:rsidRPr="00F16E03">
        <w:t>Global OAT screening method</w:t>
      </w:r>
    </w:p>
    <w:p w:rsidR="00156C32" w:rsidRDefault="008E12E2" w:rsidP="008E12E2">
      <w:r>
        <w:t xml:space="preserve">To gain a more </w:t>
      </w:r>
      <w:r w:rsidR="005D3C5A">
        <w:t>qualitative</w:t>
      </w:r>
      <w:r>
        <w:t xml:space="preserve"> assessment of the sensitivity of each </w:t>
      </w:r>
      <w:r w:rsidR="0081509D">
        <w:t>v</w:t>
      </w:r>
      <w:r>
        <w:t xml:space="preserve">ariable, we will use the Morris </w:t>
      </w:r>
      <w:r w:rsidR="00D34E9A">
        <w:t>OAT Method</w:t>
      </w:r>
      <w:r w:rsidR="003D769D">
        <w:t>.</w:t>
      </w:r>
      <w:r w:rsidR="00D34E9A">
        <w:rPr>
          <w:rStyle w:val="FootnoteReference"/>
        </w:rPr>
        <w:footnoteReference w:id="9"/>
      </w:r>
      <w:r w:rsidR="007C560F">
        <w:t xml:space="preserve"> </w:t>
      </w:r>
      <w:r w:rsidR="005D3C5A" w:rsidRPr="005D3C5A">
        <w:t>Morris’s elementary effects screening method</w:t>
      </w:r>
      <w:r w:rsidR="005D3C5A">
        <w:t xml:space="preserve"> identifies the few important factors or elementary effects </w:t>
      </w:r>
      <w:r w:rsidR="003D769D">
        <w:t xml:space="preserve">(EE) </w:t>
      </w:r>
      <w:r w:rsidR="005D3C5A">
        <w:t xml:space="preserve">at a cost of r × (p + 1) simulations (where </w:t>
      </w:r>
      <w:r w:rsidR="005D3C5A" w:rsidRPr="005D3C5A">
        <w:rPr>
          <w:i/>
        </w:rPr>
        <w:t>p</w:t>
      </w:r>
      <w:r w:rsidR="005D3C5A">
        <w:t xml:space="preserve"> is the number of factors</w:t>
      </w:r>
      <w:r w:rsidR="006945FF">
        <w:t xml:space="preserve"> (in this example there are 3 factors or variables)</w:t>
      </w:r>
      <w:r w:rsidR="005D3C5A">
        <w:t xml:space="preserve"> and </w:t>
      </w:r>
      <w:r w:rsidR="005D3C5A" w:rsidRPr="005D3C5A">
        <w:rPr>
          <w:i/>
        </w:rPr>
        <w:t>r</w:t>
      </w:r>
      <w:r w:rsidR="005D3C5A">
        <w:t xml:space="preserve"> is the number of </w:t>
      </w:r>
      <w:r w:rsidR="003D769D">
        <w:t>EE</w:t>
      </w:r>
      <w:r w:rsidR="005D3C5A">
        <w:t xml:space="preserve"> computed per factor).</w:t>
      </w:r>
      <w:r w:rsidR="00D456CD">
        <w:t xml:space="preserve"> </w:t>
      </w:r>
      <w:r w:rsidR="006945FF">
        <w:t xml:space="preserve">The EE for each factor or variable is essentially a first order numerical derivative of the output variable of interest (in this example it is Electric EUI) with respect to the factor. Thus the EE calculates </w:t>
      </w:r>
      <w:r w:rsidR="007E5EF1">
        <w:t>the finite-difference of the</w:t>
      </w:r>
      <w:r w:rsidR="006945FF">
        <w:t xml:space="preserve"> output variable changes when the input factor is varied at specific points in the parameter </w:t>
      </w:r>
      <w:r w:rsidR="006E3525">
        <w:t>space</w:t>
      </w:r>
      <w:ins w:id="4" w:author="Brian Ball" w:date="2017-01-16T09:43:00Z">
        <w:r w:rsidR="006E3525">
          <w:t>; however the step size is typically chosen to be much larger than one would chose for an approximation to a derivative</w:t>
        </w:r>
      </w:ins>
      <w:r w:rsidR="006945FF">
        <w:t xml:space="preserve">. This calculation is repeated </w:t>
      </w:r>
      <w:r w:rsidR="007E5EF1" w:rsidRPr="007E5EF1">
        <w:rPr>
          <w:i/>
        </w:rPr>
        <w:t>r</w:t>
      </w:r>
      <w:r w:rsidR="007E5EF1">
        <w:t xml:space="preserve"> times at different locations in the parameter space to get a global sense of how sensitive each factor or input variable is with respect to the outputs. </w:t>
      </w:r>
      <w:r w:rsidR="00D456CD">
        <w:t xml:space="preserve">The Morris Method implementation used in the OpenStudio Server comes from the R package </w:t>
      </w:r>
      <w:r w:rsidR="00D456CD" w:rsidRPr="00D456CD">
        <w:rPr>
          <w:i/>
        </w:rPr>
        <w:t>S</w:t>
      </w:r>
      <w:r w:rsidR="00D456CD">
        <w:rPr>
          <w:i/>
        </w:rPr>
        <w:t>ensitivity,</w:t>
      </w:r>
      <w:r w:rsidR="00D456CD">
        <w:t xml:space="preserve"> which includes improvements to the original method</w:t>
      </w:r>
      <w:r w:rsidR="007125FB">
        <w:t xml:space="preserve"> defined by Morris, specifically a </w:t>
      </w:r>
      <w:r w:rsidR="00D456CD">
        <w:t>space-filling optimization of the design</w:t>
      </w:r>
      <w:r w:rsidR="00D456CD">
        <w:rPr>
          <w:rStyle w:val="FootnoteReference"/>
        </w:rPr>
        <w:footnoteReference w:id="10"/>
      </w:r>
      <w:r w:rsidR="00D456CD">
        <w:t xml:space="preserve"> and </w:t>
      </w:r>
      <w:r w:rsidR="007125FB">
        <w:t xml:space="preserve">a </w:t>
      </w:r>
      <w:r w:rsidR="00D456CD">
        <w:t>simplex-based design</w:t>
      </w:r>
      <w:r w:rsidR="003D769D">
        <w:t>.</w:t>
      </w:r>
      <w:r w:rsidR="00D456CD">
        <w:rPr>
          <w:rStyle w:val="FootnoteReference"/>
        </w:rPr>
        <w:footnoteReference w:id="11"/>
      </w:r>
    </w:p>
    <w:p w:rsidR="0072309E" w:rsidRDefault="0072309E" w:rsidP="008E12E2"/>
    <w:p w:rsidR="00C57319" w:rsidRDefault="00D3159C" w:rsidP="00C57319">
      <w:r>
        <w:t>For illustrative purposes, t</w:t>
      </w:r>
      <w:r w:rsidR="0072309E">
        <w:t xml:space="preserve">he </w:t>
      </w:r>
      <w:r w:rsidR="0072309E" w:rsidRPr="0072309E">
        <w:rPr>
          <w:i/>
        </w:rPr>
        <w:t>r</w:t>
      </w:r>
      <w:r w:rsidR="0072309E">
        <w:t xml:space="preserve"> value for this example was set to 10 resulting in a total number of 40 simulations. The resulting sampling pattern of the solut</w:t>
      </w:r>
      <w:r w:rsidR="00115829">
        <w:t>ion space is plotted in Figure 10</w:t>
      </w:r>
      <w:r w:rsidR="0072309E">
        <w:t>.</w:t>
      </w:r>
      <w:r w:rsidR="00C57319" w:rsidRPr="00C57319">
        <w:t xml:space="preserve"> </w:t>
      </w:r>
      <w:r w:rsidR="00C57319">
        <w:t xml:space="preserve">Since </w:t>
      </w:r>
      <w:r w:rsidR="00C57319" w:rsidRPr="00F642F9">
        <w:rPr>
          <w:i/>
        </w:rPr>
        <w:t>r</w:t>
      </w:r>
      <w:r w:rsidR="00C57319">
        <w:t xml:space="preserve"> was set to 10 for this example, there will be 10 calculations of the</w:t>
      </w:r>
      <w:commentRangeStart w:id="5"/>
      <w:r w:rsidR="00C57319">
        <w:t xml:space="preserve"> </w:t>
      </w:r>
      <w:commentRangeStart w:id="6"/>
      <w:r w:rsidR="00C57319">
        <w:t xml:space="preserve">EE </w:t>
      </w:r>
      <w:commentRangeEnd w:id="6"/>
      <w:r w:rsidR="008B4BA3">
        <w:rPr>
          <w:rStyle w:val="CommentReference"/>
        </w:rPr>
        <w:commentReference w:id="6"/>
      </w:r>
      <w:commentRangeEnd w:id="5"/>
      <w:r w:rsidR="006E3525">
        <w:rPr>
          <w:rStyle w:val="CommentReference"/>
        </w:rPr>
        <w:commentReference w:id="5"/>
      </w:r>
      <w:r w:rsidR="00C57319">
        <w:t xml:space="preserve">for the </w:t>
      </w:r>
      <w:r w:rsidR="0081509D">
        <w:t>v</w:t>
      </w:r>
      <w:r w:rsidR="00C57319">
        <w:t xml:space="preserve">ariables, with each one coming from a </w:t>
      </w:r>
      <w:r w:rsidR="00C57319" w:rsidRPr="00F642F9">
        <w:rPr>
          <w:i/>
        </w:rPr>
        <w:t>different initial condition</w:t>
      </w:r>
      <w:r>
        <w:t xml:space="preserve"> </w:t>
      </w:r>
      <w:r w:rsidR="00C57319">
        <w:t xml:space="preserve">in the solution space </w:t>
      </w:r>
      <w:r>
        <w:t xml:space="preserve">(computed by various algorithmic settings) </w:t>
      </w:r>
      <w:r w:rsidR="00115829">
        <w:t>depicted in Figure 10</w:t>
      </w:r>
      <w:r w:rsidR="00F642F9">
        <w:t>, thus making the method more global in nature</w:t>
      </w:r>
      <w:r w:rsidR="007125FB">
        <w:t>.</w:t>
      </w:r>
      <w:r>
        <w:t xml:space="preserve"> Typically </w:t>
      </w:r>
      <w:r w:rsidRPr="00D3159C">
        <w:rPr>
          <w:i/>
        </w:rPr>
        <w:t>r</w:t>
      </w:r>
      <w:r>
        <w:t xml:space="preserve"> is chosen between 4-10, depending on the number of variables and the computational cost of the model.</w:t>
      </w:r>
    </w:p>
    <w:p w:rsidR="00C66732" w:rsidRDefault="00C66732">
      <w:pPr>
        <w:spacing w:after="200" w:line="276" w:lineRule="auto"/>
        <w:rPr>
          <w:rFonts w:ascii="Arial" w:hAnsi="Arial" w:cs="Arial"/>
          <w:b/>
          <w:bCs/>
          <w:kern w:val="32"/>
          <w:szCs w:val="32"/>
        </w:rPr>
      </w:pPr>
    </w:p>
    <w:p w:rsidR="00D42A8E" w:rsidRDefault="00D42A8E" w:rsidP="00D42A8E">
      <w:pPr>
        <w:pStyle w:val="tabletitle"/>
      </w:pPr>
      <w:r w:rsidRPr="00883FF3">
        <w:t>Fig</w:t>
      </w:r>
      <w:r>
        <w:t>ure</w:t>
      </w:r>
      <w:r w:rsidRPr="00883FF3">
        <w:t xml:space="preserve"> </w:t>
      </w:r>
      <w:r w:rsidR="00115829">
        <w:t>10</w:t>
      </w:r>
      <w:r>
        <w:t>:</w:t>
      </w:r>
      <w:r w:rsidRPr="00883FF3">
        <w:t xml:space="preserve"> </w:t>
      </w:r>
      <w:r w:rsidRPr="00D42A8E">
        <w:t>Sampling pattern for Morris Method</w:t>
      </w:r>
    </w:p>
    <w:p w:rsidR="00156C32" w:rsidRDefault="00156C32" w:rsidP="008E12E2"/>
    <w:p w:rsidR="00156C32" w:rsidRDefault="00D42A8E" w:rsidP="00D42A8E">
      <w:pPr>
        <w:jc w:val="center"/>
      </w:pPr>
      <w:r>
        <w:rPr>
          <w:noProof/>
          <w:lang w:eastAsia="en-US"/>
        </w:rPr>
        <w:drawing>
          <wp:inline distT="0" distB="0" distL="0" distR="0" wp14:anchorId="5C3ECA23" wp14:editId="423C3A93">
            <wp:extent cx="2139000" cy="1945532"/>
            <wp:effectExtent l="0" t="0" r="0" b="0"/>
            <wp:docPr id="5" name="Picture 5" descr="C:\Projects\IPMVP\lhs_morris\parallel_mor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jects\IPMVP\lhs_morris\parallel_morri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45176" cy="1951150"/>
                    </a:xfrm>
                    <a:prstGeom prst="rect">
                      <a:avLst/>
                    </a:prstGeom>
                    <a:noFill/>
                    <a:ln>
                      <a:noFill/>
                    </a:ln>
                  </pic:spPr>
                </pic:pic>
              </a:graphicData>
            </a:graphic>
          </wp:inline>
        </w:drawing>
      </w:r>
    </w:p>
    <w:p w:rsidR="00156C32" w:rsidRDefault="00156C32" w:rsidP="008E12E2"/>
    <w:p w:rsidR="00156C32" w:rsidRDefault="00156C32" w:rsidP="008E12E2"/>
    <w:p w:rsidR="009504AC" w:rsidRDefault="009504AC" w:rsidP="009504AC">
      <w:r>
        <w:t xml:space="preserve">The main output of the Morris Method is the mean and standard deviation of the EEs for each </w:t>
      </w:r>
      <w:r w:rsidR="0006180E">
        <w:t>v</w:t>
      </w:r>
      <w:r>
        <w:t xml:space="preserve">ariable. In this example, the 10 </w:t>
      </w:r>
      <w:r w:rsidR="007125FB">
        <w:t>EE</w:t>
      </w:r>
      <w:r>
        <w:t>s are averaged and the stand</w:t>
      </w:r>
      <w:r w:rsidR="00F50671">
        <w:t>ard deviation is computed and</w:t>
      </w:r>
      <w:r>
        <w:t xml:space="preserve"> denoted </w:t>
      </w:r>
      <w:r w:rsidR="003D769D">
        <w:t>µ</w:t>
      </w:r>
      <w:r>
        <w:t xml:space="preserve"> and </w:t>
      </w:r>
      <w:r w:rsidR="0006180E">
        <w:t>σ</w:t>
      </w:r>
      <w:r w:rsidR="003D769D">
        <w:t>,</w:t>
      </w:r>
      <w:r w:rsidR="0006180E">
        <w:t xml:space="preserve"> </w:t>
      </w:r>
      <w:r>
        <w:t xml:space="preserve">respectively.  It is typical to take the absolute value of </w:t>
      </w:r>
      <w:r>
        <w:lastRenderedPageBreak/>
        <w:t>the E</w:t>
      </w:r>
      <w:r w:rsidR="003D769D">
        <w:t>Es</w:t>
      </w:r>
      <w:r>
        <w:t xml:space="preserve"> before averaging to eliminate any possible canceling of values if the EE results are both positive and negative. This is the typical output value for the Morris Method and is denoted </w:t>
      </w:r>
      <w:r w:rsidR="003D769D">
        <w:t>µ</w:t>
      </w:r>
      <w:r>
        <w:t xml:space="preserve">* along with the value of </w:t>
      </w:r>
      <w:r w:rsidR="003D769D">
        <w:t xml:space="preserve">σ </w:t>
      </w:r>
      <w:r>
        <w:t xml:space="preserve">which characterizes the variation of the EEs. A low value of </w:t>
      </w:r>
      <w:r w:rsidR="003D769D">
        <w:t xml:space="preserve">σ </w:t>
      </w:r>
      <w:r>
        <w:t xml:space="preserve">typically means the EE value is </w:t>
      </w:r>
      <w:r w:rsidR="00F50671">
        <w:t xml:space="preserve">relatively </w:t>
      </w:r>
      <w:r>
        <w:t xml:space="preserve">consistent and that there is negligible interaction with other possible factors or </w:t>
      </w:r>
      <w:r w:rsidR="0006180E">
        <w:t>v</w:t>
      </w:r>
      <w:r>
        <w:t xml:space="preserve">ariables. A </w:t>
      </w:r>
      <w:r w:rsidR="009055D1">
        <w:t xml:space="preserve">higher </w:t>
      </w:r>
      <w:r w:rsidR="0006180E">
        <w:t xml:space="preserve">σ </w:t>
      </w:r>
      <w:r w:rsidR="009055D1">
        <w:t xml:space="preserve">value typically means the EE value is not consistent and there could be nonlinear effects at play </w:t>
      </w:r>
      <w:r w:rsidR="00F50671">
        <w:t>and/</w:t>
      </w:r>
      <w:r w:rsidR="009055D1">
        <w:t>or there are possible interactive</w:t>
      </w:r>
      <w:r w:rsidR="0006180E">
        <w:t xml:space="preserve"> effects with other factors or v</w:t>
      </w:r>
      <w:r w:rsidR="009055D1">
        <w:t>ariables.</w:t>
      </w:r>
    </w:p>
    <w:p w:rsidR="009504AC" w:rsidRDefault="009504AC" w:rsidP="009504AC"/>
    <w:p w:rsidR="008B4BA3" w:rsidRDefault="00C57319">
      <w:pPr>
        <w:spacing w:after="200" w:line="276" w:lineRule="auto"/>
      </w:pPr>
      <w:r>
        <w:t xml:space="preserve">The </w:t>
      </w:r>
      <w:r w:rsidR="003D769D">
        <w:t>µ</w:t>
      </w:r>
      <w:r w:rsidR="00355E40">
        <w:t>*</w:t>
      </w:r>
      <w:r>
        <w:t xml:space="preserve"> values for our </w:t>
      </w:r>
      <w:r w:rsidR="00115829">
        <w:t>example are plotted in Figure 11</w:t>
      </w:r>
      <w:r>
        <w:t xml:space="preserve">. </w:t>
      </w:r>
      <w:r w:rsidR="00C02ED1">
        <w:t>The bars in Figure 11 are just the µ* values of our input variables and indicates that LPD has the largest EE, followed by WWR and Space Infiltration.</w:t>
      </w:r>
      <w:r w:rsidR="007C1737">
        <w:t xml:space="preserve"> </w:t>
      </w:r>
    </w:p>
    <w:p w:rsidR="008B4BA3" w:rsidRDefault="008B4BA3" w:rsidP="008B4BA3">
      <w:pPr>
        <w:pStyle w:val="tabletitle"/>
      </w:pPr>
      <w:r w:rsidRPr="00883FF3">
        <w:t>Fig</w:t>
      </w:r>
      <w:r>
        <w:t>ure</w:t>
      </w:r>
      <w:r w:rsidRPr="00883FF3">
        <w:t xml:space="preserve"> </w:t>
      </w:r>
      <w:r>
        <w:t>11:</w:t>
      </w:r>
      <w:r w:rsidRPr="00883FF3">
        <w:t xml:space="preserve"> </w:t>
      </w:r>
      <w:r w:rsidRPr="00D42A8E">
        <w:t>Average value of Elementary Effects from Morris Method</w:t>
      </w:r>
    </w:p>
    <w:p w:rsidR="008B4BA3" w:rsidRDefault="008B4BA3" w:rsidP="008B4BA3">
      <w:pPr>
        <w:spacing w:after="200" w:line="276" w:lineRule="auto"/>
        <w:jc w:val="center"/>
      </w:pPr>
      <w:r>
        <w:rPr>
          <w:noProof/>
          <w:lang w:eastAsia="en-US"/>
        </w:rPr>
        <w:drawing>
          <wp:inline distT="0" distB="0" distL="0" distR="0" wp14:anchorId="5A3318CB" wp14:editId="7AD88C7F">
            <wp:extent cx="4626306" cy="2406650"/>
            <wp:effectExtent l="0" t="0" r="3175" b="0"/>
            <wp:docPr id="10" name="Picture 10" descr="C:\Projects\IPMVP\lhs_morris\morris_Elec_EUI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jects\IPMVP\lhs_morris\morris_Elec_EUI_box.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41760" cy="2414689"/>
                    </a:xfrm>
                    <a:prstGeom prst="rect">
                      <a:avLst/>
                    </a:prstGeom>
                    <a:noFill/>
                    <a:ln>
                      <a:noFill/>
                    </a:ln>
                  </pic:spPr>
                </pic:pic>
              </a:graphicData>
            </a:graphic>
          </wp:inline>
        </w:drawing>
      </w:r>
    </w:p>
    <w:p w:rsidR="00C02ED1" w:rsidRDefault="007C1737">
      <w:pPr>
        <w:spacing w:after="200" w:line="276" w:lineRule="auto"/>
      </w:pPr>
      <w:commentRangeStart w:id="7"/>
      <w:r>
        <w:t>Figure 12 is a way to investigate the variation of the EE values for each variable</w:t>
      </w:r>
      <w:r w:rsidR="008B4BA3">
        <w:t xml:space="preserve"> (µ* vs σ plotted).</w:t>
      </w:r>
      <w:r>
        <w:t xml:space="preserve"> </w:t>
      </w:r>
      <w:r w:rsidR="008A7604">
        <w:t>A low value of σ represents small variations in EE values suggesting there is a linear nature to the variable. A larger value of σ suggests that there may be non-linear effects and/or interactive effects with other parameters. From Figure 12 we can conclude that Space Infiltration has negligible effect on Electric EUI, LPD has the largest effect on Electric EUI and is somewhat linear, and finally WWR has the second largest effect on Electric EUI. In addition, there is indication of interactive effects and/or nonlinear behavior with the WWR variable, due to its higher σ value.</w:t>
      </w:r>
      <w:commentRangeEnd w:id="7"/>
      <w:r w:rsidR="008B4BA3">
        <w:rPr>
          <w:rStyle w:val="CommentReference"/>
        </w:rPr>
        <w:commentReference w:id="7"/>
      </w:r>
    </w:p>
    <w:p w:rsidR="00355E40" w:rsidRPr="00355E40" w:rsidRDefault="00355E40" w:rsidP="00355E40">
      <w:pPr>
        <w:pStyle w:val="tabletitle"/>
      </w:pPr>
      <w:r w:rsidRPr="00883FF3">
        <w:t>Fig</w:t>
      </w:r>
      <w:r>
        <w:t>ure</w:t>
      </w:r>
      <w:r w:rsidRPr="00883FF3">
        <w:t xml:space="preserve"> </w:t>
      </w:r>
      <w:r>
        <w:t>12:</w:t>
      </w:r>
      <w:r w:rsidRPr="00883FF3">
        <w:t xml:space="preserve"> </w:t>
      </w:r>
      <w:r w:rsidR="00443690">
        <w:t>µ</w:t>
      </w:r>
      <w:r>
        <w:t xml:space="preserve">* vs </w:t>
      </w:r>
      <w:r w:rsidR="00443690">
        <w:t>σ</w:t>
      </w:r>
      <w:r>
        <w:t xml:space="preserve">.  </w:t>
      </w:r>
      <w:r w:rsidRPr="00355E40">
        <w:rPr>
          <w:sz w:val="16"/>
        </w:rPr>
        <w:t>X1 is Space Infiltration</w:t>
      </w:r>
      <w:r>
        <w:rPr>
          <w:sz w:val="16"/>
        </w:rPr>
        <w:t>, X2 is LPD and X3 is WWR</w:t>
      </w:r>
    </w:p>
    <w:p w:rsidR="00355E40" w:rsidRDefault="00355E40" w:rsidP="00C66732">
      <w:pPr>
        <w:jc w:val="center"/>
      </w:pPr>
      <w:r>
        <w:rPr>
          <w:noProof/>
          <w:lang w:eastAsia="en-US"/>
        </w:rPr>
        <w:drawing>
          <wp:inline distT="0" distB="0" distL="0" distR="0" wp14:anchorId="6C713B94" wp14:editId="2EF69FF3">
            <wp:extent cx="2492375" cy="1885627"/>
            <wp:effectExtent l="0" t="0" r="3175" b="635"/>
            <wp:docPr id="11" name="Picture 11" descr="C:\Projects\IPMVP\data\lhs_morris\morris_Elec_EUI_sigma_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IPMVP\data\lhs_morris\morris_Elec_EUI_sigma_m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6590" cy="1888816"/>
                    </a:xfrm>
                    <a:prstGeom prst="rect">
                      <a:avLst/>
                    </a:prstGeom>
                    <a:noFill/>
                    <a:ln>
                      <a:noFill/>
                    </a:ln>
                  </pic:spPr>
                </pic:pic>
              </a:graphicData>
            </a:graphic>
          </wp:inline>
        </w:drawing>
      </w:r>
    </w:p>
    <w:p w:rsidR="006C313E" w:rsidRDefault="006C313E" w:rsidP="006C313E">
      <w:pPr>
        <w:pStyle w:val="Heading3"/>
      </w:pPr>
      <w:r>
        <w:lastRenderedPageBreak/>
        <w:t xml:space="preserve">6. </w:t>
      </w:r>
      <w:r w:rsidRPr="006C313E">
        <w:t>Global Regression based analysis</w:t>
      </w:r>
    </w:p>
    <w:p w:rsidR="00D42A8E" w:rsidRPr="008E12E2" w:rsidRDefault="00D42A8E" w:rsidP="00D42A8E"/>
    <w:p w:rsidR="002D06C9" w:rsidRDefault="002366C7" w:rsidP="006C313E">
      <w:pPr>
        <w:pStyle w:val="CELEFICNORMAL"/>
        <w:jc w:val="left"/>
        <w:rPr>
          <w:rFonts w:ascii="Times New Roman" w:hAnsi="Times New Roman"/>
          <w:lang w:val="en-US"/>
        </w:rPr>
      </w:pPr>
      <w:r w:rsidRPr="00B9554F">
        <w:rPr>
          <w:rFonts w:ascii="Times New Roman" w:hAnsi="Times New Roman"/>
          <w:sz w:val="24"/>
          <w:lang w:val="en-US"/>
        </w:rPr>
        <w:t xml:space="preserve">In this section, we attempt to estimate </w:t>
      </w:r>
      <w:r w:rsidR="002D06C9" w:rsidRPr="00B9554F">
        <w:rPr>
          <w:rFonts w:ascii="Times New Roman" w:hAnsi="Times New Roman"/>
          <w:sz w:val="24"/>
          <w:lang w:val="en-US"/>
        </w:rPr>
        <w:t xml:space="preserve">the </w:t>
      </w:r>
      <w:r w:rsidR="006C313E" w:rsidRPr="00B9554F">
        <w:rPr>
          <w:rFonts w:ascii="Times New Roman" w:hAnsi="Times New Roman"/>
          <w:sz w:val="24"/>
          <w:lang w:val="en-US"/>
        </w:rPr>
        <w:t>sensitivities of the Explanatory Variables by constructing a</w:t>
      </w:r>
      <w:r w:rsidR="002D06C9" w:rsidRPr="00B9554F">
        <w:rPr>
          <w:rFonts w:ascii="Times New Roman" w:hAnsi="Times New Roman"/>
          <w:sz w:val="24"/>
          <w:lang w:val="en-US"/>
        </w:rPr>
        <w:t xml:space="preserve"> multi-variable linear model</w:t>
      </w:r>
      <w:r w:rsidRPr="00B9554F">
        <w:rPr>
          <w:rFonts w:ascii="Times New Roman" w:hAnsi="Times New Roman"/>
          <w:sz w:val="24"/>
          <w:lang w:val="en-US"/>
        </w:rPr>
        <w:t>.</w:t>
      </w:r>
      <w:r w:rsidR="006C313E" w:rsidRPr="00B9554F">
        <w:rPr>
          <w:rFonts w:ascii="Times New Roman" w:hAnsi="Times New Roman"/>
          <w:sz w:val="24"/>
          <w:lang w:val="en-US"/>
        </w:rPr>
        <w:t xml:space="preserve"> </w:t>
      </w:r>
      <w:r w:rsidR="002D06C9" w:rsidRPr="00B9554F">
        <w:rPr>
          <w:rFonts w:ascii="Times New Roman" w:hAnsi="Times New Roman"/>
          <w:sz w:val="24"/>
          <w:lang w:val="en-US"/>
        </w:rPr>
        <w:t>The model we propose is as follows</w:t>
      </w:r>
      <w:r w:rsidR="002D06C9" w:rsidRPr="00883FF3">
        <w:rPr>
          <w:rFonts w:ascii="Times New Roman" w:hAnsi="Times New Roman"/>
          <w:lang w:val="en-US"/>
        </w:rPr>
        <w:t>:</w:t>
      </w:r>
    </w:p>
    <w:p w:rsidR="002D06C9" w:rsidRPr="00883FF3" w:rsidRDefault="002D06C9" w:rsidP="002D06C9">
      <w:pPr>
        <w:pStyle w:val="CELEFICNORMAL"/>
        <w:rPr>
          <w:rFonts w:ascii="Times New Roman" w:hAnsi="Times New Roman"/>
          <w:lang w:val="en-US"/>
        </w:rPr>
      </w:pPr>
      <w:r w:rsidRPr="00883FF3">
        <w:rPr>
          <w:rFonts w:ascii="Times New Roman" w:hAnsi="Times New Roman"/>
          <w:lang w:val="en-US"/>
        </w:rPr>
        <w:br/>
      </w:r>
      <m:oMathPara>
        <m:oMath>
          <m:r>
            <w:rPr>
              <w:rFonts w:ascii="Cambria Math" w:hAnsi="Cambria Math"/>
              <w:lang w:val="en-US"/>
            </w:rPr>
            <m:t>Electric EUI</m:t>
          </m:r>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0</m:t>
              </m:r>
            </m:sub>
          </m:sSub>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1</m:t>
              </m:r>
            </m:sub>
          </m:sSub>
          <m:r>
            <w:rPr>
              <w:rFonts w:ascii="Times New Roman" w:hAnsi="Times New Roman"/>
              <w:lang w:val="en-US"/>
            </w:rPr>
            <m:t>∙</m:t>
          </m:r>
          <m:r>
            <w:rPr>
              <w:rFonts w:ascii="Cambria Math" w:hAnsi="Cambria Math"/>
              <w:lang w:val="en-US"/>
            </w:rPr>
            <m:t>Space Infiltration</m:t>
          </m:r>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2</m:t>
              </m:r>
            </m:sub>
          </m:sSub>
          <m:r>
            <w:rPr>
              <w:rFonts w:ascii="Times New Roman" w:hAnsi="Times New Roman"/>
              <w:lang w:val="en-US"/>
            </w:rPr>
            <m:t>∙</m:t>
          </m:r>
          <m:r>
            <w:rPr>
              <w:rFonts w:ascii="Cambria Math" w:hAnsi="Cambria Math"/>
              <w:lang w:val="en-US"/>
            </w:rPr>
            <m:t>LPD</m:t>
          </m:r>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3</m:t>
              </m:r>
            </m:sub>
          </m:sSub>
          <m:r>
            <w:rPr>
              <w:rFonts w:ascii="Times New Roman" w:hAnsi="Times New Roman"/>
              <w:lang w:val="en-US"/>
            </w:rPr>
            <m:t>∙</m:t>
          </m:r>
          <m:r>
            <w:rPr>
              <w:rFonts w:ascii="Cambria Math" w:hAnsi="Cambria Math"/>
              <w:lang w:val="en-US"/>
            </w:rPr>
            <m:t>WWR</m:t>
          </m:r>
          <m:r>
            <w:rPr>
              <w:rFonts w:ascii="Cambria Math" w:hAnsi="Times New Roman"/>
              <w:lang w:val="en-US"/>
            </w:rPr>
            <m:t xml:space="preserve"> </m:t>
          </m:r>
        </m:oMath>
      </m:oMathPara>
    </w:p>
    <w:p w:rsidR="002D06C9" w:rsidRPr="00883FF3" w:rsidRDefault="002D06C9" w:rsidP="002D06C9">
      <w:pPr>
        <w:pStyle w:val="CELEFICNORMAL"/>
        <w:rPr>
          <w:rFonts w:ascii="Times New Roman" w:hAnsi="Times New Roman"/>
          <w:lang w:val="en-US"/>
        </w:rPr>
      </w:pPr>
    </w:p>
    <w:p w:rsidR="002D06C9" w:rsidRPr="00B9554F" w:rsidRDefault="009124C0" w:rsidP="005D6AC8">
      <w:pPr>
        <w:pStyle w:val="CELEFICNORMAL"/>
        <w:jc w:val="left"/>
        <w:rPr>
          <w:rFonts w:ascii="Times New Roman" w:hAnsi="Times New Roman"/>
          <w:sz w:val="24"/>
          <w:lang w:val="en-US"/>
        </w:rPr>
      </w:pPr>
      <w:r>
        <w:rPr>
          <w:rFonts w:ascii="Times New Roman" w:hAnsi="Times New Roman"/>
          <w:sz w:val="24"/>
          <w:lang w:val="en-US"/>
        </w:rPr>
        <w:t xml:space="preserve">In this model, the </w:t>
      </w:r>
      <w:r w:rsidR="00307508">
        <w:rPr>
          <w:rFonts w:ascii="Times New Roman" w:hAnsi="Times New Roman"/>
          <w:sz w:val="24"/>
          <w:lang w:val="en-US"/>
        </w:rPr>
        <w:t xml:space="preserve">slope or </w:t>
      </w:r>
      <w:r>
        <w:rPr>
          <w:rFonts w:ascii="Times New Roman" w:hAnsi="Times New Roman"/>
          <w:sz w:val="24"/>
          <w:lang w:val="en-US"/>
        </w:rPr>
        <w:t>beta coefficients</w:t>
      </w:r>
      <w:r w:rsidR="001401C8">
        <w:rPr>
          <w:rFonts w:ascii="Times New Roman" w:hAnsi="Times New Roman"/>
          <w:sz w:val="24"/>
          <w:lang w:val="en-US"/>
        </w:rPr>
        <w:t xml:space="preserve"> (</w:t>
      </w:r>
      <w:r w:rsidR="008B4BA3">
        <w:rPr>
          <w:rFonts w:ascii="Times New Roman" w:hAnsi="Times New Roman"/>
          <w:sz w:val="24"/>
          <w:lang w:val="en-US"/>
        </w:rPr>
        <w:t xml:space="preserve">not the </w:t>
      </w:r>
      <w:proofErr w:type="gramStart"/>
      <w:r w:rsidR="008B4BA3">
        <w:rPr>
          <w:rFonts w:ascii="Times New Roman" w:hAnsi="Times New Roman"/>
          <w:sz w:val="24"/>
          <w:lang w:val="en-US"/>
        </w:rPr>
        <w:t>i</w:t>
      </w:r>
      <w:r w:rsidR="001401C8">
        <w:rPr>
          <w:rFonts w:ascii="Times New Roman" w:hAnsi="Times New Roman"/>
          <w:sz w:val="24"/>
          <w:lang w:val="en-US"/>
        </w:rPr>
        <w:t xml:space="preserve">ntercept </w:t>
      </w:r>
      <w:proofErr w:type="gramEnd"/>
      <m:oMath>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0</m:t>
            </m:r>
          </m:sub>
        </m:sSub>
      </m:oMath>
      <w:r w:rsidR="001401C8">
        <w:rPr>
          <w:rFonts w:ascii="Times New Roman" w:hAnsi="Times New Roman"/>
          <w:sz w:val="24"/>
          <w:lang w:val="en-US"/>
        </w:rPr>
        <w:t>)</w:t>
      </w:r>
      <w:r>
        <w:rPr>
          <w:rFonts w:ascii="Times New Roman" w:hAnsi="Times New Roman"/>
          <w:sz w:val="24"/>
          <w:lang w:val="en-US"/>
        </w:rPr>
        <w:t xml:space="preserve"> are a meas</w:t>
      </w:r>
      <w:r w:rsidR="00443690">
        <w:rPr>
          <w:rFonts w:ascii="Times New Roman" w:hAnsi="Times New Roman"/>
          <w:sz w:val="24"/>
          <w:lang w:val="en-US"/>
        </w:rPr>
        <w:t>ure of the sensitivity of each v</w:t>
      </w:r>
      <w:r>
        <w:rPr>
          <w:rFonts w:ascii="Times New Roman" w:hAnsi="Times New Roman"/>
          <w:sz w:val="24"/>
          <w:lang w:val="en-US"/>
        </w:rPr>
        <w:t xml:space="preserve">ariable. As we saw in the previous two methods, LPD had a larger effect on the Electric EUI than WWR, thus in this equation we would expect </w:t>
      </w:r>
      <m:oMath>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2</m:t>
            </m:r>
          </m:sub>
        </m:sSub>
      </m:oMath>
      <w:r>
        <w:rPr>
          <w:rFonts w:ascii="Times New Roman" w:hAnsi="Times New Roman"/>
          <w:sz w:val="24"/>
          <w:lang w:val="en-US"/>
        </w:rPr>
        <w:t xml:space="preserve"> to be larger </w:t>
      </w:r>
      <w:proofErr w:type="gramStart"/>
      <w:r>
        <w:rPr>
          <w:rFonts w:ascii="Times New Roman" w:hAnsi="Times New Roman"/>
          <w:sz w:val="24"/>
          <w:lang w:val="en-US"/>
        </w:rPr>
        <w:t xml:space="preserve">than </w:t>
      </w:r>
      <w:proofErr w:type="gramEnd"/>
      <m:oMath>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3</m:t>
            </m:r>
          </m:sub>
        </m:sSub>
      </m:oMath>
      <w:r>
        <w:rPr>
          <w:rFonts w:ascii="Times New Roman" w:hAnsi="Times New Roman"/>
          <w:lang w:val="en-US"/>
        </w:rPr>
        <w:t xml:space="preserve">.  In fact, we expect </w:t>
      </w:r>
      <w:r>
        <w:rPr>
          <w:rFonts w:ascii="Times New Roman" w:hAnsi="Times New Roman"/>
          <w:sz w:val="24"/>
          <w:lang w:val="en-US"/>
        </w:rPr>
        <w:t>that</w:t>
      </w:r>
      <w:r w:rsidR="002D06C9" w:rsidRPr="00B9554F">
        <w:rPr>
          <w:rFonts w:ascii="Times New Roman" w:hAnsi="Times New Roman"/>
          <w:sz w:val="24"/>
          <w:lang w:val="en-US"/>
        </w:rPr>
        <w:t xml:space="preserve"> </w:t>
      </w:r>
      <m:oMath>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2</m:t>
            </m:r>
          </m:sub>
        </m:sSub>
        <m:r>
          <w:rPr>
            <w:rFonts w:ascii="Cambria Math" w:hAnsi="Times New Roman"/>
            <w:lang w:val="en-US"/>
          </w:rPr>
          <m:t xml:space="preserve">&gt; </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3</m:t>
            </m:r>
          </m:sub>
        </m:sSub>
        <m:r>
          <w:rPr>
            <w:rFonts w:ascii="Cambria Math" w:hAnsi="Times New Roman"/>
            <w:lang w:val="en-US"/>
          </w:rPr>
          <m:t xml:space="preserve">&gt; </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1</m:t>
            </m:r>
          </m:sub>
        </m:sSub>
        <m:r>
          <w:rPr>
            <w:rFonts w:ascii="Cambria Math" w:hAnsi="Times New Roman"/>
            <w:lang w:val="en-US"/>
          </w:rPr>
          <m:t xml:space="preserve"> </m:t>
        </m:r>
      </m:oMath>
      <w:r>
        <w:rPr>
          <w:rFonts w:ascii="Times New Roman" w:hAnsi="Times New Roman"/>
          <w:sz w:val="24"/>
          <w:lang w:val="en-US"/>
        </w:rPr>
        <w:t>since Space Infiltration had the smallest effect on Electric EUI.</w:t>
      </w:r>
      <w:r w:rsidR="00443690">
        <w:rPr>
          <w:rFonts w:ascii="Times New Roman" w:hAnsi="Times New Roman"/>
          <w:sz w:val="24"/>
          <w:lang w:val="en-US"/>
        </w:rPr>
        <w:t xml:space="preserve"> </w:t>
      </w:r>
      <w:r w:rsidR="00C45031">
        <w:rPr>
          <w:rFonts w:ascii="Times New Roman" w:hAnsi="Times New Roman"/>
          <w:sz w:val="24"/>
          <w:lang w:val="en-US"/>
        </w:rPr>
        <w:t xml:space="preserve">To create the data necessary to examine such a model, we will </w:t>
      </w:r>
      <w:r w:rsidR="00B274BA">
        <w:rPr>
          <w:rFonts w:ascii="Times New Roman" w:hAnsi="Times New Roman"/>
          <w:sz w:val="24"/>
          <w:lang w:val="en-US"/>
        </w:rPr>
        <w:t xml:space="preserve">again resort to using LHS, however this time we will </w:t>
      </w:r>
      <w:r w:rsidR="00B274BA" w:rsidRPr="00745ABD">
        <w:rPr>
          <w:rFonts w:ascii="Times New Roman" w:hAnsi="Times New Roman"/>
          <w:b/>
          <w:sz w:val="24"/>
          <w:lang w:val="en-US"/>
        </w:rPr>
        <w:t>not</w:t>
      </w:r>
      <w:r w:rsidR="00B274BA">
        <w:rPr>
          <w:rFonts w:ascii="Times New Roman" w:hAnsi="Times New Roman"/>
          <w:sz w:val="24"/>
          <w:lang w:val="en-US"/>
        </w:rPr>
        <w:t xml:space="preserve"> do a OAT method but instead sample </w:t>
      </w:r>
      <w:r w:rsidR="00745ABD" w:rsidRPr="00745ABD">
        <w:rPr>
          <w:rFonts w:ascii="Times New Roman" w:hAnsi="Times New Roman"/>
          <w:b/>
          <w:sz w:val="24"/>
          <w:lang w:val="en-US"/>
        </w:rPr>
        <w:t>all</w:t>
      </w:r>
      <w:r w:rsidR="00B274BA">
        <w:rPr>
          <w:rFonts w:ascii="Times New Roman" w:hAnsi="Times New Roman"/>
          <w:sz w:val="24"/>
          <w:lang w:val="en-US"/>
        </w:rPr>
        <w:t xml:space="preserve"> the Explanatory Variables at the </w:t>
      </w:r>
      <w:r w:rsidR="00B274BA" w:rsidRPr="00745ABD">
        <w:rPr>
          <w:rFonts w:ascii="Times New Roman" w:hAnsi="Times New Roman"/>
          <w:b/>
          <w:sz w:val="24"/>
          <w:lang w:val="en-US"/>
        </w:rPr>
        <w:t>same</w:t>
      </w:r>
      <w:r w:rsidR="00B274BA">
        <w:rPr>
          <w:rFonts w:ascii="Times New Roman" w:hAnsi="Times New Roman"/>
          <w:sz w:val="24"/>
          <w:lang w:val="en-US"/>
        </w:rPr>
        <w:t xml:space="preserve"> time. For illustrative purposes, we will use 400 as the sample size with the resulting solu</w:t>
      </w:r>
      <w:r w:rsidR="00355E40">
        <w:rPr>
          <w:rFonts w:ascii="Times New Roman" w:hAnsi="Times New Roman"/>
          <w:sz w:val="24"/>
          <w:lang w:val="en-US"/>
        </w:rPr>
        <w:t>tion space depicted in Figure 13</w:t>
      </w:r>
      <w:r w:rsidR="00B274BA">
        <w:rPr>
          <w:rFonts w:ascii="Times New Roman" w:hAnsi="Times New Roman"/>
          <w:sz w:val="24"/>
          <w:lang w:val="en-US"/>
        </w:rPr>
        <w:t>.</w:t>
      </w:r>
      <w:r w:rsidR="00745ABD">
        <w:rPr>
          <w:rFonts w:ascii="Times New Roman" w:hAnsi="Times New Roman"/>
          <w:sz w:val="24"/>
          <w:lang w:val="en-US"/>
        </w:rPr>
        <w:t xml:space="preserve"> This solution space is much denser than the OAT sampling depicted in Figure 5.</w:t>
      </w:r>
    </w:p>
    <w:p w:rsidR="00B274BA" w:rsidRDefault="00B274BA" w:rsidP="00B274BA">
      <w:pPr>
        <w:pStyle w:val="tabletitle"/>
      </w:pPr>
      <w:r w:rsidRPr="00883FF3">
        <w:t>Fig</w:t>
      </w:r>
      <w:r>
        <w:t>ure</w:t>
      </w:r>
      <w:r w:rsidRPr="00883FF3">
        <w:t xml:space="preserve"> </w:t>
      </w:r>
      <w:r w:rsidR="00355E40">
        <w:t>13</w:t>
      </w:r>
      <w:r>
        <w:t>:</w:t>
      </w:r>
      <w:r w:rsidRPr="00883FF3">
        <w:t xml:space="preserve"> </w:t>
      </w:r>
      <w:r>
        <w:t xml:space="preserve">LHS </w:t>
      </w:r>
      <w:r w:rsidR="00745ABD">
        <w:t xml:space="preserve">non-OAT </w:t>
      </w:r>
      <w:r>
        <w:t>Solution Space</w:t>
      </w:r>
    </w:p>
    <w:p w:rsidR="00B274BA" w:rsidRDefault="00B274BA" w:rsidP="004C6E4D">
      <w:pPr>
        <w:pStyle w:val="CELEFICNORMAL"/>
        <w:jc w:val="center"/>
        <w:rPr>
          <w:rFonts w:ascii="Times New Roman" w:hAnsi="Times New Roman"/>
          <w:lang w:val="en-US"/>
        </w:rPr>
      </w:pPr>
      <w:r>
        <w:rPr>
          <w:rFonts w:ascii="Times New Roman" w:hAnsi="Times New Roman"/>
          <w:noProof/>
          <w:lang w:val="en-US" w:eastAsia="en-US"/>
        </w:rPr>
        <w:drawing>
          <wp:inline distT="0" distB="0" distL="0" distR="0" wp14:anchorId="700CBFA2" wp14:editId="3D42A451">
            <wp:extent cx="2537895" cy="2276273"/>
            <wp:effectExtent l="0" t="0" r="0" b="0"/>
            <wp:docPr id="7" name="Picture 7" descr="C:\Projects\IPMVP\data\lhs_all\parallel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IPMVP\data\lhs_all\parallel_al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6931" cy="2284378"/>
                    </a:xfrm>
                    <a:prstGeom prst="rect">
                      <a:avLst/>
                    </a:prstGeom>
                    <a:noFill/>
                    <a:ln>
                      <a:noFill/>
                    </a:ln>
                  </pic:spPr>
                </pic:pic>
              </a:graphicData>
            </a:graphic>
          </wp:inline>
        </w:drawing>
      </w:r>
    </w:p>
    <w:p w:rsidR="005A76F8" w:rsidRDefault="005A76F8" w:rsidP="002D06C9">
      <w:pPr>
        <w:pStyle w:val="CELEFICNORMAL"/>
        <w:rPr>
          <w:rFonts w:ascii="Times New Roman" w:hAnsi="Times New Roman"/>
          <w:lang w:val="en-US"/>
        </w:rPr>
      </w:pPr>
    </w:p>
    <w:p w:rsidR="00C6473B" w:rsidRDefault="00C6473B" w:rsidP="001401C8">
      <w:pPr>
        <w:pStyle w:val="CELEFICNORMAL"/>
      </w:pPr>
      <w:r>
        <w:rPr>
          <w:rFonts w:ascii="Times New Roman" w:hAnsi="Times New Roman"/>
          <w:sz w:val="24"/>
          <w:lang w:val="en-US"/>
        </w:rPr>
        <w:t xml:space="preserve">After running the 400 samples using OS Server, an R data frame can easily be obtained by clicking the </w:t>
      </w:r>
      <w:r w:rsidRPr="00C6473B">
        <w:rPr>
          <w:rFonts w:ascii="Times New Roman" w:hAnsi="Times New Roman"/>
          <w:i/>
          <w:sz w:val="24"/>
          <w:lang w:val="en-US"/>
        </w:rPr>
        <w:t>download</w:t>
      </w:r>
      <w:r>
        <w:rPr>
          <w:rFonts w:ascii="Times New Roman" w:hAnsi="Times New Roman"/>
          <w:i/>
          <w:sz w:val="24"/>
          <w:lang w:val="en-US"/>
        </w:rPr>
        <w:t xml:space="preserve"> R data frame (R</w:t>
      </w:r>
      <w:r w:rsidRPr="00C6473B">
        <w:rPr>
          <w:rFonts w:ascii="Times New Roman" w:hAnsi="Times New Roman"/>
          <w:i/>
          <w:sz w:val="24"/>
          <w:lang w:val="en-US"/>
        </w:rPr>
        <w:t xml:space="preserve">esults) </w:t>
      </w:r>
      <w:r>
        <w:rPr>
          <w:rFonts w:ascii="Times New Roman" w:hAnsi="Times New Roman"/>
          <w:sz w:val="24"/>
          <w:lang w:val="en-US"/>
        </w:rPr>
        <w:t>button on OS</w:t>
      </w:r>
      <w:r w:rsidR="00115829">
        <w:rPr>
          <w:rFonts w:ascii="Times New Roman" w:hAnsi="Times New Roman"/>
          <w:sz w:val="24"/>
          <w:lang w:val="en-US"/>
        </w:rPr>
        <w:t xml:space="preserve"> Server as depicted in Figure 13</w:t>
      </w:r>
      <w:r>
        <w:rPr>
          <w:rFonts w:ascii="Times New Roman" w:hAnsi="Times New Roman"/>
          <w:sz w:val="24"/>
          <w:lang w:val="en-US"/>
        </w:rPr>
        <w:t xml:space="preserve">. </w:t>
      </w:r>
      <w:r w:rsidR="005A76F8">
        <w:rPr>
          <w:rFonts w:ascii="Times New Roman" w:hAnsi="Times New Roman"/>
          <w:sz w:val="24"/>
          <w:lang w:val="en-US"/>
        </w:rPr>
        <w:t xml:space="preserve">To do the linear regression, we use the </w:t>
      </w:r>
      <w:r w:rsidR="005A76F8" w:rsidRPr="005A76F8">
        <w:rPr>
          <w:rFonts w:ascii="Times New Roman" w:hAnsi="Times New Roman"/>
          <w:i/>
          <w:sz w:val="24"/>
          <w:lang w:val="en-US"/>
        </w:rPr>
        <w:t>lm</w:t>
      </w:r>
      <w:r w:rsidR="005A76F8">
        <w:rPr>
          <w:rFonts w:ascii="Times New Roman" w:hAnsi="Times New Roman"/>
          <w:sz w:val="24"/>
          <w:lang w:val="en-US"/>
        </w:rPr>
        <w:t xml:space="preserve"> function in R.</w:t>
      </w:r>
      <w:r w:rsidR="00822F3C">
        <w:rPr>
          <w:rFonts w:ascii="Times New Roman" w:hAnsi="Times New Roman"/>
          <w:sz w:val="24"/>
          <w:lang w:val="en-US"/>
        </w:rPr>
        <w:t xml:space="preserve"> The </w:t>
      </w:r>
      <w:r w:rsidR="007E3108">
        <w:rPr>
          <w:rFonts w:ascii="Times New Roman" w:hAnsi="Times New Roman"/>
          <w:sz w:val="24"/>
          <w:lang w:val="en-US"/>
        </w:rPr>
        <w:t>results of</w:t>
      </w:r>
      <w:r w:rsidR="00822F3C">
        <w:rPr>
          <w:rFonts w:ascii="Times New Roman" w:hAnsi="Times New Roman"/>
          <w:sz w:val="24"/>
          <w:lang w:val="en-US"/>
        </w:rPr>
        <w:t xml:space="preserve"> the linear regressi</w:t>
      </w:r>
      <w:r w:rsidR="007E3108">
        <w:rPr>
          <w:rFonts w:ascii="Times New Roman" w:hAnsi="Times New Roman"/>
          <w:sz w:val="24"/>
          <w:lang w:val="en-US"/>
        </w:rPr>
        <w:t>on are listed in Table</w:t>
      </w:r>
      <w:r w:rsidR="001401C8">
        <w:rPr>
          <w:rFonts w:ascii="Times New Roman" w:hAnsi="Times New Roman"/>
          <w:sz w:val="24"/>
          <w:lang w:val="en-US"/>
        </w:rPr>
        <w:t>s</w:t>
      </w:r>
      <w:r w:rsidR="007E3108">
        <w:rPr>
          <w:rFonts w:ascii="Times New Roman" w:hAnsi="Times New Roman"/>
          <w:sz w:val="24"/>
          <w:lang w:val="en-US"/>
        </w:rPr>
        <w:t xml:space="preserve"> 2</w:t>
      </w:r>
      <w:r w:rsidR="001401C8">
        <w:rPr>
          <w:rFonts w:ascii="Times New Roman" w:hAnsi="Times New Roman"/>
          <w:sz w:val="24"/>
          <w:lang w:val="en-US"/>
        </w:rPr>
        <w:t>-3</w:t>
      </w:r>
      <w:ins w:id="8" w:author="Brian Ball" w:date="2017-01-17T14:24:00Z">
        <w:r w:rsidR="00032CE2">
          <w:rPr>
            <w:rFonts w:ascii="Times New Roman" w:hAnsi="Times New Roman"/>
            <w:sz w:val="24"/>
            <w:lang w:val="en-US"/>
          </w:rPr>
          <w:t xml:space="preserve"> with the standard error being reported at a 95% confidence interval</w:t>
        </w:r>
      </w:ins>
      <w:r w:rsidR="007E3108">
        <w:rPr>
          <w:rFonts w:ascii="Times New Roman" w:hAnsi="Times New Roman"/>
          <w:sz w:val="24"/>
          <w:lang w:val="en-US"/>
        </w:rPr>
        <w:t>.</w:t>
      </w:r>
      <w:r w:rsidR="001401C8">
        <w:rPr>
          <w:rFonts w:ascii="Times New Roman" w:hAnsi="Times New Roman"/>
          <w:sz w:val="24"/>
          <w:lang w:val="en-US"/>
        </w:rPr>
        <w:t xml:space="preserve"> </w:t>
      </w:r>
      <w:r w:rsidR="00AA4D69">
        <w:rPr>
          <w:rFonts w:ascii="Times New Roman" w:hAnsi="Times New Roman"/>
          <w:sz w:val="24"/>
          <w:lang w:val="en-US"/>
        </w:rPr>
        <w:t>T</w:t>
      </w:r>
      <w:r w:rsidR="001401C8">
        <w:rPr>
          <w:rFonts w:ascii="Times New Roman" w:hAnsi="Times New Roman"/>
          <w:sz w:val="24"/>
          <w:lang w:val="en-US"/>
        </w:rPr>
        <w:t>he results of Table 3 suggest the linear regression is a good fit to the data and the sensitivities or slopes for each Variable align with the results of the previous methods.</w:t>
      </w:r>
    </w:p>
    <w:p w:rsidR="00C6473B" w:rsidRPr="00C6473B" w:rsidRDefault="00C6473B" w:rsidP="00C6473B">
      <w:pPr>
        <w:pStyle w:val="tabletitle"/>
      </w:pPr>
      <w:r w:rsidRPr="00883FF3">
        <w:lastRenderedPageBreak/>
        <w:t>Fig</w:t>
      </w:r>
      <w:r>
        <w:t>ure</w:t>
      </w:r>
      <w:r w:rsidRPr="00883FF3">
        <w:t xml:space="preserve"> </w:t>
      </w:r>
      <w:r w:rsidR="00115829">
        <w:t>13</w:t>
      </w:r>
      <w:r>
        <w:t>:</w:t>
      </w:r>
      <w:r w:rsidRPr="00883FF3">
        <w:t xml:space="preserve"> </w:t>
      </w:r>
      <w:r>
        <w:t xml:space="preserve">Download R </w:t>
      </w:r>
      <w:proofErr w:type="spellStart"/>
      <w:r>
        <w:t>dataframe</w:t>
      </w:r>
      <w:proofErr w:type="spellEnd"/>
      <w:r>
        <w:t xml:space="preserve"> from OS Server</w:t>
      </w:r>
    </w:p>
    <w:p w:rsidR="00C6473B" w:rsidRDefault="00C6473B" w:rsidP="00C6473B">
      <w:pPr>
        <w:pStyle w:val="CELEFICNORMAL"/>
        <w:jc w:val="center"/>
        <w:rPr>
          <w:rFonts w:ascii="Times New Roman" w:hAnsi="Times New Roman"/>
          <w:sz w:val="24"/>
          <w:lang w:val="en-US"/>
        </w:rPr>
      </w:pPr>
      <w:r>
        <w:rPr>
          <w:rFonts w:ascii="Times New Roman" w:hAnsi="Times New Roman"/>
          <w:noProof/>
          <w:sz w:val="24"/>
          <w:lang w:val="en-US" w:eastAsia="en-US"/>
        </w:rPr>
        <w:drawing>
          <wp:inline distT="0" distB="0" distL="0" distR="0" wp14:anchorId="63C9D12C" wp14:editId="506A8137">
            <wp:extent cx="2144413" cy="1828800"/>
            <wp:effectExtent l="0" t="0" r="8255" b="0"/>
            <wp:docPr id="9" name="Picture 9" descr="C:\Projects\IPMVP\data\lhs_all\2-21-2016 3-30-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IPMVP\data\lhs_all\2-21-2016 3-30-54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4413" cy="1828800"/>
                    </a:xfrm>
                    <a:prstGeom prst="rect">
                      <a:avLst/>
                    </a:prstGeom>
                    <a:noFill/>
                    <a:ln>
                      <a:noFill/>
                    </a:ln>
                  </pic:spPr>
                </pic:pic>
              </a:graphicData>
            </a:graphic>
          </wp:inline>
        </w:drawing>
      </w:r>
    </w:p>
    <w:p w:rsidR="007E3108" w:rsidRPr="00D62EA1" w:rsidRDefault="007E3108" w:rsidP="007E3108">
      <w:pPr>
        <w:pStyle w:val="tabletitle"/>
      </w:pPr>
      <w:r>
        <w:t>Table 2: Linear Regression Coefficients</w:t>
      </w:r>
    </w:p>
    <w:tbl>
      <w:tblPr>
        <w:tblStyle w:val="LightList-Accent3"/>
        <w:tblW w:w="0" w:type="auto"/>
        <w:jc w:val="center"/>
        <w:tblLook w:val="04A0" w:firstRow="1" w:lastRow="0" w:firstColumn="1" w:lastColumn="0" w:noHBand="0" w:noVBand="1"/>
      </w:tblPr>
      <w:tblGrid>
        <w:gridCol w:w="3128"/>
        <w:gridCol w:w="180"/>
        <w:gridCol w:w="972"/>
        <w:gridCol w:w="1570"/>
        <w:gridCol w:w="1570"/>
      </w:tblGrid>
      <w:tr w:rsidR="00032CE2" w:rsidRPr="00883FF3" w:rsidTr="00392B8C">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08" w:type="dxa"/>
            <w:gridSpan w:val="2"/>
            <w:vAlign w:val="center"/>
          </w:tcPr>
          <w:p w:rsidR="00032CE2" w:rsidRPr="00883FF3" w:rsidRDefault="00032CE2" w:rsidP="00757BD3">
            <w:pPr>
              <w:pStyle w:val="CELEFICNORMAL"/>
              <w:jc w:val="center"/>
              <w:rPr>
                <w:rFonts w:ascii="Times New Roman" w:hAnsi="Times New Roman"/>
                <w:b w:val="0"/>
                <w:bCs w:val="0"/>
                <w:lang w:val="en-US"/>
              </w:rPr>
            </w:pPr>
            <w:r>
              <w:rPr>
                <w:rFonts w:ascii="Times New Roman" w:hAnsi="Times New Roman"/>
                <w:lang w:val="en-US"/>
              </w:rPr>
              <w:t>Variable</w:t>
            </w:r>
          </w:p>
        </w:tc>
        <w:tc>
          <w:tcPr>
            <w:tcW w:w="972" w:type="dxa"/>
            <w:vAlign w:val="center"/>
          </w:tcPr>
          <w:p w:rsidR="00032CE2" w:rsidRPr="00883FF3" w:rsidRDefault="00032CE2" w:rsidP="00757BD3">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Estimate of Beta</w:t>
            </w:r>
          </w:p>
        </w:tc>
        <w:tc>
          <w:tcPr>
            <w:tcW w:w="1570" w:type="dxa"/>
          </w:tcPr>
          <w:p w:rsidR="00032CE2" w:rsidRDefault="00032CE2" w:rsidP="00757BD3">
            <w:pPr>
              <w:pStyle w:val="CELEFICNORMAL"/>
              <w:jc w:val="center"/>
              <w:cnfStyle w:val="100000000000" w:firstRow="1" w:lastRow="0" w:firstColumn="0" w:lastColumn="0" w:oddVBand="0" w:evenVBand="0" w:oddHBand="0" w:evenHBand="0" w:firstRowFirstColumn="0" w:firstRowLastColumn="0" w:lastRowFirstColumn="0" w:lastRowLastColumn="0"/>
              <w:rPr>
                <w:ins w:id="9" w:author="Brian Ball" w:date="2017-01-17T14:23:00Z"/>
                <w:rFonts w:ascii="Times New Roman" w:hAnsi="Times New Roman"/>
                <w:lang w:val="en-US"/>
              </w:rPr>
            </w:pPr>
            <w:ins w:id="10" w:author="Brian Ball" w:date="2017-01-17T14:23:00Z">
              <w:r>
                <w:rPr>
                  <w:rFonts w:ascii="Times New Roman" w:hAnsi="Times New Roman"/>
                  <w:lang w:val="en-US"/>
                </w:rPr>
                <w:t>Standard</w:t>
              </w:r>
            </w:ins>
          </w:p>
          <w:p w:rsidR="00032CE2" w:rsidRDefault="00032CE2" w:rsidP="00757BD3">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ins w:id="11" w:author="Brian Ball" w:date="2017-01-17T14:23:00Z">
              <w:r>
                <w:rPr>
                  <w:rFonts w:ascii="Times New Roman" w:hAnsi="Times New Roman"/>
                  <w:lang w:val="en-US"/>
                </w:rPr>
                <w:t>Error</w:t>
              </w:r>
            </w:ins>
          </w:p>
        </w:tc>
        <w:tc>
          <w:tcPr>
            <w:tcW w:w="1570" w:type="dxa"/>
            <w:vAlign w:val="center"/>
          </w:tcPr>
          <w:p w:rsidR="00032CE2" w:rsidRPr="00883FF3" w:rsidRDefault="00032CE2" w:rsidP="00757BD3">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proofErr w:type="spellStart"/>
            <w:r>
              <w:rPr>
                <w:rFonts w:ascii="Times New Roman" w:hAnsi="Times New Roman"/>
                <w:lang w:val="en-US"/>
              </w:rPr>
              <w:t>Pr</w:t>
            </w:r>
            <w:proofErr w:type="spellEnd"/>
            <w:r>
              <w:rPr>
                <w:rFonts w:ascii="Times New Roman" w:hAnsi="Times New Roman"/>
                <w:lang w:val="en-US"/>
              </w:rPr>
              <w:t xml:space="preserve"> value</w:t>
            </w:r>
          </w:p>
        </w:tc>
      </w:tr>
      <w:tr w:rsidR="00032CE2" w:rsidRPr="00883FF3" w:rsidTr="00392B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rsidR="00032CE2" w:rsidRPr="00883FF3" w:rsidRDefault="00032CE2" w:rsidP="00757BD3">
            <w:pPr>
              <w:pStyle w:val="CELEFICNORMAL"/>
              <w:jc w:val="center"/>
              <w:rPr>
                <w:rFonts w:ascii="Times New Roman" w:hAnsi="Times New Roman"/>
                <w:b w:val="0"/>
                <w:bCs w:val="0"/>
                <w:lang w:val="en-US"/>
              </w:rPr>
            </w:pPr>
            <w:r>
              <w:rPr>
                <w:rFonts w:ascii="Times New Roman" w:hAnsi="Times New Roman"/>
                <w:lang w:val="en-US"/>
              </w:rPr>
              <w:t>Lighting Power Reduction (W/ft</w:t>
            </w:r>
            <w:r w:rsidRPr="00450114">
              <w:rPr>
                <w:rFonts w:ascii="Times New Roman" w:hAnsi="Times New Roman"/>
                <w:vertAlign w:val="superscript"/>
                <w:lang w:val="en-US"/>
              </w:rPr>
              <w:t>2</w:t>
            </w:r>
            <w:r>
              <w:rPr>
                <w:rFonts w:ascii="Times New Roman" w:hAnsi="Times New Roman"/>
                <w:lang w:val="en-US"/>
              </w:rPr>
              <w:t>)</w:t>
            </w:r>
          </w:p>
        </w:tc>
        <w:tc>
          <w:tcPr>
            <w:tcW w:w="1152" w:type="dxa"/>
            <w:gridSpan w:val="2"/>
            <w:vAlign w:val="center"/>
          </w:tcPr>
          <w:p w:rsidR="00032CE2" w:rsidRPr="00883FF3" w:rsidRDefault="00032CE2" w:rsidP="007E3108">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113.62</w:t>
            </w:r>
          </w:p>
        </w:tc>
        <w:tc>
          <w:tcPr>
            <w:tcW w:w="1570" w:type="dxa"/>
          </w:tcPr>
          <w:p w:rsidR="00032CE2" w:rsidRDefault="00032CE2"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ins w:id="12" w:author="Brian Ball" w:date="2017-01-17T14:23:00Z">
              <w:r>
                <w:rPr>
                  <w:rFonts w:ascii="Times New Roman" w:hAnsi="Times New Roman"/>
                  <w:lang w:val="en-US"/>
                </w:rPr>
                <w:t>0.14</w:t>
              </w:r>
            </w:ins>
          </w:p>
        </w:tc>
        <w:tc>
          <w:tcPr>
            <w:tcW w:w="1570" w:type="dxa"/>
            <w:vAlign w:val="center"/>
          </w:tcPr>
          <w:p w:rsidR="00032CE2" w:rsidRPr="00883FF3" w:rsidRDefault="00032CE2"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&lt; 2e-16</w:t>
            </w:r>
          </w:p>
        </w:tc>
      </w:tr>
      <w:tr w:rsidR="00032CE2" w:rsidRPr="00883FF3" w:rsidTr="00392B8C">
        <w:trPr>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rsidR="00032CE2" w:rsidRPr="00883FF3" w:rsidRDefault="00032CE2" w:rsidP="00757BD3">
            <w:pPr>
              <w:pStyle w:val="CELEFICNORMAL"/>
              <w:jc w:val="center"/>
              <w:rPr>
                <w:rFonts w:ascii="Times New Roman" w:hAnsi="Times New Roman"/>
                <w:b w:val="0"/>
                <w:bCs w:val="0"/>
                <w:lang w:val="en-US"/>
              </w:rPr>
            </w:pPr>
            <w:r>
              <w:rPr>
                <w:rFonts w:ascii="Times New Roman" w:hAnsi="Times New Roman"/>
                <w:lang w:val="en-US"/>
              </w:rPr>
              <w:t>Window to Wall Ratio (fraction)</w:t>
            </w:r>
          </w:p>
        </w:tc>
        <w:tc>
          <w:tcPr>
            <w:tcW w:w="1152" w:type="dxa"/>
            <w:gridSpan w:val="2"/>
            <w:vAlign w:val="center"/>
          </w:tcPr>
          <w:p w:rsidR="00032CE2" w:rsidRPr="00883FF3" w:rsidRDefault="00032CE2" w:rsidP="005D6AC8">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17.07</w:t>
            </w:r>
          </w:p>
        </w:tc>
        <w:tc>
          <w:tcPr>
            <w:tcW w:w="1570" w:type="dxa"/>
          </w:tcPr>
          <w:p w:rsidR="00032CE2" w:rsidRDefault="00032CE2"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ins w:id="13" w:author="Brian Ball" w:date="2017-01-17T14:23:00Z">
              <w:r>
                <w:rPr>
                  <w:rFonts w:ascii="Times New Roman" w:hAnsi="Times New Roman"/>
                  <w:lang w:val="en-US"/>
                </w:rPr>
                <w:t>0.56</w:t>
              </w:r>
            </w:ins>
          </w:p>
        </w:tc>
        <w:tc>
          <w:tcPr>
            <w:tcW w:w="1570" w:type="dxa"/>
            <w:vAlign w:val="center"/>
          </w:tcPr>
          <w:p w:rsidR="00032CE2" w:rsidRPr="00883FF3" w:rsidRDefault="00032CE2"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&lt; 2e-16</w:t>
            </w:r>
          </w:p>
        </w:tc>
      </w:tr>
      <w:tr w:rsidR="00032CE2" w:rsidRPr="00883FF3" w:rsidTr="00392B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rsidR="00032CE2" w:rsidRPr="00883FF3" w:rsidRDefault="00032CE2" w:rsidP="00757BD3">
            <w:pPr>
              <w:pStyle w:val="CELEFICNORMAL"/>
              <w:jc w:val="center"/>
              <w:rPr>
                <w:rFonts w:ascii="Times New Roman" w:hAnsi="Times New Roman"/>
                <w:b w:val="0"/>
                <w:bCs w:val="0"/>
                <w:lang w:val="en-US"/>
              </w:rPr>
            </w:pPr>
            <w:r>
              <w:rPr>
                <w:rFonts w:ascii="Times New Roman" w:hAnsi="Times New Roman"/>
                <w:lang w:val="en-US"/>
              </w:rPr>
              <w:t>Space Infiltration (% change)</w:t>
            </w:r>
          </w:p>
        </w:tc>
        <w:tc>
          <w:tcPr>
            <w:tcW w:w="1152" w:type="dxa"/>
            <w:gridSpan w:val="2"/>
            <w:vAlign w:val="center"/>
          </w:tcPr>
          <w:p w:rsidR="00032CE2" w:rsidRPr="00450114" w:rsidRDefault="00032CE2"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lang w:val="en-US"/>
              </w:rPr>
            </w:pPr>
            <w:r>
              <w:rPr>
                <w:rFonts w:ascii="Times New Roman" w:hAnsi="Times New Roman"/>
                <w:lang w:val="en-US"/>
              </w:rPr>
              <w:t>-0.003</w:t>
            </w:r>
          </w:p>
        </w:tc>
        <w:tc>
          <w:tcPr>
            <w:tcW w:w="1570" w:type="dxa"/>
          </w:tcPr>
          <w:p w:rsidR="00032CE2" w:rsidRDefault="00032CE2"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ins w:id="14" w:author="Brian Ball" w:date="2017-01-17T14:23:00Z">
              <w:r>
                <w:rPr>
                  <w:rFonts w:ascii="Times New Roman" w:hAnsi="Times New Roman"/>
                  <w:lang w:val="en-US"/>
                </w:rPr>
                <w:t>0.002</w:t>
              </w:r>
            </w:ins>
          </w:p>
        </w:tc>
        <w:tc>
          <w:tcPr>
            <w:tcW w:w="1570" w:type="dxa"/>
            <w:vAlign w:val="center"/>
          </w:tcPr>
          <w:p w:rsidR="00032CE2" w:rsidRPr="00450114" w:rsidRDefault="00032CE2"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lang w:val="en-US"/>
              </w:rPr>
            </w:pPr>
            <w:r>
              <w:rPr>
                <w:rFonts w:ascii="Times New Roman" w:hAnsi="Times New Roman"/>
                <w:lang w:val="en-US"/>
              </w:rPr>
              <w:t>0.0372</w:t>
            </w:r>
          </w:p>
        </w:tc>
      </w:tr>
      <w:tr w:rsidR="00032CE2" w:rsidRPr="00883FF3" w:rsidTr="00392B8C">
        <w:trPr>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rsidR="00032CE2" w:rsidRDefault="00032CE2" w:rsidP="00757BD3">
            <w:pPr>
              <w:pStyle w:val="CELEFICNORMAL"/>
              <w:jc w:val="center"/>
              <w:rPr>
                <w:rFonts w:ascii="Times New Roman" w:hAnsi="Times New Roman"/>
                <w:lang w:val="en-US"/>
              </w:rPr>
            </w:pPr>
            <w:r>
              <w:rPr>
                <w:rFonts w:ascii="Times New Roman" w:hAnsi="Times New Roman"/>
                <w:lang w:val="en-US"/>
              </w:rPr>
              <w:t>(intercept)</w:t>
            </w:r>
          </w:p>
        </w:tc>
        <w:tc>
          <w:tcPr>
            <w:tcW w:w="1152" w:type="dxa"/>
            <w:gridSpan w:val="2"/>
            <w:vAlign w:val="center"/>
          </w:tcPr>
          <w:p w:rsidR="00032CE2" w:rsidRDefault="00032CE2" w:rsidP="005D6AC8">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206.67</w:t>
            </w:r>
          </w:p>
        </w:tc>
        <w:tc>
          <w:tcPr>
            <w:tcW w:w="1570" w:type="dxa"/>
          </w:tcPr>
          <w:p w:rsidR="00032CE2" w:rsidRDefault="00032CE2"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ins w:id="15" w:author="Brian Ball" w:date="2017-01-17T14:23:00Z">
              <w:r>
                <w:rPr>
                  <w:rFonts w:ascii="Times New Roman" w:hAnsi="Times New Roman"/>
                  <w:lang w:val="en-US"/>
                </w:rPr>
                <w:t>0.19</w:t>
              </w:r>
            </w:ins>
          </w:p>
        </w:tc>
        <w:tc>
          <w:tcPr>
            <w:tcW w:w="1570" w:type="dxa"/>
            <w:vAlign w:val="center"/>
          </w:tcPr>
          <w:p w:rsidR="00032CE2" w:rsidRDefault="00032CE2"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&lt; 2e-16</w:t>
            </w:r>
          </w:p>
        </w:tc>
      </w:tr>
    </w:tbl>
    <w:p w:rsidR="007E3108" w:rsidRDefault="007E3108" w:rsidP="00C6473B">
      <w:pPr>
        <w:pStyle w:val="CELEFICNORMAL"/>
        <w:jc w:val="center"/>
        <w:rPr>
          <w:rFonts w:ascii="Times New Roman" w:hAnsi="Times New Roman"/>
          <w:sz w:val="24"/>
          <w:lang w:val="en-US"/>
        </w:rPr>
      </w:pPr>
    </w:p>
    <w:p w:rsidR="007E3108" w:rsidRPr="00D62EA1" w:rsidRDefault="007E3108" w:rsidP="007E3108">
      <w:pPr>
        <w:pStyle w:val="tabletitle"/>
      </w:pPr>
      <w:r>
        <w:t>Table 3: Linear Regression Characteristics</w:t>
      </w:r>
    </w:p>
    <w:tbl>
      <w:tblPr>
        <w:tblStyle w:val="LightList-Accent3"/>
        <w:tblW w:w="0" w:type="auto"/>
        <w:jc w:val="center"/>
        <w:tblLook w:val="0480" w:firstRow="0" w:lastRow="0" w:firstColumn="1" w:lastColumn="0" w:noHBand="0" w:noVBand="1"/>
      </w:tblPr>
      <w:tblGrid>
        <w:gridCol w:w="3128"/>
        <w:gridCol w:w="180"/>
        <w:gridCol w:w="972"/>
      </w:tblGrid>
      <w:tr w:rsidR="007E3108" w:rsidRPr="00883FF3" w:rsidTr="007E3108">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08" w:type="dxa"/>
            <w:gridSpan w:val="2"/>
            <w:vAlign w:val="center"/>
          </w:tcPr>
          <w:p w:rsidR="007E3108" w:rsidRPr="00307508" w:rsidRDefault="00307508" w:rsidP="00757BD3">
            <w:pPr>
              <w:pStyle w:val="CELEFICNORMAL"/>
              <w:jc w:val="center"/>
              <w:rPr>
                <w:rFonts w:ascii="Times New Roman" w:hAnsi="Times New Roman"/>
                <w:bCs w:val="0"/>
                <w:lang w:val="en-US"/>
              </w:rPr>
            </w:pPr>
            <w:r w:rsidRPr="00307508">
              <w:rPr>
                <w:rFonts w:ascii="Times New Roman" w:hAnsi="Times New Roman"/>
                <w:bCs w:val="0"/>
                <w:lang w:val="en-US"/>
              </w:rPr>
              <w:t>R-squared Value</w:t>
            </w:r>
          </w:p>
        </w:tc>
        <w:tc>
          <w:tcPr>
            <w:tcW w:w="972" w:type="dxa"/>
            <w:vAlign w:val="center"/>
          </w:tcPr>
          <w:p w:rsidR="007E3108" w:rsidRPr="00883FF3" w:rsidRDefault="00307508"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0.9994</w:t>
            </w:r>
          </w:p>
        </w:tc>
      </w:tr>
      <w:tr w:rsidR="007E3108" w:rsidRPr="00883FF3" w:rsidTr="007E3108">
        <w:trPr>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rsidR="007E3108" w:rsidRPr="00883FF3" w:rsidRDefault="00307508" w:rsidP="00757BD3">
            <w:pPr>
              <w:pStyle w:val="CELEFICNORMAL"/>
              <w:jc w:val="center"/>
              <w:rPr>
                <w:rFonts w:ascii="Times New Roman" w:hAnsi="Times New Roman"/>
                <w:b w:val="0"/>
                <w:bCs w:val="0"/>
                <w:lang w:val="en-US"/>
              </w:rPr>
            </w:pPr>
            <w:r>
              <w:rPr>
                <w:rFonts w:ascii="Times New Roman" w:hAnsi="Times New Roman"/>
                <w:lang w:val="en-US"/>
              </w:rPr>
              <w:t>p-value</w:t>
            </w:r>
          </w:p>
        </w:tc>
        <w:tc>
          <w:tcPr>
            <w:tcW w:w="1152" w:type="dxa"/>
            <w:gridSpan w:val="2"/>
            <w:vAlign w:val="center"/>
          </w:tcPr>
          <w:p w:rsidR="007E3108" w:rsidRPr="00883FF3" w:rsidRDefault="00307508"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&lt; 2.2e-16</w:t>
            </w:r>
          </w:p>
        </w:tc>
      </w:tr>
    </w:tbl>
    <w:p w:rsidR="007E3108" w:rsidRDefault="007E3108" w:rsidP="00E550CC">
      <w:pPr>
        <w:pStyle w:val="CELEFICNORMAL"/>
        <w:jc w:val="left"/>
        <w:rPr>
          <w:rFonts w:ascii="Times New Roman" w:hAnsi="Times New Roman"/>
          <w:sz w:val="24"/>
          <w:lang w:val="en-US"/>
        </w:rPr>
      </w:pPr>
    </w:p>
    <w:p w:rsidR="00E550CC" w:rsidRDefault="00E550CC" w:rsidP="00E550CC">
      <w:pPr>
        <w:pStyle w:val="CELEFICNORMAL"/>
        <w:jc w:val="left"/>
        <w:rPr>
          <w:rFonts w:ascii="Times New Roman" w:hAnsi="Times New Roman"/>
          <w:sz w:val="24"/>
          <w:lang w:val="en-US"/>
        </w:rPr>
      </w:pPr>
      <w:r>
        <w:rPr>
          <w:rFonts w:ascii="Times New Roman" w:hAnsi="Times New Roman"/>
          <w:sz w:val="24"/>
          <w:lang w:val="en-US"/>
        </w:rPr>
        <w:t>The final equation for the regression, using rounded values from Table 2, is as follows:</w:t>
      </w:r>
    </w:p>
    <w:p w:rsidR="00E550CC" w:rsidRPr="00883FF3" w:rsidRDefault="00E550CC" w:rsidP="00E550CC">
      <w:pPr>
        <w:pStyle w:val="CELEFICNORMAL"/>
        <w:rPr>
          <w:rFonts w:ascii="Times New Roman" w:hAnsi="Times New Roman"/>
          <w:lang w:val="en-US"/>
        </w:rPr>
      </w:pPr>
      <w:r w:rsidRPr="00883FF3">
        <w:rPr>
          <w:rFonts w:ascii="Times New Roman" w:hAnsi="Times New Roman"/>
          <w:u w:val="single"/>
          <w:lang w:val="en-US"/>
        </w:rPr>
        <w:t>Equation:</w:t>
      </w:r>
      <w:r w:rsidRPr="00883FF3">
        <w:rPr>
          <w:rFonts w:ascii="Times New Roman" w:hAnsi="Times New Roman"/>
          <w:lang w:val="en-US"/>
        </w:rPr>
        <w:br/>
      </w:r>
      <m:oMathPara>
        <m:oMath>
          <m:r>
            <w:rPr>
              <w:rFonts w:ascii="Cambria Math" w:hAnsi="Cambria Math"/>
              <w:lang w:val="en-US"/>
            </w:rPr>
            <m:t>Electric EUI</m:t>
          </m:r>
          <m:r>
            <w:rPr>
              <w:rFonts w:ascii="Cambria Math" w:hAnsi="Times New Roman"/>
              <w:lang w:val="en-US"/>
            </w:rPr>
            <m:t>=206.68</m:t>
          </m:r>
          <m:r>
            <w:rPr>
              <w:rFonts w:ascii="Cambria Math" w:hAnsi="Times New Roman"/>
              <w:lang w:val="en-US"/>
            </w:rPr>
            <m:t>-</m:t>
          </m:r>
          <m:r>
            <w:rPr>
              <w:rFonts w:ascii="Cambria Math" w:hAnsi="Times New Roman"/>
              <w:lang w:val="en-US"/>
            </w:rPr>
            <m:t>0.004</m:t>
          </m:r>
          <m:r>
            <w:rPr>
              <w:rFonts w:ascii="Cambria Math" w:hAnsi="Cambria Math"/>
              <w:lang w:val="en-US"/>
            </w:rPr>
            <m:t>∙Space Infiltration</m:t>
          </m:r>
          <m:r>
            <w:rPr>
              <w:rFonts w:ascii="Cambria Math" w:hAnsi="Times New Roman"/>
              <w:lang w:val="en-US"/>
            </w:rPr>
            <m:t>+113.621</m:t>
          </m:r>
          <m:r>
            <w:rPr>
              <w:rFonts w:ascii="Cambria Math" w:hAnsi="Cambria Math"/>
              <w:lang w:val="en-US"/>
            </w:rPr>
            <m:t>∙LPD</m:t>
          </m:r>
          <m:r>
            <w:rPr>
              <w:rFonts w:ascii="Cambria Math" w:hAnsi="Times New Roman"/>
              <w:lang w:val="en-US"/>
            </w:rPr>
            <m:t>+17.0796</m:t>
          </m:r>
          <m:r>
            <w:rPr>
              <w:rFonts w:ascii="Cambria Math" w:hAnsi="Cambria Math"/>
              <w:lang w:val="en-US"/>
            </w:rPr>
            <m:t>∙WWR</m:t>
          </m:r>
          <m:r>
            <m:rPr>
              <m:sty m:val="p"/>
            </m:rPr>
            <w:rPr>
              <w:rStyle w:val="CommentReference"/>
              <w:rFonts w:ascii="Times New Roman" w:hAnsi="Times New Roman"/>
              <w:lang w:val="en-US"/>
            </w:rPr>
            <w:commentReference w:id="16"/>
          </m:r>
          <m:r>
            <m:rPr>
              <m:sty m:val="p"/>
            </m:rPr>
            <w:rPr>
              <w:rStyle w:val="CommentReference"/>
              <w:rFonts w:ascii="Times New Roman" w:hAnsi="Times New Roman"/>
              <w:lang w:val="en-US"/>
            </w:rPr>
            <w:commentReference w:id="17"/>
          </m:r>
          <m:r>
            <w:rPr>
              <w:rFonts w:ascii="Cambria Math" w:hAnsi="Times New Roman"/>
              <w:lang w:val="en-US"/>
            </w:rPr>
            <m:t xml:space="preserve"> </m:t>
          </m:r>
        </m:oMath>
      </m:oMathPara>
    </w:p>
    <w:p w:rsidR="00E550CC" w:rsidRPr="005A76F8" w:rsidRDefault="00E550CC" w:rsidP="00E550CC">
      <w:pPr>
        <w:pStyle w:val="CELEFICNORMAL"/>
        <w:jc w:val="left"/>
        <w:rPr>
          <w:rFonts w:ascii="Times New Roman" w:hAnsi="Times New Roman"/>
          <w:sz w:val="24"/>
          <w:lang w:val="en-US"/>
        </w:rPr>
      </w:pPr>
    </w:p>
    <w:sectPr w:rsidR="00E550CC" w:rsidRPr="005A76F8" w:rsidSect="00597842">
      <w:headerReference w:type="default" r:id="rId23"/>
      <w:footerReference w:type="default" r:id="rId24"/>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Brian Ball" w:date="2017-05-24T09:41:00Z" w:initials="BLB">
    <w:p w:rsidR="00834979" w:rsidRDefault="00834979">
      <w:pPr>
        <w:pStyle w:val="CommentText"/>
      </w:pPr>
      <w:r>
        <w:rPr>
          <w:rStyle w:val="CommentReference"/>
        </w:rPr>
        <w:annotationRef/>
      </w:r>
      <w:proofErr w:type="gramStart"/>
      <w:r>
        <w:t>change</w:t>
      </w:r>
      <w:proofErr w:type="gramEnd"/>
    </w:p>
  </w:comment>
  <w:comment w:id="2" w:author="NREL" w:date="2017-05-24T14:23:00Z" w:initials="N">
    <w:p w:rsidR="00FE0670" w:rsidRDefault="00FE0670" w:rsidP="00FE0670">
      <w:pPr>
        <w:pStyle w:val="CommentText"/>
      </w:pPr>
      <w:r>
        <w:rPr>
          <w:rStyle w:val="CommentReference"/>
        </w:rPr>
        <w:annotationRef/>
      </w:r>
      <w:r>
        <w:t xml:space="preserve">Can we provide a site to download the code used for this analysis?  We could use the NREL </w:t>
      </w:r>
      <w:proofErr w:type="spellStart"/>
      <w:r>
        <w:t>Git</w:t>
      </w:r>
      <w:proofErr w:type="spellEnd"/>
      <w:r>
        <w:t xml:space="preserve"> site: </w:t>
      </w:r>
      <w:r w:rsidRPr="00C416FA">
        <w:t>https://github.com/NREL/IPMVP/tree/master/supporting_files</w:t>
      </w:r>
    </w:p>
  </w:comment>
  <w:comment w:id="3" w:author="NREL" w:date="2016-02-21T11:06:00Z" w:initials="N">
    <w:p w:rsidR="00CD4BE2" w:rsidRDefault="00CD4BE2">
      <w:pPr>
        <w:pStyle w:val="CommentText"/>
      </w:pPr>
      <w:r>
        <w:rPr>
          <w:rStyle w:val="CommentReference"/>
        </w:rPr>
        <w:annotationRef/>
      </w:r>
      <w:r>
        <w:t>Link to spreadsheet</w:t>
      </w:r>
    </w:p>
  </w:comment>
  <w:comment w:id="6" w:author="M. Sami Khawaja" w:date="2016-04-24T21:08:00Z" w:initials="MSK">
    <w:p w:rsidR="008B4BA3" w:rsidRDefault="008B4BA3">
      <w:pPr>
        <w:pStyle w:val="CommentText"/>
      </w:pPr>
      <w:r>
        <w:rPr>
          <w:rStyle w:val="CommentReference"/>
        </w:rPr>
        <w:annotationRef/>
      </w:r>
      <w:r>
        <w:t>What is EE?</w:t>
      </w:r>
    </w:p>
  </w:comment>
  <w:comment w:id="5" w:author="Brian Ball" w:date="2017-01-16T09:42:00Z" w:initials="BLB">
    <w:p w:rsidR="006E3525" w:rsidRDefault="006E3525">
      <w:pPr>
        <w:pStyle w:val="CommentText"/>
      </w:pPr>
      <w:r>
        <w:rPr>
          <w:rStyle w:val="CommentReference"/>
        </w:rPr>
        <w:annotationRef/>
      </w:r>
      <w:r>
        <w:t>Elementary effect, defined above.  I chose not to put in the mathematical equation since its just a finite difference calculation but we can if you want.</w:t>
      </w:r>
    </w:p>
  </w:comment>
  <w:comment w:id="7" w:author="M. Sami Khawaja" w:date="2016-04-24T21:14:00Z" w:initials="MSK">
    <w:p w:rsidR="008B4BA3" w:rsidRDefault="008B4BA3">
      <w:pPr>
        <w:pStyle w:val="CommentText"/>
      </w:pPr>
      <w:r>
        <w:rPr>
          <w:rStyle w:val="CommentReference"/>
        </w:rPr>
        <w:annotationRef/>
      </w:r>
      <w:r>
        <w:t>This needs additional clarification. Maybe on Wed</w:t>
      </w:r>
    </w:p>
  </w:comment>
  <w:comment w:id="16" w:author="M. Sami Khawaja" w:date="2016-02-27T10:38:00Z" w:initials="MSK">
    <w:p w:rsidR="00CD4BE2" w:rsidRDefault="00CD4BE2">
      <w:pPr>
        <w:pStyle w:val="CommentText"/>
      </w:pPr>
      <w:r>
        <w:rPr>
          <w:rStyle w:val="CommentReference"/>
        </w:rPr>
        <w:annotationRef/>
      </w:r>
      <w:r>
        <w:t>Confidence intervals? Precision?</w:t>
      </w:r>
    </w:p>
    <w:p w:rsidR="00AA4D69" w:rsidRDefault="00AA4D69">
      <w:pPr>
        <w:pStyle w:val="CommentText"/>
      </w:pPr>
    </w:p>
    <w:p w:rsidR="00AA4D69" w:rsidRDefault="00AA4D69">
      <w:pPr>
        <w:pStyle w:val="CommentText"/>
      </w:pPr>
      <w:r>
        <w:t xml:space="preserve">Cliff hanger. We need precision values. </w:t>
      </w:r>
    </w:p>
  </w:comment>
  <w:comment w:id="17" w:author="Brian Ball" w:date="2017-01-17T14:26:00Z" w:initials="BLB">
    <w:p w:rsidR="00032CE2" w:rsidRDefault="00032CE2">
      <w:pPr>
        <w:pStyle w:val="CommentText"/>
      </w:pPr>
      <w:r>
        <w:rPr>
          <w:rStyle w:val="CommentReference"/>
        </w:rPr>
        <w:annotationRef/>
      </w:r>
      <w:r>
        <w:t>I added in the standard error from the lm fit which was computed at a 95% confidence interval.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4978" w:rsidRDefault="00954978" w:rsidP="00597842">
      <w:r>
        <w:separator/>
      </w:r>
    </w:p>
  </w:endnote>
  <w:endnote w:type="continuationSeparator" w:id="0">
    <w:p w:rsidR="00954978" w:rsidRDefault="00954978" w:rsidP="0059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Dsignes Light">
    <w:panose1 w:val="00000000000000000000"/>
    <w:charset w:val="00"/>
    <w:family w:val="modern"/>
    <w:notTrueType/>
    <w:pitch w:val="variable"/>
    <w:sig w:usb0="800000AF" w:usb1="4000004A"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0395305"/>
      <w:docPartObj>
        <w:docPartGallery w:val="Page Numbers (Top of Page)"/>
        <w:docPartUnique/>
      </w:docPartObj>
    </w:sdtPr>
    <w:sdtEndPr/>
    <w:sdtContent>
      <w:p w:rsidR="00CD4BE2" w:rsidRDefault="00CD4BE2" w:rsidP="00597842">
        <w:r>
          <w:t xml:space="preserve">Page </w:t>
        </w:r>
        <w:r>
          <w:fldChar w:fldCharType="begin"/>
        </w:r>
        <w:r>
          <w:instrText xml:space="preserve"> PAGE </w:instrText>
        </w:r>
        <w:r>
          <w:fldChar w:fldCharType="separate"/>
        </w:r>
        <w:r w:rsidR="00923BB0">
          <w:rPr>
            <w:noProof/>
          </w:rPr>
          <w:t>2</w:t>
        </w:r>
        <w:r>
          <w:rPr>
            <w:noProof/>
          </w:rPr>
          <w:fldChar w:fldCharType="end"/>
        </w:r>
        <w:r>
          <w:t xml:space="preserve"> of </w:t>
        </w:r>
        <w:r>
          <w:fldChar w:fldCharType="begin"/>
        </w:r>
        <w:r>
          <w:instrText xml:space="preserve"> NUMPAGES  </w:instrText>
        </w:r>
        <w:r>
          <w:fldChar w:fldCharType="separate"/>
        </w:r>
        <w:r w:rsidR="00923BB0">
          <w:rPr>
            <w:noProof/>
          </w:rPr>
          <w:t>10</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4978" w:rsidRDefault="00954978" w:rsidP="00597842">
      <w:r>
        <w:separator/>
      </w:r>
    </w:p>
  </w:footnote>
  <w:footnote w:type="continuationSeparator" w:id="0">
    <w:p w:rsidR="00954978" w:rsidRDefault="00954978" w:rsidP="00597842">
      <w:r>
        <w:continuationSeparator/>
      </w:r>
    </w:p>
  </w:footnote>
  <w:footnote w:id="1">
    <w:p w:rsidR="00CD4BE2" w:rsidRDefault="00CD4BE2">
      <w:pPr>
        <w:pStyle w:val="FootnoteText"/>
      </w:pPr>
      <w:r>
        <w:rPr>
          <w:rStyle w:val="FootnoteReference"/>
        </w:rPr>
        <w:footnoteRef/>
      </w:r>
      <w:r>
        <w:t xml:space="preserve"> https://www.OpenStudio.net</w:t>
      </w:r>
    </w:p>
  </w:footnote>
  <w:footnote w:id="2">
    <w:p w:rsidR="00CD4BE2" w:rsidRDefault="00CD4BE2">
      <w:pPr>
        <w:pStyle w:val="FootnoteText"/>
      </w:pPr>
      <w:r>
        <w:rPr>
          <w:rStyle w:val="FootnoteReference"/>
        </w:rPr>
        <w:footnoteRef/>
      </w:r>
      <w:r>
        <w:t xml:space="preserve"> </w:t>
      </w:r>
      <w:r w:rsidRPr="00473679">
        <w:t>http://nrel.github.io/OpenStudio-user-documentation/getting_started/about_measures/</w:t>
      </w:r>
    </w:p>
  </w:footnote>
  <w:footnote w:id="3">
    <w:p w:rsidR="00CD4BE2" w:rsidRDefault="00CD4BE2">
      <w:pPr>
        <w:pStyle w:val="FootnoteText"/>
      </w:pPr>
      <w:r>
        <w:rPr>
          <w:rStyle w:val="FootnoteReference"/>
        </w:rPr>
        <w:footnoteRef/>
      </w:r>
      <w:r>
        <w:t xml:space="preserve"> </w:t>
      </w:r>
      <w:r w:rsidRPr="00463B2F">
        <w:t>https://www.energycodes.gov/commercial-prototype-building-models</w:t>
      </w:r>
    </w:p>
  </w:footnote>
  <w:footnote w:id="4">
    <w:p w:rsidR="00CD4BE2" w:rsidRDefault="00CD4BE2">
      <w:pPr>
        <w:pStyle w:val="FootnoteText"/>
      </w:pPr>
      <w:r>
        <w:rPr>
          <w:rStyle w:val="FootnoteReference"/>
        </w:rPr>
        <w:footnoteRef/>
      </w:r>
      <w:r>
        <w:t xml:space="preserve"> </w:t>
      </w:r>
      <w:r w:rsidR="006E3525" w:rsidRPr="006E3525">
        <w:t>https://github.com/NREL/openstudio-standards</w:t>
      </w:r>
    </w:p>
  </w:footnote>
  <w:footnote w:id="5">
    <w:p w:rsidR="002D607B" w:rsidRDefault="002D607B" w:rsidP="002D607B">
      <w:pPr>
        <w:pStyle w:val="FootnoteText"/>
      </w:pPr>
      <w:r>
        <w:rPr>
          <w:rStyle w:val="FootnoteReference"/>
        </w:rPr>
        <w:footnoteRef/>
      </w:r>
      <w:r>
        <w:t xml:space="preserve"> </w:t>
      </w:r>
      <w:r w:rsidRPr="002D607B">
        <w:t>http://nrel.github.io/OpenStudio-user-documentation/reference/parametric_analysis_tool_2</w:t>
      </w:r>
    </w:p>
  </w:footnote>
  <w:footnote w:id="6">
    <w:p w:rsidR="00CD4BE2" w:rsidRDefault="00CD4BE2">
      <w:pPr>
        <w:pStyle w:val="FootnoteText"/>
      </w:pPr>
      <w:r>
        <w:rPr>
          <w:rStyle w:val="FootnoteReference"/>
        </w:rPr>
        <w:footnoteRef/>
      </w:r>
      <w:r>
        <w:t xml:space="preserve"> </w:t>
      </w:r>
      <w:r w:rsidRPr="00871641">
        <w:t>https://github.com/NREL/OpenStudio-server</w:t>
      </w:r>
    </w:p>
  </w:footnote>
  <w:footnote w:id="7">
    <w:p w:rsidR="00CD4BE2" w:rsidRDefault="00CD4BE2" w:rsidP="000073E6">
      <w:pPr>
        <w:pStyle w:val="FootnoteText"/>
      </w:pPr>
      <w:r>
        <w:rPr>
          <w:rStyle w:val="FootnoteReference"/>
        </w:rPr>
        <w:footnoteRef/>
      </w:r>
      <w:r>
        <w:t xml:space="preserve"> M. </w:t>
      </w:r>
      <w:proofErr w:type="spellStart"/>
      <w:r>
        <w:t>Mckay</w:t>
      </w:r>
      <w:proofErr w:type="spellEnd"/>
      <w:r>
        <w:t xml:space="preserve">, R. Beckman and W. Conover, “A comparison of three methods for selecting values of input variables in the analysis of output from a computer code,” </w:t>
      </w:r>
      <w:proofErr w:type="spellStart"/>
      <w:r>
        <w:t>Technometrics</w:t>
      </w:r>
      <w:proofErr w:type="spellEnd"/>
      <w:r>
        <w:t>, vol. 21, no. 2, pp. 239-245, May. 1979</w:t>
      </w:r>
    </w:p>
  </w:footnote>
  <w:footnote w:id="8">
    <w:p w:rsidR="00CD4BE2" w:rsidRDefault="00CD4BE2">
      <w:pPr>
        <w:pStyle w:val="FootnoteText"/>
      </w:pPr>
      <w:r>
        <w:rPr>
          <w:rStyle w:val="FootnoteReference"/>
        </w:rPr>
        <w:footnoteRef/>
      </w:r>
      <w:r>
        <w:t xml:space="preserve"> </w:t>
      </w:r>
      <w:r w:rsidRPr="008C4097">
        <w:t>https://github.com/NREL/OpenStudio-analysis-spreadsheet/tree/develop/documentation</w:t>
      </w:r>
    </w:p>
  </w:footnote>
  <w:footnote w:id="9">
    <w:p w:rsidR="00CD4BE2" w:rsidRDefault="00CD4BE2">
      <w:pPr>
        <w:pStyle w:val="FootnoteText"/>
      </w:pPr>
      <w:r>
        <w:rPr>
          <w:rStyle w:val="FootnoteReference"/>
        </w:rPr>
        <w:footnoteRef/>
      </w:r>
      <w:r>
        <w:t xml:space="preserve"> </w:t>
      </w:r>
      <w:r w:rsidRPr="00D34E9A">
        <w:t xml:space="preserve">Morris, M.D. (1991). "Factorial Sampling Plans for Preliminary Computational Experiments" (PDF). </w:t>
      </w:r>
      <w:proofErr w:type="spellStart"/>
      <w:r w:rsidRPr="00D34E9A">
        <w:t>Technometrics</w:t>
      </w:r>
      <w:proofErr w:type="spellEnd"/>
      <w:r w:rsidRPr="00D34E9A">
        <w:t xml:space="preserve"> 3</w:t>
      </w:r>
      <w:r>
        <w:t>3: 161–174.</w:t>
      </w:r>
    </w:p>
  </w:footnote>
  <w:footnote w:id="10">
    <w:p w:rsidR="00CD4BE2" w:rsidRDefault="00CD4BE2" w:rsidP="00D456CD">
      <w:pPr>
        <w:pStyle w:val="FootnoteText"/>
      </w:pPr>
      <w:r>
        <w:rPr>
          <w:rStyle w:val="FootnoteReference"/>
        </w:rPr>
        <w:footnoteRef/>
      </w:r>
      <w:r>
        <w:t xml:space="preserve"> F. </w:t>
      </w:r>
      <w:proofErr w:type="spellStart"/>
      <w:r>
        <w:t>Campolongo</w:t>
      </w:r>
      <w:proofErr w:type="spellEnd"/>
      <w:r>
        <w:t xml:space="preserve">, J. </w:t>
      </w:r>
      <w:proofErr w:type="spellStart"/>
      <w:r>
        <w:t>Cariboni</w:t>
      </w:r>
      <w:proofErr w:type="spellEnd"/>
      <w:r>
        <w:t xml:space="preserve"> and A. </w:t>
      </w:r>
      <w:proofErr w:type="spellStart"/>
      <w:r>
        <w:t>Saltelli</w:t>
      </w:r>
      <w:proofErr w:type="spellEnd"/>
      <w:r>
        <w:t>, 2007, An effective screening design for sensitivity,</w:t>
      </w:r>
    </w:p>
    <w:p w:rsidR="00CD4BE2" w:rsidRDefault="00CD4BE2" w:rsidP="00D456CD">
      <w:pPr>
        <w:pStyle w:val="FootnoteText"/>
      </w:pPr>
      <w:r>
        <w:t>Environmental Modelling \&amp; Software, 22, 1509–1518.</w:t>
      </w:r>
    </w:p>
  </w:footnote>
  <w:footnote w:id="11">
    <w:p w:rsidR="00CD4BE2" w:rsidRDefault="00CD4BE2" w:rsidP="00D456CD">
      <w:pPr>
        <w:pStyle w:val="FootnoteText"/>
      </w:pPr>
      <w:r>
        <w:rPr>
          <w:rStyle w:val="FootnoteReference"/>
        </w:rPr>
        <w:footnoteRef/>
      </w:r>
      <w:r>
        <w:t xml:space="preserve"> G. </w:t>
      </w:r>
      <w:proofErr w:type="spellStart"/>
      <w:r>
        <w:t>Pujol</w:t>
      </w:r>
      <w:proofErr w:type="spellEnd"/>
      <w:r>
        <w:t xml:space="preserve">, 2009, Simplex-based screening designs for estimating </w:t>
      </w:r>
      <w:proofErr w:type="spellStart"/>
      <w:r>
        <w:t>metamodels</w:t>
      </w:r>
      <w:proofErr w:type="spellEnd"/>
      <w:r>
        <w:t>, Reliability Engineering and System Safety 94, 1156–1160.</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4BE2" w:rsidRPr="00597842" w:rsidRDefault="00CD4BE2">
    <w:pPr>
      <w:pStyle w:val="Header"/>
    </w:pPr>
    <w:r>
      <w:t>OPTION D</w:t>
    </w:r>
    <w:r w:rsidRPr="00597842">
      <w:t xml:space="preserve">. </w:t>
    </w:r>
    <w:r>
      <w:t>SENSI</w:t>
    </w:r>
    <w:r w:rsidRPr="00597842">
      <w:t>T</w:t>
    </w:r>
    <w:r>
      <w:t>IVITY</w:t>
    </w:r>
    <w:r w:rsidRPr="00597842">
      <w:t xml:space="preserve"> ANALYSIS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2F0475C"/>
    <w:lvl w:ilvl="0">
      <w:start w:val="1"/>
      <w:numFmt w:val="decimal"/>
      <w:pStyle w:val="ListNumber5"/>
      <w:lvlText w:val="%1."/>
      <w:lvlJc w:val="left"/>
      <w:pPr>
        <w:tabs>
          <w:tab w:val="num" w:pos="1492"/>
        </w:tabs>
        <w:ind w:left="1492" w:hanging="360"/>
      </w:pPr>
      <w:rPr>
        <w:rFonts w:cs="Times New Roman"/>
      </w:rPr>
    </w:lvl>
  </w:abstractNum>
  <w:abstractNum w:abstractNumId="1">
    <w:nsid w:val="FFFFFF7D"/>
    <w:multiLevelType w:val="singleLevel"/>
    <w:tmpl w:val="C9F2C848"/>
    <w:lvl w:ilvl="0">
      <w:start w:val="1"/>
      <w:numFmt w:val="decimal"/>
      <w:pStyle w:val="ListNumber4"/>
      <w:lvlText w:val="%1."/>
      <w:lvlJc w:val="left"/>
      <w:pPr>
        <w:tabs>
          <w:tab w:val="num" w:pos="1209"/>
        </w:tabs>
        <w:ind w:left="1209" w:hanging="360"/>
      </w:pPr>
      <w:rPr>
        <w:rFonts w:cs="Times New Roman"/>
      </w:rPr>
    </w:lvl>
  </w:abstractNum>
  <w:abstractNum w:abstractNumId="2">
    <w:nsid w:val="FFFFFF7E"/>
    <w:multiLevelType w:val="singleLevel"/>
    <w:tmpl w:val="226CD974"/>
    <w:lvl w:ilvl="0">
      <w:start w:val="1"/>
      <w:numFmt w:val="decimal"/>
      <w:pStyle w:val="ListNumber3"/>
      <w:lvlText w:val="%1."/>
      <w:lvlJc w:val="left"/>
      <w:pPr>
        <w:tabs>
          <w:tab w:val="num" w:pos="926"/>
        </w:tabs>
        <w:ind w:left="926" w:hanging="360"/>
      </w:pPr>
      <w:rPr>
        <w:rFonts w:cs="Times New Roman"/>
      </w:rPr>
    </w:lvl>
  </w:abstractNum>
  <w:abstractNum w:abstractNumId="3">
    <w:nsid w:val="FFFFFF7F"/>
    <w:multiLevelType w:val="singleLevel"/>
    <w:tmpl w:val="794E1986"/>
    <w:lvl w:ilvl="0">
      <w:start w:val="1"/>
      <w:numFmt w:val="decimal"/>
      <w:pStyle w:val="ListNumber2"/>
      <w:lvlText w:val="%1."/>
      <w:lvlJc w:val="left"/>
      <w:pPr>
        <w:tabs>
          <w:tab w:val="num" w:pos="643"/>
        </w:tabs>
        <w:ind w:left="643" w:hanging="360"/>
      </w:pPr>
      <w:rPr>
        <w:rFonts w:cs="Times New Roman"/>
      </w:rPr>
    </w:lvl>
  </w:abstractNum>
  <w:abstractNum w:abstractNumId="4">
    <w:nsid w:val="FFFFFF80"/>
    <w:multiLevelType w:val="singleLevel"/>
    <w:tmpl w:val="D5FEEE7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5254C12C"/>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482E7CEC"/>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6C50D124"/>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1269EE2"/>
    <w:lvl w:ilvl="0">
      <w:start w:val="1"/>
      <w:numFmt w:val="decimal"/>
      <w:pStyle w:val="ListNumber"/>
      <w:lvlText w:val="%1."/>
      <w:lvlJc w:val="left"/>
      <w:pPr>
        <w:tabs>
          <w:tab w:val="num" w:pos="360"/>
        </w:tabs>
        <w:ind w:left="360" w:hanging="360"/>
      </w:pPr>
      <w:rPr>
        <w:rFonts w:cs="Times New Roman"/>
      </w:rPr>
    </w:lvl>
  </w:abstractNum>
  <w:abstractNum w:abstractNumId="9">
    <w:nsid w:val="FFFFFF89"/>
    <w:multiLevelType w:val="singleLevel"/>
    <w:tmpl w:val="440E3B7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25B0415"/>
    <w:multiLevelType w:val="hybridMultilevel"/>
    <w:tmpl w:val="7F5437F4"/>
    <w:lvl w:ilvl="0" w:tplc="237EDD36">
      <w:start w:val="1"/>
      <w:numFmt w:val="decimal"/>
      <w:pStyle w:val="PIEECUACION"/>
      <w:lvlText w:val="Ecuación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0AE36961"/>
    <w:multiLevelType w:val="hybridMultilevel"/>
    <w:tmpl w:val="78561A56"/>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nsid w:val="0DCA1F62"/>
    <w:multiLevelType w:val="multilevel"/>
    <w:tmpl w:val="0C0A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13">
    <w:nsid w:val="17251B8C"/>
    <w:multiLevelType w:val="hybridMultilevel"/>
    <w:tmpl w:val="5FC2026A"/>
    <w:lvl w:ilvl="0" w:tplc="04090003">
      <w:start w:val="1"/>
      <w:numFmt w:val="bullet"/>
      <w:lvlText w:val="o"/>
      <w:lvlJc w:val="left"/>
      <w:pPr>
        <w:ind w:left="1428" w:hanging="360"/>
      </w:pPr>
      <w:rPr>
        <w:rFonts w:ascii="Courier New" w:hAnsi="Courier New" w:hint="default"/>
      </w:rPr>
    </w:lvl>
    <w:lvl w:ilvl="1" w:tplc="04090003">
      <w:start w:val="1"/>
      <w:numFmt w:val="bullet"/>
      <w:lvlText w:val="o"/>
      <w:lvlJc w:val="left"/>
      <w:pPr>
        <w:ind w:left="2148" w:hanging="360"/>
      </w:pPr>
      <w:rPr>
        <w:rFonts w:ascii="Courier New" w:hAnsi="Courier New" w:cs="Courier New" w:hint="default"/>
      </w:rPr>
    </w:lvl>
    <w:lvl w:ilvl="2" w:tplc="04090005">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4">
    <w:nsid w:val="17584EE7"/>
    <w:multiLevelType w:val="hybridMultilevel"/>
    <w:tmpl w:val="5C3615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D951363"/>
    <w:multiLevelType w:val="multilevel"/>
    <w:tmpl w:val="0C0A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6">
    <w:nsid w:val="230E12D1"/>
    <w:multiLevelType w:val="hybridMultilevel"/>
    <w:tmpl w:val="29EEF8C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9622AF"/>
    <w:multiLevelType w:val="hybridMultilevel"/>
    <w:tmpl w:val="31D29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FC5575"/>
    <w:multiLevelType w:val="hybridMultilevel"/>
    <w:tmpl w:val="64B4B7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1C767CA"/>
    <w:multiLevelType w:val="hybridMultilevel"/>
    <w:tmpl w:val="048CD80C"/>
    <w:lvl w:ilvl="0" w:tplc="0C0A0005">
      <w:start w:val="1"/>
      <w:numFmt w:val="decimalZero"/>
      <w:pStyle w:val="ANEXO2"/>
      <w:lvlText w:val="A.%1)"/>
      <w:lvlJc w:val="left"/>
      <w:pPr>
        <w:ind w:left="1571" w:hanging="360"/>
      </w:pPr>
      <w:rPr>
        <w:rFonts w:hint="default"/>
      </w:rPr>
    </w:lvl>
    <w:lvl w:ilvl="1" w:tplc="0C0A0003" w:tentative="1">
      <w:start w:val="1"/>
      <w:numFmt w:val="lowerLetter"/>
      <w:lvlText w:val="%2."/>
      <w:lvlJc w:val="left"/>
      <w:pPr>
        <w:ind w:left="2291" w:hanging="360"/>
      </w:pPr>
    </w:lvl>
    <w:lvl w:ilvl="2" w:tplc="0C0A0005" w:tentative="1">
      <w:start w:val="1"/>
      <w:numFmt w:val="lowerRoman"/>
      <w:lvlText w:val="%3."/>
      <w:lvlJc w:val="right"/>
      <w:pPr>
        <w:ind w:left="3011" w:hanging="180"/>
      </w:pPr>
    </w:lvl>
    <w:lvl w:ilvl="3" w:tplc="0C0A0001" w:tentative="1">
      <w:start w:val="1"/>
      <w:numFmt w:val="decimal"/>
      <w:lvlText w:val="%4."/>
      <w:lvlJc w:val="left"/>
      <w:pPr>
        <w:ind w:left="3731" w:hanging="360"/>
      </w:pPr>
    </w:lvl>
    <w:lvl w:ilvl="4" w:tplc="0C0A0003" w:tentative="1">
      <w:start w:val="1"/>
      <w:numFmt w:val="lowerLetter"/>
      <w:lvlText w:val="%5."/>
      <w:lvlJc w:val="left"/>
      <w:pPr>
        <w:ind w:left="4451" w:hanging="360"/>
      </w:pPr>
    </w:lvl>
    <w:lvl w:ilvl="5" w:tplc="0C0A0005" w:tentative="1">
      <w:start w:val="1"/>
      <w:numFmt w:val="lowerRoman"/>
      <w:lvlText w:val="%6."/>
      <w:lvlJc w:val="right"/>
      <w:pPr>
        <w:ind w:left="5171" w:hanging="180"/>
      </w:pPr>
    </w:lvl>
    <w:lvl w:ilvl="6" w:tplc="0C0A0001" w:tentative="1">
      <w:start w:val="1"/>
      <w:numFmt w:val="decimal"/>
      <w:lvlText w:val="%7."/>
      <w:lvlJc w:val="left"/>
      <w:pPr>
        <w:ind w:left="5891" w:hanging="360"/>
      </w:pPr>
    </w:lvl>
    <w:lvl w:ilvl="7" w:tplc="0C0A0003" w:tentative="1">
      <w:start w:val="1"/>
      <w:numFmt w:val="lowerLetter"/>
      <w:lvlText w:val="%8."/>
      <w:lvlJc w:val="left"/>
      <w:pPr>
        <w:ind w:left="6611" w:hanging="360"/>
      </w:pPr>
    </w:lvl>
    <w:lvl w:ilvl="8" w:tplc="0C0A0005" w:tentative="1">
      <w:start w:val="1"/>
      <w:numFmt w:val="lowerRoman"/>
      <w:lvlText w:val="%9."/>
      <w:lvlJc w:val="right"/>
      <w:pPr>
        <w:ind w:left="7331" w:hanging="180"/>
      </w:pPr>
    </w:lvl>
  </w:abstractNum>
  <w:abstractNum w:abstractNumId="20">
    <w:nsid w:val="337C60D8"/>
    <w:multiLevelType w:val="hybridMultilevel"/>
    <w:tmpl w:val="1866705E"/>
    <w:lvl w:ilvl="0" w:tplc="05A26974">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A953DA"/>
    <w:multiLevelType w:val="hybridMultilevel"/>
    <w:tmpl w:val="DB246D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A7D08F1"/>
    <w:multiLevelType w:val="hybridMultilevel"/>
    <w:tmpl w:val="CA906A60"/>
    <w:lvl w:ilvl="0" w:tplc="7554AE0C">
      <w:start w:val="1"/>
      <w:numFmt w:val="decimalZero"/>
      <w:pStyle w:val="EMINEJEMPLO"/>
      <w:lvlText w:val="Ejemplo %1."/>
      <w:lvlJc w:val="left"/>
      <w:pPr>
        <w:ind w:left="720" w:hanging="360"/>
      </w:pPr>
      <w:rPr>
        <w:rFonts w:hint="default"/>
        <w:b/>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D6930E7"/>
    <w:multiLevelType w:val="hybridMultilevel"/>
    <w:tmpl w:val="789A1666"/>
    <w:lvl w:ilvl="0" w:tplc="0C0A0001">
      <w:start w:val="1"/>
      <w:numFmt w:val="bullet"/>
      <w:lvlText w:val=""/>
      <w:lvlJc w:val="left"/>
      <w:pPr>
        <w:ind w:left="2250" w:hanging="360"/>
      </w:pPr>
      <w:rPr>
        <w:rFonts w:ascii="Symbol" w:hAnsi="Symbol" w:hint="default"/>
      </w:rPr>
    </w:lvl>
    <w:lvl w:ilvl="1" w:tplc="0C0A0003" w:tentative="1">
      <w:start w:val="1"/>
      <w:numFmt w:val="bullet"/>
      <w:lvlText w:val="o"/>
      <w:lvlJc w:val="left"/>
      <w:pPr>
        <w:ind w:left="2970" w:hanging="360"/>
      </w:pPr>
      <w:rPr>
        <w:rFonts w:ascii="Courier New" w:hAnsi="Courier New" w:cs="Courier New" w:hint="default"/>
      </w:rPr>
    </w:lvl>
    <w:lvl w:ilvl="2" w:tplc="0C0A0005" w:tentative="1">
      <w:start w:val="1"/>
      <w:numFmt w:val="bullet"/>
      <w:lvlText w:val=""/>
      <w:lvlJc w:val="left"/>
      <w:pPr>
        <w:ind w:left="3690" w:hanging="360"/>
      </w:pPr>
      <w:rPr>
        <w:rFonts w:ascii="Wingdings" w:hAnsi="Wingdings" w:hint="default"/>
      </w:rPr>
    </w:lvl>
    <w:lvl w:ilvl="3" w:tplc="0C0A0001" w:tentative="1">
      <w:start w:val="1"/>
      <w:numFmt w:val="bullet"/>
      <w:lvlText w:val=""/>
      <w:lvlJc w:val="left"/>
      <w:pPr>
        <w:ind w:left="4410" w:hanging="360"/>
      </w:pPr>
      <w:rPr>
        <w:rFonts w:ascii="Symbol" w:hAnsi="Symbol" w:hint="default"/>
      </w:rPr>
    </w:lvl>
    <w:lvl w:ilvl="4" w:tplc="0C0A0003" w:tentative="1">
      <w:start w:val="1"/>
      <w:numFmt w:val="bullet"/>
      <w:lvlText w:val="o"/>
      <w:lvlJc w:val="left"/>
      <w:pPr>
        <w:ind w:left="5130" w:hanging="360"/>
      </w:pPr>
      <w:rPr>
        <w:rFonts w:ascii="Courier New" w:hAnsi="Courier New" w:cs="Courier New" w:hint="default"/>
      </w:rPr>
    </w:lvl>
    <w:lvl w:ilvl="5" w:tplc="0C0A0005" w:tentative="1">
      <w:start w:val="1"/>
      <w:numFmt w:val="bullet"/>
      <w:lvlText w:val=""/>
      <w:lvlJc w:val="left"/>
      <w:pPr>
        <w:ind w:left="5850" w:hanging="360"/>
      </w:pPr>
      <w:rPr>
        <w:rFonts w:ascii="Wingdings" w:hAnsi="Wingdings" w:hint="default"/>
      </w:rPr>
    </w:lvl>
    <w:lvl w:ilvl="6" w:tplc="0C0A0001" w:tentative="1">
      <w:start w:val="1"/>
      <w:numFmt w:val="bullet"/>
      <w:lvlText w:val=""/>
      <w:lvlJc w:val="left"/>
      <w:pPr>
        <w:ind w:left="6570" w:hanging="360"/>
      </w:pPr>
      <w:rPr>
        <w:rFonts w:ascii="Symbol" w:hAnsi="Symbol" w:hint="default"/>
      </w:rPr>
    </w:lvl>
    <w:lvl w:ilvl="7" w:tplc="0C0A0003" w:tentative="1">
      <w:start w:val="1"/>
      <w:numFmt w:val="bullet"/>
      <w:lvlText w:val="o"/>
      <w:lvlJc w:val="left"/>
      <w:pPr>
        <w:ind w:left="7290" w:hanging="360"/>
      </w:pPr>
      <w:rPr>
        <w:rFonts w:ascii="Courier New" w:hAnsi="Courier New" w:cs="Courier New" w:hint="default"/>
      </w:rPr>
    </w:lvl>
    <w:lvl w:ilvl="8" w:tplc="0C0A0005" w:tentative="1">
      <w:start w:val="1"/>
      <w:numFmt w:val="bullet"/>
      <w:lvlText w:val=""/>
      <w:lvlJc w:val="left"/>
      <w:pPr>
        <w:ind w:left="8010" w:hanging="360"/>
      </w:pPr>
      <w:rPr>
        <w:rFonts w:ascii="Wingdings" w:hAnsi="Wingdings" w:hint="default"/>
      </w:rPr>
    </w:lvl>
  </w:abstractNum>
  <w:abstractNum w:abstractNumId="24">
    <w:nsid w:val="41B90E4D"/>
    <w:multiLevelType w:val="hybridMultilevel"/>
    <w:tmpl w:val="4F3894BE"/>
    <w:lvl w:ilvl="0" w:tplc="0C0A0015">
      <w:start w:val="1"/>
      <w:numFmt w:val="bullet"/>
      <w:lvlText w:val=""/>
      <w:lvlJc w:val="left"/>
      <w:pPr>
        <w:ind w:left="2848"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5A500D4"/>
    <w:multiLevelType w:val="hybridMultilevel"/>
    <w:tmpl w:val="EEA01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9174770"/>
    <w:multiLevelType w:val="hybridMultilevel"/>
    <w:tmpl w:val="0B6CAE30"/>
    <w:lvl w:ilvl="0" w:tplc="0C0A0001">
      <w:start w:val="1"/>
      <w:numFmt w:val="bullet"/>
      <w:lvlText w:val=""/>
      <w:lvlJc w:val="left"/>
      <w:pPr>
        <w:ind w:left="720" w:hanging="360"/>
      </w:pPr>
      <w:rPr>
        <w:rFonts w:ascii="Symbol" w:hAnsi="Symbol" w:hint="default"/>
      </w:rPr>
    </w:lvl>
    <w:lvl w:ilvl="1" w:tplc="0C0A001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E9E3EAA"/>
    <w:multiLevelType w:val="hybridMultilevel"/>
    <w:tmpl w:val="81760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E37B7B"/>
    <w:multiLevelType w:val="hybridMultilevel"/>
    <w:tmpl w:val="D66A4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C5E2A4C"/>
    <w:multiLevelType w:val="hybridMultilevel"/>
    <w:tmpl w:val="AC20F908"/>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0">
    <w:nsid w:val="6DD66C98"/>
    <w:multiLevelType w:val="multilevel"/>
    <w:tmpl w:val="016CD74E"/>
    <w:lvl w:ilvl="0">
      <w:start w:val="1"/>
      <w:numFmt w:val="decimal"/>
      <w:pStyle w:val="PIEFIGURA"/>
      <w:suff w:val="space"/>
      <w:lvlText w:val="Fig. %1.-"/>
      <w:lvlJc w:val="left"/>
      <w:pPr>
        <w:ind w:left="1437" w:hanging="1437"/>
      </w:pPr>
      <w:rPr>
        <w:rFonts w:cs="Times New Roman" w:hint="default"/>
        <w:b/>
        <w:i/>
      </w:rPr>
    </w:lvl>
    <w:lvl w:ilvl="1">
      <w:start w:val="1"/>
      <w:numFmt w:val="decimal"/>
      <w:suff w:val="space"/>
      <w:lvlText w:val="%1.%2."/>
      <w:lvlJc w:val="left"/>
      <w:pPr>
        <w:ind w:left="1869" w:hanging="1018"/>
      </w:pPr>
      <w:rPr>
        <w:rFonts w:ascii="Arial Narrow" w:hAnsi="Arial Narrow" w:cs="Times New Roman" w:hint="default"/>
      </w:rPr>
    </w:lvl>
    <w:lvl w:ilvl="2">
      <w:start w:val="1"/>
      <w:numFmt w:val="decimal"/>
      <w:suff w:val="space"/>
      <w:lvlText w:val="%1.%2.%3."/>
      <w:lvlJc w:val="left"/>
      <w:pPr>
        <w:ind w:left="2301" w:hanging="504"/>
      </w:pPr>
      <w:rPr>
        <w:rFonts w:cs="Times New Roman" w:hint="default"/>
      </w:rPr>
    </w:lvl>
    <w:lvl w:ilvl="3">
      <w:start w:val="1"/>
      <w:numFmt w:val="decimal"/>
      <w:suff w:val="space"/>
      <w:lvlText w:val="%1.%2.%3.%4."/>
      <w:lvlJc w:val="left"/>
      <w:pPr>
        <w:ind w:left="2805" w:hanging="648"/>
      </w:pPr>
      <w:rPr>
        <w:rFonts w:cs="Times New Roman" w:hint="default"/>
      </w:rPr>
    </w:lvl>
    <w:lvl w:ilvl="4">
      <w:start w:val="1"/>
      <w:numFmt w:val="decimal"/>
      <w:suff w:val="space"/>
      <w:lvlText w:val="%1.%2.%3.%4.%5."/>
      <w:lvlJc w:val="left"/>
      <w:pPr>
        <w:ind w:left="3309" w:hanging="792"/>
      </w:pPr>
      <w:rPr>
        <w:rFonts w:cs="Times New Roman" w:hint="default"/>
      </w:rPr>
    </w:lvl>
    <w:lvl w:ilvl="5">
      <w:start w:val="1"/>
      <w:numFmt w:val="decimal"/>
      <w:suff w:val="space"/>
      <w:lvlText w:val="%1.%2.%3.%4.%5.%6."/>
      <w:lvlJc w:val="left"/>
      <w:pPr>
        <w:ind w:left="3813" w:hanging="936"/>
      </w:pPr>
      <w:rPr>
        <w:rFonts w:cs="Times New Roman" w:hint="default"/>
      </w:rPr>
    </w:lvl>
    <w:lvl w:ilvl="6">
      <w:start w:val="1"/>
      <w:numFmt w:val="decimal"/>
      <w:lvlText w:val="%1.%2.%3.%4.%5.%6.%7."/>
      <w:lvlJc w:val="left"/>
      <w:pPr>
        <w:tabs>
          <w:tab w:val="num" w:pos="4677"/>
        </w:tabs>
        <w:ind w:left="4317" w:hanging="1080"/>
      </w:pPr>
      <w:rPr>
        <w:rFonts w:cs="Times New Roman" w:hint="default"/>
      </w:rPr>
    </w:lvl>
    <w:lvl w:ilvl="7">
      <w:start w:val="1"/>
      <w:numFmt w:val="decimal"/>
      <w:lvlText w:val="%1.%2.%3.%4.%5.%6.%7.%8."/>
      <w:lvlJc w:val="left"/>
      <w:pPr>
        <w:tabs>
          <w:tab w:val="num" w:pos="5037"/>
        </w:tabs>
        <w:ind w:left="4821" w:hanging="1224"/>
      </w:pPr>
      <w:rPr>
        <w:rFonts w:cs="Times New Roman" w:hint="default"/>
      </w:rPr>
    </w:lvl>
    <w:lvl w:ilvl="8">
      <w:start w:val="1"/>
      <w:numFmt w:val="decimal"/>
      <w:lvlText w:val="%1.%2.%3.%4.%5.%6.%7.%8.%9."/>
      <w:lvlJc w:val="left"/>
      <w:pPr>
        <w:tabs>
          <w:tab w:val="num" w:pos="5757"/>
        </w:tabs>
        <w:ind w:left="5397" w:hanging="1440"/>
      </w:pPr>
      <w:rPr>
        <w:rFonts w:cs="Times New Roman" w:hint="default"/>
      </w:rPr>
    </w:lvl>
  </w:abstractNum>
  <w:abstractNum w:abstractNumId="31">
    <w:nsid w:val="6FB66643"/>
    <w:multiLevelType w:val="hybridMultilevel"/>
    <w:tmpl w:val="1E5C31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F84F8E"/>
    <w:multiLevelType w:val="multilevel"/>
    <w:tmpl w:val="0C0A0023"/>
    <w:styleLink w:val="ArticleSection"/>
    <w:lvl w:ilvl="0">
      <w:start w:val="1"/>
      <w:numFmt w:val="upperRoman"/>
      <w:lvlText w:val="Artículo %1."/>
      <w:lvlJc w:val="left"/>
      <w:pPr>
        <w:tabs>
          <w:tab w:val="num" w:pos="1440"/>
        </w:tabs>
      </w:pPr>
      <w:rPr>
        <w:rFonts w:cs="Times New Roman"/>
      </w:rPr>
    </w:lvl>
    <w:lvl w:ilvl="1">
      <w:start w:val="1"/>
      <w:numFmt w:val="decimalZero"/>
      <w:isLgl/>
      <w:lvlText w:val="Sección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33">
    <w:nsid w:val="75435A56"/>
    <w:multiLevelType w:val="multilevel"/>
    <w:tmpl w:val="05D2C2AE"/>
    <w:lvl w:ilvl="0">
      <w:start w:val="1"/>
      <w:numFmt w:val="decimal"/>
      <w:pStyle w:val="PIEFOTOGRAFIA"/>
      <w:suff w:val="nothing"/>
      <w:lvlText w:val="Fotografía %1.-"/>
      <w:lvlJc w:val="left"/>
      <w:pPr>
        <w:ind w:left="1037" w:hanging="1037"/>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34">
    <w:nsid w:val="76D05043"/>
    <w:multiLevelType w:val="hybridMultilevel"/>
    <w:tmpl w:val="E2D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1763C7"/>
    <w:multiLevelType w:val="hybridMultilevel"/>
    <w:tmpl w:val="91EEEA2E"/>
    <w:lvl w:ilvl="0" w:tplc="04090003">
      <w:start w:val="1"/>
      <w:numFmt w:val="bullet"/>
      <w:lvlText w:val="o"/>
      <w:lvlJc w:val="left"/>
      <w:pPr>
        <w:ind w:left="2844" w:hanging="360"/>
      </w:pPr>
      <w:rPr>
        <w:rFonts w:ascii="Courier New" w:hAnsi="Courier New" w:cs="Courier New" w:hint="default"/>
      </w:rPr>
    </w:lvl>
    <w:lvl w:ilvl="1" w:tplc="04090003" w:tentative="1">
      <w:start w:val="1"/>
      <w:numFmt w:val="bullet"/>
      <w:lvlText w:val="o"/>
      <w:lvlJc w:val="left"/>
      <w:pPr>
        <w:ind w:left="3564" w:hanging="360"/>
      </w:pPr>
      <w:rPr>
        <w:rFonts w:ascii="Courier New" w:hAnsi="Courier New" w:cs="Courier New" w:hint="default"/>
      </w:rPr>
    </w:lvl>
    <w:lvl w:ilvl="2" w:tplc="04090005" w:tentative="1">
      <w:start w:val="1"/>
      <w:numFmt w:val="bullet"/>
      <w:lvlText w:val=""/>
      <w:lvlJc w:val="left"/>
      <w:pPr>
        <w:ind w:left="4284" w:hanging="360"/>
      </w:pPr>
      <w:rPr>
        <w:rFonts w:ascii="Wingdings" w:hAnsi="Wingdings" w:hint="default"/>
      </w:rPr>
    </w:lvl>
    <w:lvl w:ilvl="3" w:tplc="04090001" w:tentative="1">
      <w:start w:val="1"/>
      <w:numFmt w:val="bullet"/>
      <w:lvlText w:val=""/>
      <w:lvlJc w:val="left"/>
      <w:pPr>
        <w:ind w:left="5004" w:hanging="360"/>
      </w:pPr>
      <w:rPr>
        <w:rFonts w:ascii="Symbol" w:hAnsi="Symbol" w:hint="default"/>
      </w:rPr>
    </w:lvl>
    <w:lvl w:ilvl="4" w:tplc="04090003" w:tentative="1">
      <w:start w:val="1"/>
      <w:numFmt w:val="bullet"/>
      <w:lvlText w:val="o"/>
      <w:lvlJc w:val="left"/>
      <w:pPr>
        <w:ind w:left="5724" w:hanging="360"/>
      </w:pPr>
      <w:rPr>
        <w:rFonts w:ascii="Courier New" w:hAnsi="Courier New" w:cs="Courier New" w:hint="default"/>
      </w:rPr>
    </w:lvl>
    <w:lvl w:ilvl="5" w:tplc="04090005" w:tentative="1">
      <w:start w:val="1"/>
      <w:numFmt w:val="bullet"/>
      <w:lvlText w:val=""/>
      <w:lvlJc w:val="left"/>
      <w:pPr>
        <w:ind w:left="6444" w:hanging="360"/>
      </w:pPr>
      <w:rPr>
        <w:rFonts w:ascii="Wingdings" w:hAnsi="Wingdings" w:hint="default"/>
      </w:rPr>
    </w:lvl>
    <w:lvl w:ilvl="6" w:tplc="04090001" w:tentative="1">
      <w:start w:val="1"/>
      <w:numFmt w:val="bullet"/>
      <w:lvlText w:val=""/>
      <w:lvlJc w:val="left"/>
      <w:pPr>
        <w:ind w:left="7164" w:hanging="360"/>
      </w:pPr>
      <w:rPr>
        <w:rFonts w:ascii="Symbol" w:hAnsi="Symbol" w:hint="default"/>
      </w:rPr>
    </w:lvl>
    <w:lvl w:ilvl="7" w:tplc="04090003" w:tentative="1">
      <w:start w:val="1"/>
      <w:numFmt w:val="bullet"/>
      <w:lvlText w:val="o"/>
      <w:lvlJc w:val="left"/>
      <w:pPr>
        <w:ind w:left="7884" w:hanging="360"/>
      </w:pPr>
      <w:rPr>
        <w:rFonts w:ascii="Courier New" w:hAnsi="Courier New" w:cs="Courier New" w:hint="default"/>
      </w:rPr>
    </w:lvl>
    <w:lvl w:ilvl="8" w:tplc="04090005" w:tentative="1">
      <w:start w:val="1"/>
      <w:numFmt w:val="bullet"/>
      <w:lvlText w:val=""/>
      <w:lvlJc w:val="left"/>
      <w:pPr>
        <w:ind w:left="8604" w:hanging="360"/>
      </w:pPr>
      <w:rPr>
        <w:rFonts w:ascii="Wingdings" w:hAnsi="Wingdings" w:hint="default"/>
      </w:rPr>
    </w:lvl>
  </w:abstractNum>
  <w:abstractNum w:abstractNumId="36">
    <w:nsid w:val="7DAB5114"/>
    <w:multiLevelType w:val="hybridMultilevel"/>
    <w:tmpl w:val="7530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FC040B"/>
    <w:multiLevelType w:val="multilevel"/>
    <w:tmpl w:val="0D140328"/>
    <w:lvl w:ilvl="0">
      <w:start w:val="1"/>
      <w:numFmt w:val="decimal"/>
      <w:pStyle w:val="CELEFIC1"/>
      <w:lvlText w:val="%1."/>
      <w:lvlJc w:val="left"/>
      <w:pPr>
        <w:ind w:left="360" w:hanging="360"/>
      </w:pPr>
      <w:rPr>
        <w:rFonts w:hint="default"/>
        <w:sz w:val="48"/>
      </w:rPr>
    </w:lvl>
    <w:lvl w:ilvl="1">
      <w:start w:val="1"/>
      <w:numFmt w:val="decimal"/>
      <w:suff w:val="space"/>
      <w:lvlText w:val="%1.%2."/>
      <w:lvlJc w:val="left"/>
      <w:pPr>
        <w:ind w:left="1869" w:hanging="1018"/>
      </w:pPr>
      <w:rPr>
        <w:rFonts w:ascii="Arial Narrow" w:hAnsi="Arial Narrow" w:cs="Times New Roman" w:hint="default"/>
      </w:rPr>
    </w:lvl>
    <w:lvl w:ilvl="2">
      <w:start w:val="1"/>
      <w:numFmt w:val="decimal"/>
      <w:pStyle w:val="CELEFIC3"/>
      <w:suff w:val="space"/>
      <w:lvlText w:val="%1.%2.%3."/>
      <w:lvlJc w:val="left"/>
      <w:pPr>
        <w:ind w:left="2301" w:hanging="504"/>
      </w:pPr>
      <w:rPr>
        <w:rFonts w:cs="Times New Roman" w:hint="default"/>
      </w:rPr>
    </w:lvl>
    <w:lvl w:ilvl="3">
      <w:start w:val="1"/>
      <w:numFmt w:val="decimal"/>
      <w:pStyle w:val="CELEFIC4"/>
      <w:suff w:val="space"/>
      <w:lvlText w:val="%1.%2.%3.%4."/>
      <w:lvlJc w:val="left"/>
      <w:pPr>
        <w:ind w:left="2805" w:hanging="648"/>
      </w:pPr>
      <w:rPr>
        <w:rFonts w:cs="Times New Roman" w:hint="default"/>
      </w:rPr>
    </w:lvl>
    <w:lvl w:ilvl="4">
      <w:start w:val="1"/>
      <w:numFmt w:val="decimal"/>
      <w:pStyle w:val="CELEFIC5"/>
      <w:suff w:val="space"/>
      <w:lvlText w:val="%1.%2.%3.%4.%5."/>
      <w:lvlJc w:val="left"/>
      <w:pPr>
        <w:ind w:left="3309" w:hanging="792"/>
      </w:pPr>
      <w:rPr>
        <w:rFonts w:cs="Times New Roman" w:hint="default"/>
      </w:rPr>
    </w:lvl>
    <w:lvl w:ilvl="5">
      <w:start w:val="1"/>
      <w:numFmt w:val="decimal"/>
      <w:pStyle w:val="CELEFIC6"/>
      <w:suff w:val="space"/>
      <w:lvlText w:val="%1.%2.%3.%4.%5.%6."/>
      <w:lvlJc w:val="left"/>
      <w:pPr>
        <w:ind w:left="3813" w:hanging="936"/>
      </w:pPr>
      <w:rPr>
        <w:rFonts w:cs="Times New Roman" w:hint="default"/>
      </w:rPr>
    </w:lvl>
    <w:lvl w:ilvl="6">
      <w:start w:val="1"/>
      <w:numFmt w:val="decimal"/>
      <w:lvlText w:val="%1.%2.%3.%4.%5.%6.%7."/>
      <w:lvlJc w:val="left"/>
      <w:pPr>
        <w:tabs>
          <w:tab w:val="num" w:pos="4677"/>
        </w:tabs>
        <w:ind w:left="4317" w:hanging="1080"/>
      </w:pPr>
      <w:rPr>
        <w:rFonts w:cs="Times New Roman" w:hint="default"/>
      </w:rPr>
    </w:lvl>
    <w:lvl w:ilvl="7">
      <w:start w:val="1"/>
      <w:numFmt w:val="decimal"/>
      <w:lvlText w:val="%1.%2.%3.%4.%5.%6.%7.%8."/>
      <w:lvlJc w:val="left"/>
      <w:pPr>
        <w:tabs>
          <w:tab w:val="num" w:pos="5037"/>
        </w:tabs>
        <w:ind w:left="4821" w:hanging="1224"/>
      </w:pPr>
      <w:rPr>
        <w:rFonts w:cs="Times New Roman" w:hint="default"/>
      </w:rPr>
    </w:lvl>
    <w:lvl w:ilvl="8">
      <w:start w:val="1"/>
      <w:numFmt w:val="decimal"/>
      <w:lvlText w:val="%1.%2.%3.%4.%5.%6.%7.%8.%9."/>
      <w:lvlJc w:val="left"/>
      <w:pPr>
        <w:tabs>
          <w:tab w:val="num" w:pos="5757"/>
        </w:tabs>
        <w:ind w:left="5397" w:hanging="1440"/>
      </w:pPr>
      <w:rPr>
        <w:rFonts w:cs="Times New Roman" w:hint="default"/>
      </w:rPr>
    </w:lvl>
  </w:abstractNum>
  <w:abstractNum w:abstractNumId="38">
    <w:nsid w:val="7EF67B49"/>
    <w:multiLevelType w:val="hybridMultilevel"/>
    <w:tmpl w:val="FDFC48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6"/>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2"/>
  </w:num>
  <w:num w:numId="13">
    <w:abstractNumId w:val="15"/>
  </w:num>
  <w:num w:numId="14">
    <w:abstractNumId w:val="32"/>
  </w:num>
  <w:num w:numId="15">
    <w:abstractNumId w:val="33"/>
  </w:num>
  <w:num w:numId="16">
    <w:abstractNumId w:val="30"/>
  </w:num>
  <w:num w:numId="17">
    <w:abstractNumId w:val="37"/>
  </w:num>
  <w:num w:numId="18">
    <w:abstractNumId w:val="10"/>
  </w:num>
  <w:num w:numId="19">
    <w:abstractNumId w:val="19"/>
  </w:num>
  <w:num w:numId="20">
    <w:abstractNumId w:val="22"/>
  </w:num>
  <w:num w:numId="21">
    <w:abstractNumId w:val="25"/>
  </w:num>
  <w:num w:numId="22">
    <w:abstractNumId w:val="24"/>
  </w:num>
  <w:num w:numId="23">
    <w:abstractNumId w:val="23"/>
  </w:num>
  <w:num w:numId="24">
    <w:abstractNumId w:val="21"/>
  </w:num>
  <w:num w:numId="25">
    <w:abstractNumId w:val="18"/>
  </w:num>
  <w:num w:numId="26">
    <w:abstractNumId w:val="14"/>
  </w:num>
  <w:num w:numId="27">
    <w:abstractNumId w:val="31"/>
  </w:num>
  <w:num w:numId="28">
    <w:abstractNumId w:val="36"/>
  </w:num>
  <w:num w:numId="29">
    <w:abstractNumId w:val="27"/>
  </w:num>
  <w:num w:numId="30">
    <w:abstractNumId w:val="35"/>
  </w:num>
  <w:num w:numId="31">
    <w:abstractNumId w:val="17"/>
  </w:num>
  <w:num w:numId="32">
    <w:abstractNumId w:val="38"/>
  </w:num>
  <w:num w:numId="33">
    <w:abstractNumId w:val="11"/>
  </w:num>
  <w:num w:numId="34">
    <w:abstractNumId w:val="29"/>
  </w:num>
  <w:num w:numId="35">
    <w:abstractNumId w:val="13"/>
  </w:num>
  <w:num w:numId="36">
    <w:abstractNumId w:val="16"/>
  </w:num>
  <w:num w:numId="37">
    <w:abstractNumId w:val="34"/>
  </w:num>
  <w:num w:numId="38">
    <w:abstractNumId w:val="20"/>
  </w:num>
  <w:num w:numId="39">
    <w:abstractNumId w:val="28"/>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 Sami Khawaja">
    <w15:presenceInfo w15:providerId="AD" w15:userId="S-1-5-21-1244020187-519449412-911163043-67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MO_XmlVersion" w:val="Empty"/>
  </w:docVars>
  <w:rsids>
    <w:rsidRoot w:val="00953240"/>
    <w:rsid w:val="00004BEE"/>
    <w:rsid w:val="00005972"/>
    <w:rsid w:val="00007145"/>
    <w:rsid w:val="000073E6"/>
    <w:rsid w:val="00016097"/>
    <w:rsid w:val="000269B3"/>
    <w:rsid w:val="00032CE2"/>
    <w:rsid w:val="000457FB"/>
    <w:rsid w:val="00055094"/>
    <w:rsid w:val="00060E7C"/>
    <w:rsid w:val="0006180E"/>
    <w:rsid w:val="000632C5"/>
    <w:rsid w:val="00066DFC"/>
    <w:rsid w:val="00070CE0"/>
    <w:rsid w:val="000843D5"/>
    <w:rsid w:val="0009462E"/>
    <w:rsid w:val="000A2042"/>
    <w:rsid w:val="000B16CD"/>
    <w:rsid w:val="000D6D29"/>
    <w:rsid w:val="000E511A"/>
    <w:rsid w:val="000F39BF"/>
    <w:rsid w:val="000F4E66"/>
    <w:rsid w:val="00104020"/>
    <w:rsid w:val="001129B4"/>
    <w:rsid w:val="00115829"/>
    <w:rsid w:val="001171EE"/>
    <w:rsid w:val="001401C8"/>
    <w:rsid w:val="00144593"/>
    <w:rsid w:val="00156C32"/>
    <w:rsid w:val="001727D7"/>
    <w:rsid w:val="00175855"/>
    <w:rsid w:val="00182168"/>
    <w:rsid w:val="00184B9A"/>
    <w:rsid w:val="001854D9"/>
    <w:rsid w:val="001957D0"/>
    <w:rsid w:val="001A2EC9"/>
    <w:rsid w:val="001A50C4"/>
    <w:rsid w:val="001C7CAA"/>
    <w:rsid w:val="001D4AFA"/>
    <w:rsid w:val="001F3287"/>
    <w:rsid w:val="001F7360"/>
    <w:rsid w:val="0022059D"/>
    <w:rsid w:val="00232276"/>
    <w:rsid w:val="002366C7"/>
    <w:rsid w:val="002920BA"/>
    <w:rsid w:val="002C6405"/>
    <w:rsid w:val="002D06C9"/>
    <w:rsid w:val="002D607B"/>
    <w:rsid w:val="002D6C73"/>
    <w:rsid w:val="002E1E69"/>
    <w:rsid w:val="002E23DB"/>
    <w:rsid w:val="002E6279"/>
    <w:rsid w:val="002F1503"/>
    <w:rsid w:val="002F4E6B"/>
    <w:rsid w:val="002F5FAE"/>
    <w:rsid w:val="00301E2C"/>
    <w:rsid w:val="00307508"/>
    <w:rsid w:val="003079C7"/>
    <w:rsid w:val="003131FC"/>
    <w:rsid w:val="003151AD"/>
    <w:rsid w:val="00320EC0"/>
    <w:rsid w:val="00330BD3"/>
    <w:rsid w:val="003331D5"/>
    <w:rsid w:val="00346DE2"/>
    <w:rsid w:val="00355E40"/>
    <w:rsid w:val="0035773F"/>
    <w:rsid w:val="00367D73"/>
    <w:rsid w:val="00377C2A"/>
    <w:rsid w:val="00386FF8"/>
    <w:rsid w:val="0038708F"/>
    <w:rsid w:val="00393C70"/>
    <w:rsid w:val="003A7588"/>
    <w:rsid w:val="003B23FC"/>
    <w:rsid w:val="003C2DFC"/>
    <w:rsid w:val="003C33F7"/>
    <w:rsid w:val="003C5B08"/>
    <w:rsid w:val="003C68A1"/>
    <w:rsid w:val="003C70D4"/>
    <w:rsid w:val="003D0D2D"/>
    <w:rsid w:val="003D2630"/>
    <w:rsid w:val="003D769D"/>
    <w:rsid w:val="003F432D"/>
    <w:rsid w:val="00402CB2"/>
    <w:rsid w:val="004071B6"/>
    <w:rsid w:val="004136B1"/>
    <w:rsid w:val="00433865"/>
    <w:rsid w:val="00435FC2"/>
    <w:rsid w:val="00437CAA"/>
    <w:rsid w:val="00443690"/>
    <w:rsid w:val="00447C47"/>
    <w:rsid w:val="00450114"/>
    <w:rsid w:val="00463B2F"/>
    <w:rsid w:val="00473679"/>
    <w:rsid w:val="004769CA"/>
    <w:rsid w:val="00477883"/>
    <w:rsid w:val="00485518"/>
    <w:rsid w:val="004A35BC"/>
    <w:rsid w:val="004A42D2"/>
    <w:rsid w:val="004C25C0"/>
    <w:rsid w:val="004C64F2"/>
    <w:rsid w:val="004C6E4D"/>
    <w:rsid w:val="004D2FAC"/>
    <w:rsid w:val="004D4E33"/>
    <w:rsid w:val="004D63A9"/>
    <w:rsid w:val="004D7BC3"/>
    <w:rsid w:val="005034CA"/>
    <w:rsid w:val="00511206"/>
    <w:rsid w:val="00516FDD"/>
    <w:rsid w:val="005176F2"/>
    <w:rsid w:val="00542016"/>
    <w:rsid w:val="005501D7"/>
    <w:rsid w:val="0055183E"/>
    <w:rsid w:val="00556EC8"/>
    <w:rsid w:val="00564C94"/>
    <w:rsid w:val="00572B68"/>
    <w:rsid w:val="00580518"/>
    <w:rsid w:val="00584465"/>
    <w:rsid w:val="00586D35"/>
    <w:rsid w:val="00597842"/>
    <w:rsid w:val="00597E8C"/>
    <w:rsid w:val="005A312C"/>
    <w:rsid w:val="005A5205"/>
    <w:rsid w:val="005A76F8"/>
    <w:rsid w:val="005B6719"/>
    <w:rsid w:val="005C5B9A"/>
    <w:rsid w:val="005D3C5A"/>
    <w:rsid w:val="005D6AC8"/>
    <w:rsid w:val="005D7949"/>
    <w:rsid w:val="005E2618"/>
    <w:rsid w:val="005F3A10"/>
    <w:rsid w:val="005F5ED3"/>
    <w:rsid w:val="00602EE3"/>
    <w:rsid w:val="0062188A"/>
    <w:rsid w:val="006306F3"/>
    <w:rsid w:val="0063509F"/>
    <w:rsid w:val="00657D69"/>
    <w:rsid w:val="00661C4C"/>
    <w:rsid w:val="00661D00"/>
    <w:rsid w:val="00662D19"/>
    <w:rsid w:val="00665FBA"/>
    <w:rsid w:val="00670E84"/>
    <w:rsid w:val="0067241A"/>
    <w:rsid w:val="00674FFE"/>
    <w:rsid w:val="0067551E"/>
    <w:rsid w:val="00691B70"/>
    <w:rsid w:val="006945FF"/>
    <w:rsid w:val="0069609E"/>
    <w:rsid w:val="006B02DE"/>
    <w:rsid w:val="006B242A"/>
    <w:rsid w:val="006B5216"/>
    <w:rsid w:val="006B799E"/>
    <w:rsid w:val="006C1256"/>
    <w:rsid w:val="006C313E"/>
    <w:rsid w:val="006D34E9"/>
    <w:rsid w:val="006E1F61"/>
    <w:rsid w:val="006E3525"/>
    <w:rsid w:val="006E4A35"/>
    <w:rsid w:val="006F235E"/>
    <w:rsid w:val="006F6476"/>
    <w:rsid w:val="006F7069"/>
    <w:rsid w:val="0070212A"/>
    <w:rsid w:val="00711E8A"/>
    <w:rsid w:val="0071214C"/>
    <w:rsid w:val="007125FB"/>
    <w:rsid w:val="00716A36"/>
    <w:rsid w:val="00716C47"/>
    <w:rsid w:val="0072309E"/>
    <w:rsid w:val="007258BC"/>
    <w:rsid w:val="00735A65"/>
    <w:rsid w:val="00743E7C"/>
    <w:rsid w:val="007441A1"/>
    <w:rsid w:val="00745ABD"/>
    <w:rsid w:val="00747E31"/>
    <w:rsid w:val="00751353"/>
    <w:rsid w:val="00757BD3"/>
    <w:rsid w:val="00761563"/>
    <w:rsid w:val="00762545"/>
    <w:rsid w:val="007713DC"/>
    <w:rsid w:val="00776120"/>
    <w:rsid w:val="00777FCF"/>
    <w:rsid w:val="00782C7F"/>
    <w:rsid w:val="00784DD5"/>
    <w:rsid w:val="007863F7"/>
    <w:rsid w:val="007869C1"/>
    <w:rsid w:val="0079550F"/>
    <w:rsid w:val="007B710C"/>
    <w:rsid w:val="007C1737"/>
    <w:rsid w:val="007C3708"/>
    <w:rsid w:val="007C560F"/>
    <w:rsid w:val="007E3108"/>
    <w:rsid w:val="007E5EF1"/>
    <w:rsid w:val="008043D2"/>
    <w:rsid w:val="00811F83"/>
    <w:rsid w:val="00813D1F"/>
    <w:rsid w:val="0081509D"/>
    <w:rsid w:val="00822F3C"/>
    <w:rsid w:val="00834979"/>
    <w:rsid w:val="00844821"/>
    <w:rsid w:val="008641EB"/>
    <w:rsid w:val="00871641"/>
    <w:rsid w:val="008742D6"/>
    <w:rsid w:val="00875A5A"/>
    <w:rsid w:val="00883570"/>
    <w:rsid w:val="00883FF3"/>
    <w:rsid w:val="0089187B"/>
    <w:rsid w:val="00893DD2"/>
    <w:rsid w:val="008A5F66"/>
    <w:rsid w:val="008A725C"/>
    <w:rsid w:val="008A7604"/>
    <w:rsid w:val="008B4BA3"/>
    <w:rsid w:val="008C01F9"/>
    <w:rsid w:val="008C4097"/>
    <w:rsid w:val="008C540C"/>
    <w:rsid w:val="008E12E2"/>
    <w:rsid w:val="008E1EC6"/>
    <w:rsid w:val="008E6066"/>
    <w:rsid w:val="00902EA6"/>
    <w:rsid w:val="009055D1"/>
    <w:rsid w:val="00907C3C"/>
    <w:rsid w:val="009124C0"/>
    <w:rsid w:val="009154DB"/>
    <w:rsid w:val="00916DE2"/>
    <w:rsid w:val="009235BC"/>
    <w:rsid w:val="00923BB0"/>
    <w:rsid w:val="00924111"/>
    <w:rsid w:val="009267DA"/>
    <w:rsid w:val="00930F11"/>
    <w:rsid w:val="0093613F"/>
    <w:rsid w:val="009504AC"/>
    <w:rsid w:val="00952A32"/>
    <w:rsid w:val="00953240"/>
    <w:rsid w:val="00954326"/>
    <w:rsid w:val="00954978"/>
    <w:rsid w:val="00962695"/>
    <w:rsid w:val="0097282B"/>
    <w:rsid w:val="00984693"/>
    <w:rsid w:val="00984C51"/>
    <w:rsid w:val="00986862"/>
    <w:rsid w:val="00987189"/>
    <w:rsid w:val="00994F5C"/>
    <w:rsid w:val="009A16B7"/>
    <w:rsid w:val="009B7ECF"/>
    <w:rsid w:val="009C1AE3"/>
    <w:rsid w:val="009C38D8"/>
    <w:rsid w:val="009C5D53"/>
    <w:rsid w:val="009D1644"/>
    <w:rsid w:val="009D3C80"/>
    <w:rsid w:val="009D40E8"/>
    <w:rsid w:val="009D4195"/>
    <w:rsid w:val="009D4FB1"/>
    <w:rsid w:val="009E0ABF"/>
    <w:rsid w:val="00A01A21"/>
    <w:rsid w:val="00A03C87"/>
    <w:rsid w:val="00A0443C"/>
    <w:rsid w:val="00A174CF"/>
    <w:rsid w:val="00A256B2"/>
    <w:rsid w:val="00A55C97"/>
    <w:rsid w:val="00A63C56"/>
    <w:rsid w:val="00A668BC"/>
    <w:rsid w:val="00A815FD"/>
    <w:rsid w:val="00A84CCF"/>
    <w:rsid w:val="00A91D7A"/>
    <w:rsid w:val="00AA4D69"/>
    <w:rsid w:val="00AC085B"/>
    <w:rsid w:val="00AC0D50"/>
    <w:rsid w:val="00AC1C63"/>
    <w:rsid w:val="00AD38D7"/>
    <w:rsid w:val="00B0116D"/>
    <w:rsid w:val="00B06F1C"/>
    <w:rsid w:val="00B15443"/>
    <w:rsid w:val="00B274BA"/>
    <w:rsid w:val="00B31C72"/>
    <w:rsid w:val="00B31FF7"/>
    <w:rsid w:val="00B336D3"/>
    <w:rsid w:val="00B34728"/>
    <w:rsid w:val="00B47248"/>
    <w:rsid w:val="00B52E49"/>
    <w:rsid w:val="00B574CC"/>
    <w:rsid w:val="00B60B30"/>
    <w:rsid w:val="00B71929"/>
    <w:rsid w:val="00B77BFE"/>
    <w:rsid w:val="00B9479C"/>
    <w:rsid w:val="00B9554F"/>
    <w:rsid w:val="00BA5CBC"/>
    <w:rsid w:val="00BE2749"/>
    <w:rsid w:val="00BE3B41"/>
    <w:rsid w:val="00BE5B92"/>
    <w:rsid w:val="00BF178E"/>
    <w:rsid w:val="00BF7E71"/>
    <w:rsid w:val="00C02ED1"/>
    <w:rsid w:val="00C17773"/>
    <w:rsid w:val="00C255A3"/>
    <w:rsid w:val="00C343D7"/>
    <w:rsid w:val="00C349D2"/>
    <w:rsid w:val="00C4151D"/>
    <w:rsid w:val="00C416FA"/>
    <w:rsid w:val="00C45031"/>
    <w:rsid w:val="00C50328"/>
    <w:rsid w:val="00C514B0"/>
    <w:rsid w:val="00C54D58"/>
    <w:rsid w:val="00C57319"/>
    <w:rsid w:val="00C6473B"/>
    <w:rsid w:val="00C66732"/>
    <w:rsid w:val="00C80B36"/>
    <w:rsid w:val="00C81E2D"/>
    <w:rsid w:val="00C9457C"/>
    <w:rsid w:val="00C97077"/>
    <w:rsid w:val="00CA12C8"/>
    <w:rsid w:val="00CC018B"/>
    <w:rsid w:val="00CC09AE"/>
    <w:rsid w:val="00CC4466"/>
    <w:rsid w:val="00CC6919"/>
    <w:rsid w:val="00CD4BE2"/>
    <w:rsid w:val="00CE64B8"/>
    <w:rsid w:val="00D01F99"/>
    <w:rsid w:val="00D03CED"/>
    <w:rsid w:val="00D05899"/>
    <w:rsid w:val="00D06F7C"/>
    <w:rsid w:val="00D12CA4"/>
    <w:rsid w:val="00D14F80"/>
    <w:rsid w:val="00D17A26"/>
    <w:rsid w:val="00D25E32"/>
    <w:rsid w:val="00D311CD"/>
    <w:rsid w:val="00D3159C"/>
    <w:rsid w:val="00D32330"/>
    <w:rsid w:val="00D34E9A"/>
    <w:rsid w:val="00D42A8E"/>
    <w:rsid w:val="00D456CD"/>
    <w:rsid w:val="00D45FD1"/>
    <w:rsid w:val="00D5485F"/>
    <w:rsid w:val="00D62EA1"/>
    <w:rsid w:val="00D67AD8"/>
    <w:rsid w:val="00D82740"/>
    <w:rsid w:val="00D864CC"/>
    <w:rsid w:val="00D932C6"/>
    <w:rsid w:val="00D93573"/>
    <w:rsid w:val="00DA2980"/>
    <w:rsid w:val="00DA3D3F"/>
    <w:rsid w:val="00DA44DF"/>
    <w:rsid w:val="00DA4AA0"/>
    <w:rsid w:val="00DA52BE"/>
    <w:rsid w:val="00DB75F1"/>
    <w:rsid w:val="00DC0A12"/>
    <w:rsid w:val="00DC389A"/>
    <w:rsid w:val="00DC6D1D"/>
    <w:rsid w:val="00DD05E3"/>
    <w:rsid w:val="00DD14F4"/>
    <w:rsid w:val="00DD57F8"/>
    <w:rsid w:val="00DD5D0C"/>
    <w:rsid w:val="00DE35A3"/>
    <w:rsid w:val="00DE7C28"/>
    <w:rsid w:val="00DF5413"/>
    <w:rsid w:val="00E04A80"/>
    <w:rsid w:val="00E06338"/>
    <w:rsid w:val="00E15FBC"/>
    <w:rsid w:val="00E21C19"/>
    <w:rsid w:val="00E2209E"/>
    <w:rsid w:val="00E23DEB"/>
    <w:rsid w:val="00E43616"/>
    <w:rsid w:val="00E550CC"/>
    <w:rsid w:val="00E55AE2"/>
    <w:rsid w:val="00E57561"/>
    <w:rsid w:val="00E62C37"/>
    <w:rsid w:val="00E6461C"/>
    <w:rsid w:val="00E66F83"/>
    <w:rsid w:val="00E67AF7"/>
    <w:rsid w:val="00E67F44"/>
    <w:rsid w:val="00E72F10"/>
    <w:rsid w:val="00E7743A"/>
    <w:rsid w:val="00E95A4E"/>
    <w:rsid w:val="00EA294B"/>
    <w:rsid w:val="00EA34E9"/>
    <w:rsid w:val="00EA4AFC"/>
    <w:rsid w:val="00EC3B1A"/>
    <w:rsid w:val="00ED1DC2"/>
    <w:rsid w:val="00ED3FE6"/>
    <w:rsid w:val="00ED4327"/>
    <w:rsid w:val="00ED4B31"/>
    <w:rsid w:val="00ED5685"/>
    <w:rsid w:val="00EE7DC2"/>
    <w:rsid w:val="00EF03A4"/>
    <w:rsid w:val="00EF157B"/>
    <w:rsid w:val="00F074C7"/>
    <w:rsid w:val="00F10395"/>
    <w:rsid w:val="00F16E03"/>
    <w:rsid w:val="00F24975"/>
    <w:rsid w:val="00F50671"/>
    <w:rsid w:val="00F55A57"/>
    <w:rsid w:val="00F62481"/>
    <w:rsid w:val="00F640C5"/>
    <w:rsid w:val="00F642F9"/>
    <w:rsid w:val="00F6503C"/>
    <w:rsid w:val="00F676BF"/>
    <w:rsid w:val="00F8242E"/>
    <w:rsid w:val="00FA3A7C"/>
    <w:rsid w:val="00FB067F"/>
    <w:rsid w:val="00FB07AC"/>
    <w:rsid w:val="00FC0060"/>
    <w:rsid w:val="00FC2516"/>
    <w:rsid w:val="00FE0670"/>
    <w:rsid w:val="00FE2900"/>
    <w:rsid w:val="00FE492D"/>
    <w:rsid w:val="00FF44B9"/>
    <w:rsid w:val="00FF50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nhideWhenUsed="0" w:qFormat="1"/>
    <w:lsdException w:name="Default Paragraph Font" w:uiPriority="1"/>
    <w:lsdException w:name="Subtitle" w:semiHidden="0" w:unhideWhenUsed="0" w:qFormat="1"/>
    <w:lsdException w:name="Strong" w:semiHidden="0" w:unhideWhenUsed="0" w:qFormat="1"/>
    <w:lsdException w:name="Emphasis" w:semiHidden="0" w:unhideWhenUsed="0" w:qFormat="1"/>
    <w:lsdException w:name="HTML Variable" w:uiPriority="0"/>
    <w:lsdException w:name="Table Grid" w:semiHidden="0" w:uiPriority="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nhideWhenUsed="0"/>
    <w:lsdException w:name="Medium Shading 2 Accent 4" w:semiHidden="0"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240"/>
    <w:pPr>
      <w:spacing w:after="0" w:line="240" w:lineRule="auto"/>
    </w:pPr>
    <w:rPr>
      <w:rFonts w:ascii="Times New Roman" w:eastAsia="Times New Roman" w:hAnsi="Times New Roman" w:cs="Times New Roman"/>
      <w:sz w:val="24"/>
      <w:szCs w:val="24"/>
      <w:lang w:val="en-US" w:eastAsia="es-ES"/>
    </w:rPr>
  </w:style>
  <w:style w:type="paragraph" w:styleId="Heading1">
    <w:name w:val="heading 1"/>
    <w:basedOn w:val="Normal"/>
    <w:next w:val="Normal"/>
    <w:link w:val="Heading1Char"/>
    <w:uiPriority w:val="99"/>
    <w:qFormat/>
    <w:rsid w:val="00953240"/>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953240"/>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rsid w:val="00953240"/>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9"/>
    <w:qFormat/>
    <w:rsid w:val="00953240"/>
    <w:pPr>
      <w:keepNext/>
      <w:spacing w:before="240" w:after="60"/>
      <w:outlineLvl w:val="3"/>
    </w:pPr>
    <w:rPr>
      <w:b/>
      <w:bCs/>
      <w:sz w:val="28"/>
      <w:szCs w:val="28"/>
    </w:rPr>
  </w:style>
  <w:style w:type="paragraph" w:styleId="Heading5">
    <w:name w:val="heading 5"/>
    <w:basedOn w:val="Normal"/>
    <w:next w:val="Normal"/>
    <w:link w:val="Heading5Char"/>
    <w:uiPriority w:val="99"/>
    <w:qFormat/>
    <w:rsid w:val="00953240"/>
    <w:pPr>
      <w:spacing w:before="240" w:after="60"/>
      <w:outlineLvl w:val="4"/>
    </w:pPr>
    <w:rPr>
      <w:b/>
      <w:bCs/>
      <w:i/>
      <w:iCs/>
      <w:sz w:val="26"/>
      <w:szCs w:val="26"/>
    </w:rPr>
  </w:style>
  <w:style w:type="paragraph" w:styleId="Heading6">
    <w:name w:val="heading 6"/>
    <w:basedOn w:val="Normal"/>
    <w:next w:val="Normal"/>
    <w:link w:val="Heading6Char"/>
    <w:uiPriority w:val="99"/>
    <w:qFormat/>
    <w:rsid w:val="00953240"/>
    <w:pPr>
      <w:spacing w:before="240" w:after="60"/>
      <w:outlineLvl w:val="5"/>
    </w:pPr>
    <w:rPr>
      <w:b/>
      <w:bCs/>
      <w:sz w:val="22"/>
      <w:szCs w:val="22"/>
    </w:rPr>
  </w:style>
  <w:style w:type="paragraph" w:styleId="Heading7">
    <w:name w:val="heading 7"/>
    <w:basedOn w:val="Normal"/>
    <w:next w:val="Normal"/>
    <w:link w:val="Heading7Char"/>
    <w:uiPriority w:val="99"/>
    <w:qFormat/>
    <w:rsid w:val="00953240"/>
    <w:pPr>
      <w:spacing w:before="240" w:after="60"/>
      <w:outlineLvl w:val="6"/>
    </w:pPr>
  </w:style>
  <w:style w:type="paragraph" w:styleId="Heading8">
    <w:name w:val="heading 8"/>
    <w:basedOn w:val="Normal"/>
    <w:next w:val="Normal"/>
    <w:link w:val="Heading8Char"/>
    <w:uiPriority w:val="99"/>
    <w:qFormat/>
    <w:rsid w:val="00953240"/>
    <w:pPr>
      <w:spacing w:before="240" w:after="60"/>
      <w:outlineLvl w:val="7"/>
    </w:pPr>
    <w:rPr>
      <w:i/>
      <w:iCs/>
    </w:rPr>
  </w:style>
  <w:style w:type="paragraph" w:styleId="Heading9">
    <w:name w:val="heading 9"/>
    <w:basedOn w:val="Normal"/>
    <w:next w:val="Normal"/>
    <w:link w:val="Heading9Char"/>
    <w:uiPriority w:val="99"/>
    <w:qFormat/>
    <w:rsid w:val="0095324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LEFICNORMAL">
    <w:name w:val="CELEFIC NORMAL"/>
    <w:link w:val="CELEFICNORMALCar"/>
    <w:rsid w:val="00953240"/>
    <w:pPr>
      <w:spacing w:after="0" w:line="288" w:lineRule="auto"/>
      <w:jc w:val="both"/>
    </w:pPr>
    <w:rPr>
      <w:rFonts w:ascii="Franklin Gothic Book" w:eastAsia="Times New Roman" w:hAnsi="Franklin Gothic Book" w:cs="Times New Roman"/>
      <w:szCs w:val="24"/>
      <w:lang w:eastAsia="es-ES"/>
    </w:rPr>
  </w:style>
  <w:style w:type="character" w:customStyle="1" w:styleId="CELEFICNORMALCar">
    <w:name w:val="CELEFIC NORMAL Car"/>
    <w:basedOn w:val="DefaultParagraphFont"/>
    <w:link w:val="CELEFICNORMAL"/>
    <w:locked/>
    <w:rsid w:val="00953240"/>
    <w:rPr>
      <w:rFonts w:ascii="Franklin Gothic Book" w:eastAsia="Times New Roman" w:hAnsi="Franklin Gothic Book" w:cs="Times New Roman"/>
      <w:szCs w:val="24"/>
      <w:lang w:eastAsia="es-ES"/>
    </w:rPr>
  </w:style>
  <w:style w:type="paragraph" w:styleId="Caption">
    <w:name w:val="caption"/>
    <w:basedOn w:val="Normal"/>
    <w:next w:val="Normal"/>
    <w:unhideWhenUsed/>
    <w:qFormat/>
    <w:rsid w:val="00953240"/>
    <w:pPr>
      <w:spacing w:after="200"/>
    </w:pPr>
    <w:rPr>
      <w:b/>
      <w:bCs/>
      <w:color w:val="9BBB59" w:themeColor="accent3"/>
      <w:sz w:val="20"/>
      <w:szCs w:val="18"/>
    </w:rPr>
  </w:style>
  <w:style w:type="table" w:styleId="LightList-Accent3">
    <w:name w:val="Light List Accent 3"/>
    <w:basedOn w:val="TableNormal"/>
    <w:uiPriority w:val="61"/>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eading1Char">
    <w:name w:val="Heading 1 Char"/>
    <w:basedOn w:val="DefaultParagraphFont"/>
    <w:link w:val="Heading1"/>
    <w:uiPriority w:val="99"/>
    <w:rsid w:val="00953240"/>
    <w:rPr>
      <w:rFonts w:ascii="Arial" w:eastAsia="Times New Roman" w:hAnsi="Arial" w:cs="Arial"/>
      <w:b/>
      <w:bCs/>
      <w:kern w:val="32"/>
      <w:sz w:val="32"/>
      <w:szCs w:val="32"/>
      <w:lang w:eastAsia="es-ES"/>
    </w:rPr>
  </w:style>
  <w:style w:type="character" w:customStyle="1" w:styleId="Heading2Char">
    <w:name w:val="Heading 2 Char"/>
    <w:basedOn w:val="DefaultParagraphFont"/>
    <w:link w:val="Heading2"/>
    <w:uiPriority w:val="99"/>
    <w:rsid w:val="00953240"/>
    <w:rPr>
      <w:rFonts w:ascii="Arial" w:eastAsia="Times New Roman" w:hAnsi="Arial" w:cs="Arial"/>
      <w:b/>
      <w:bCs/>
      <w:i/>
      <w:iCs/>
      <w:sz w:val="28"/>
      <w:szCs w:val="28"/>
      <w:lang w:eastAsia="es-ES"/>
    </w:rPr>
  </w:style>
  <w:style w:type="character" w:customStyle="1" w:styleId="Heading3Char">
    <w:name w:val="Heading 3 Char"/>
    <w:basedOn w:val="DefaultParagraphFont"/>
    <w:link w:val="Heading3"/>
    <w:uiPriority w:val="99"/>
    <w:rsid w:val="00953240"/>
    <w:rPr>
      <w:rFonts w:ascii="Arial" w:eastAsia="Times New Roman" w:hAnsi="Arial" w:cs="Arial"/>
      <w:b/>
      <w:bCs/>
      <w:sz w:val="26"/>
      <w:szCs w:val="26"/>
      <w:lang w:eastAsia="es-ES"/>
    </w:rPr>
  </w:style>
  <w:style w:type="character" w:customStyle="1" w:styleId="Heading4Char">
    <w:name w:val="Heading 4 Char"/>
    <w:basedOn w:val="DefaultParagraphFont"/>
    <w:link w:val="Heading4"/>
    <w:uiPriority w:val="99"/>
    <w:rsid w:val="00953240"/>
    <w:rPr>
      <w:rFonts w:ascii="Times New Roman" w:eastAsia="Times New Roman" w:hAnsi="Times New Roman" w:cs="Times New Roman"/>
      <w:b/>
      <w:bCs/>
      <w:sz w:val="28"/>
      <w:szCs w:val="28"/>
      <w:lang w:eastAsia="es-ES"/>
    </w:rPr>
  </w:style>
  <w:style w:type="character" w:customStyle="1" w:styleId="Heading5Char">
    <w:name w:val="Heading 5 Char"/>
    <w:basedOn w:val="DefaultParagraphFont"/>
    <w:link w:val="Heading5"/>
    <w:uiPriority w:val="99"/>
    <w:rsid w:val="00953240"/>
    <w:rPr>
      <w:rFonts w:ascii="Times New Roman" w:eastAsia="Times New Roman" w:hAnsi="Times New Roman" w:cs="Times New Roman"/>
      <w:b/>
      <w:bCs/>
      <w:i/>
      <w:iCs/>
      <w:sz w:val="26"/>
      <w:szCs w:val="26"/>
      <w:lang w:eastAsia="es-ES"/>
    </w:rPr>
  </w:style>
  <w:style w:type="character" w:customStyle="1" w:styleId="Heading6Char">
    <w:name w:val="Heading 6 Char"/>
    <w:basedOn w:val="DefaultParagraphFont"/>
    <w:link w:val="Heading6"/>
    <w:uiPriority w:val="99"/>
    <w:rsid w:val="00953240"/>
    <w:rPr>
      <w:rFonts w:ascii="Times New Roman" w:eastAsia="Times New Roman" w:hAnsi="Times New Roman" w:cs="Times New Roman"/>
      <w:b/>
      <w:bCs/>
      <w:lang w:eastAsia="es-ES"/>
    </w:rPr>
  </w:style>
  <w:style w:type="character" w:customStyle="1" w:styleId="Heading7Char">
    <w:name w:val="Heading 7 Char"/>
    <w:basedOn w:val="DefaultParagraphFont"/>
    <w:link w:val="Heading7"/>
    <w:uiPriority w:val="99"/>
    <w:rsid w:val="00953240"/>
    <w:rPr>
      <w:rFonts w:ascii="Times New Roman" w:eastAsia="Times New Roman" w:hAnsi="Times New Roman" w:cs="Times New Roman"/>
      <w:sz w:val="24"/>
      <w:szCs w:val="24"/>
      <w:lang w:eastAsia="es-ES"/>
    </w:rPr>
  </w:style>
  <w:style w:type="character" w:customStyle="1" w:styleId="Heading8Char">
    <w:name w:val="Heading 8 Char"/>
    <w:basedOn w:val="DefaultParagraphFont"/>
    <w:link w:val="Heading8"/>
    <w:uiPriority w:val="99"/>
    <w:rsid w:val="00953240"/>
    <w:rPr>
      <w:rFonts w:ascii="Times New Roman" w:eastAsia="Times New Roman" w:hAnsi="Times New Roman" w:cs="Times New Roman"/>
      <w:i/>
      <w:iCs/>
      <w:sz w:val="24"/>
      <w:szCs w:val="24"/>
      <w:lang w:eastAsia="es-ES"/>
    </w:rPr>
  </w:style>
  <w:style w:type="character" w:customStyle="1" w:styleId="Heading9Char">
    <w:name w:val="Heading 9 Char"/>
    <w:basedOn w:val="DefaultParagraphFont"/>
    <w:link w:val="Heading9"/>
    <w:uiPriority w:val="99"/>
    <w:rsid w:val="00953240"/>
    <w:rPr>
      <w:rFonts w:ascii="Arial" w:eastAsia="Times New Roman" w:hAnsi="Arial" w:cs="Arial"/>
      <w:lang w:eastAsia="es-ES"/>
    </w:rPr>
  </w:style>
  <w:style w:type="paragraph" w:customStyle="1" w:styleId="PORTADATIPODETRABAJO">
    <w:name w:val="PORTADA_TIPO DE TRABAJO"/>
    <w:basedOn w:val="Normal"/>
    <w:next w:val="PORTNOMBRETRABAJO"/>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Arial Narrow" w:hAnsi="Arial Narrow"/>
      <w:b/>
      <w:bCs/>
      <w:color w:val="808000"/>
      <w:sz w:val="40"/>
      <w:szCs w:val="20"/>
      <w14:shadow w14:blurRad="50800" w14:dist="38100" w14:dir="2700000" w14:sx="100000" w14:sy="100000" w14:kx="0" w14:ky="0" w14:algn="tl">
        <w14:srgbClr w14:val="000000">
          <w14:alpha w14:val="60000"/>
        </w14:srgbClr>
      </w14:shadow>
    </w:rPr>
  </w:style>
  <w:style w:type="paragraph" w:customStyle="1" w:styleId="PORTPROMOTOR">
    <w:name w:val="PORT_PROMOTOR"/>
    <w:basedOn w:val="Normal"/>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Arial Narrow" w:hAnsi="Arial Narrow"/>
      <w:b/>
      <w:bCs/>
      <w:sz w:val="32"/>
      <w:szCs w:val="20"/>
    </w:rPr>
  </w:style>
  <w:style w:type="paragraph" w:customStyle="1" w:styleId="PORTDOCUMENTO">
    <w:name w:val="PORT_DOCUMENTO"/>
    <w:basedOn w:val="Normal"/>
    <w:uiPriority w:val="99"/>
    <w:rsid w:val="00953240"/>
    <w:pPr>
      <w:spacing w:line="360" w:lineRule="auto"/>
      <w:jc w:val="center"/>
    </w:pPr>
    <w:rPr>
      <w:rFonts w:ascii="Franklin Gothic Book" w:hAnsi="Franklin Gothic Book"/>
      <w:b/>
      <w:bCs/>
      <w:i/>
      <w:iCs/>
      <w:sz w:val="28"/>
      <w:szCs w:val="20"/>
      <w:u w:val="single"/>
      <w14:shadow w14:blurRad="50800" w14:dist="38100" w14:dir="2700000" w14:sx="100000" w14:sy="100000" w14:kx="0" w14:ky="0" w14:algn="tl">
        <w14:srgbClr w14:val="000000">
          <w14:alpha w14:val="60000"/>
        </w14:srgbClr>
      </w14:shadow>
    </w:rPr>
  </w:style>
  <w:style w:type="paragraph" w:customStyle="1" w:styleId="PORTEQUIPOREDACTOR">
    <w:name w:val="PORT_EQUIPO REDACTOR"/>
    <w:basedOn w:val="Normal"/>
    <w:uiPriority w:val="99"/>
    <w:rsid w:val="00953240"/>
    <w:pPr>
      <w:spacing w:line="360" w:lineRule="auto"/>
      <w:jc w:val="center"/>
    </w:pPr>
    <w:rPr>
      <w:rFonts w:ascii="Franklin Gothic Book" w:hAnsi="Franklin Gothic Book"/>
      <w:b/>
      <w:bCs/>
      <w:smallCaps/>
      <w:sz w:val="22"/>
      <w:szCs w:val="20"/>
      <w:u w:val="single"/>
    </w:rPr>
  </w:style>
  <w:style w:type="paragraph" w:customStyle="1" w:styleId="PORTTLFCONTACTO">
    <w:name w:val="PORT_TLF CONTACTO"/>
    <w:basedOn w:val="Normal"/>
    <w:uiPriority w:val="99"/>
    <w:rsid w:val="00953240"/>
    <w:pPr>
      <w:spacing w:line="360" w:lineRule="auto"/>
      <w:jc w:val="center"/>
    </w:pPr>
    <w:rPr>
      <w:rFonts w:ascii="Arial Narrow" w:hAnsi="Arial Narrow"/>
      <w:b/>
      <w:bCs/>
      <w:smallCaps/>
      <w:sz w:val="22"/>
      <w:szCs w:val="20"/>
    </w:rPr>
  </w:style>
  <w:style w:type="paragraph" w:customStyle="1" w:styleId="PORTNOMBRETRABAJO">
    <w:name w:val="PORT_NOMBRE TRABAJO"/>
    <w:basedOn w:val="Normal"/>
    <w:next w:val="PORTPROMOTOR"/>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Franklin Gothic Book" w:hAnsi="Franklin Gothic Book"/>
      <w:b/>
      <w:smallCaps/>
      <w:sz w:val="28"/>
      <w:szCs w:val="28"/>
      <w14:shadow w14:blurRad="50800" w14:dist="38100" w14:dir="2700000" w14:sx="100000" w14:sy="100000" w14:kx="0" w14:ky="0" w14:algn="tl">
        <w14:srgbClr w14:val="000000">
          <w14:alpha w14:val="60000"/>
        </w14:srgbClr>
      </w14:shadow>
    </w:rPr>
  </w:style>
  <w:style w:type="paragraph" w:customStyle="1" w:styleId="CELEFIC1">
    <w:name w:val="CELEFIC 1"/>
    <w:basedOn w:val="CELEFICNORMAL"/>
    <w:next w:val="CELEFICNORMAL"/>
    <w:uiPriority w:val="99"/>
    <w:rsid w:val="00C80B36"/>
    <w:pPr>
      <w:numPr>
        <w:numId w:val="17"/>
      </w:numPr>
      <w:jc w:val="left"/>
      <w:outlineLvl w:val="0"/>
    </w:pPr>
    <w:rPr>
      <w:b/>
      <w:smallCaps/>
      <w:sz w:val="36"/>
      <w:szCs w:val="36"/>
    </w:rPr>
  </w:style>
  <w:style w:type="paragraph" w:customStyle="1" w:styleId="CELEFIC2">
    <w:name w:val="CELEFIC 2"/>
    <w:basedOn w:val="CELEFICNORMAL"/>
    <w:next w:val="CELEFICNORMAL"/>
    <w:autoRedefine/>
    <w:uiPriority w:val="99"/>
    <w:rsid w:val="00883FF3"/>
    <w:pPr>
      <w:spacing w:after="120"/>
      <w:outlineLvl w:val="1"/>
    </w:pPr>
    <w:rPr>
      <w:rFonts w:ascii="Times New Roman" w:hAnsi="Times New Roman"/>
      <w:sz w:val="32"/>
      <w:szCs w:val="32"/>
      <w:lang w:val="en-US"/>
    </w:rPr>
  </w:style>
  <w:style w:type="paragraph" w:customStyle="1" w:styleId="CELEFIC3">
    <w:name w:val="CELEFIC 3"/>
    <w:basedOn w:val="CELEFICNORMAL"/>
    <w:next w:val="CELEFICNORMAL"/>
    <w:uiPriority w:val="99"/>
    <w:rsid w:val="00DA44DF"/>
    <w:pPr>
      <w:numPr>
        <w:ilvl w:val="2"/>
        <w:numId w:val="17"/>
      </w:numPr>
      <w:outlineLvl w:val="2"/>
    </w:pPr>
    <w:rPr>
      <w:smallCaps/>
      <w:sz w:val="28"/>
      <w:szCs w:val="28"/>
      <w:lang w:val="en-US"/>
    </w:rPr>
  </w:style>
  <w:style w:type="paragraph" w:customStyle="1" w:styleId="CELEFIC4">
    <w:name w:val="CELEFIC 4"/>
    <w:basedOn w:val="CELEFICNORMAL"/>
    <w:next w:val="CELEFICNORMAL"/>
    <w:uiPriority w:val="99"/>
    <w:rsid w:val="00953240"/>
    <w:pPr>
      <w:numPr>
        <w:ilvl w:val="3"/>
        <w:numId w:val="17"/>
      </w:numPr>
      <w:outlineLvl w:val="3"/>
    </w:pPr>
    <w:rPr>
      <w:b/>
      <w:smallCaps/>
      <w:sz w:val="24"/>
    </w:rPr>
  </w:style>
  <w:style w:type="paragraph" w:customStyle="1" w:styleId="CELEFIC5">
    <w:name w:val="CELEFIC 5"/>
    <w:basedOn w:val="CELEFICNORMAL"/>
    <w:next w:val="CELEFICNORMAL"/>
    <w:uiPriority w:val="99"/>
    <w:rsid w:val="00953240"/>
    <w:pPr>
      <w:numPr>
        <w:ilvl w:val="4"/>
        <w:numId w:val="17"/>
      </w:numPr>
      <w:outlineLvl w:val="4"/>
    </w:pPr>
    <w:rPr>
      <w:b/>
      <w:sz w:val="24"/>
      <w:u w:val="single"/>
    </w:rPr>
  </w:style>
  <w:style w:type="paragraph" w:customStyle="1" w:styleId="CELEFIC6">
    <w:name w:val="CELEFIC 6"/>
    <w:basedOn w:val="CELEFICNORMAL"/>
    <w:next w:val="CELEFICNORMAL"/>
    <w:uiPriority w:val="99"/>
    <w:rsid w:val="00953240"/>
    <w:pPr>
      <w:numPr>
        <w:ilvl w:val="5"/>
        <w:numId w:val="17"/>
      </w:numPr>
      <w:outlineLvl w:val="5"/>
    </w:pPr>
    <w:rPr>
      <w:b/>
      <w:u w:val="single"/>
    </w:rPr>
  </w:style>
  <w:style w:type="paragraph" w:customStyle="1" w:styleId="INDNOMBRE-PROY-DOC">
    <w:name w:val="IND_NOMBRE-PROY-DOC"/>
    <w:basedOn w:val="Normal"/>
    <w:uiPriority w:val="99"/>
    <w:rsid w:val="00953240"/>
    <w:pPr>
      <w:spacing w:line="360" w:lineRule="auto"/>
      <w:jc w:val="center"/>
    </w:pPr>
    <w:rPr>
      <w:rFonts w:ascii="Franklin Gothic Book" w:hAnsi="Franklin Gothic Book"/>
      <w:b/>
      <w:bCs/>
      <w:smallCaps/>
      <w:sz w:val="32"/>
      <w:szCs w:val="20"/>
    </w:rPr>
  </w:style>
  <w:style w:type="paragraph" w:customStyle="1" w:styleId="NDICE">
    <w:name w:val="ÍNDICE"/>
    <w:basedOn w:val="Heading1"/>
    <w:uiPriority w:val="99"/>
    <w:rsid w:val="00953240"/>
    <w:pPr>
      <w:pBdr>
        <w:bottom w:val="single" w:sz="4" w:space="1" w:color="auto"/>
      </w:pBdr>
      <w:spacing w:line="360" w:lineRule="auto"/>
      <w:jc w:val="center"/>
    </w:pPr>
    <w:rPr>
      <w:rFonts w:ascii="Franklin Gothic Book" w:hAnsi="Franklin Gothic Book" w:cs="Times New Roman"/>
      <w:smallCaps/>
      <w:sz w:val="36"/>
      <w:szCs w:val="20"/>
    </w:rPr>
  </w:style>
  <w:style w:type="paragraph" w:styleId="Header">
    <w:name w:val="header"/>
    <w:basedOn w:val="Normal"/>
    <w:link w:val="HeaderChar"/>
    <w:rsid w:val="00953240"/>
    <w:pPr>
      <w:tabs>
        <w:tab w:val="center" w:pos="4252"/>
        <w:tab w:val="right" w:pos="8504"/>
      </w:tabs>
    </w:pPr>
  </w:style>
  <w:style w:type="character" w:customStyle="1" w:styleId="HeaderChar">
    <w:name w:val="Header Char"/>
    <w:basedOn w:val="DefaultParagraphFont"/>
    <w:link w:val="Header"/>
    <w:rsid w:val="00953240"/>
    <w:rPr>
      <w:rFonts w:ascii="Times New Roman" w:eastAsia="Times New Roman" w:hAnsi="Times New Roman" w:cs="Times New Roman"/>
      <w:sz w:val="24"/>
      <w:szCs w:val="24"/>
      <w:lang w:eastAsia="es-ES"/>
    </w:rPr>
  </w:style>
  <w:style w:type="paragraph" w:styleId="TOC1">
    <w:name w:val="toc 1"/>
    <w:basedOn w:val="Normal"/>
    <w:next w:val="Normal"/>
    <w:autoRedefine/>
    <w:uiPriority w:val="39"/>
    <w:qFormat/>
    <w:rsid w:val="00953240"/>
    <w:pPr>
      <w:spacing w:before="240" w:after="120"/>
    </w:pPr>
    <w:rPr>
      <w:rFonts w:ascii="Calibri" w:hAnsi="Calibri"/>
      <w:b/>
      <w:bCs/>
      <w:sz w:val="20"/>
      <w:szCs w:val="20"/>
    </w:rPr>
  </w:style>
  <w:style w:type="paragraph" w:customStyle="1" w:styleId="CELEFICENCABEZADO">
    <w:name w:val="CELEFIC ENCABEZADO"/>
    <w:basedOn w:val="CELEFICNORMAL"/>
    <w:next w:val="CELEFICNORMAL"/>
    <w:uiPriority w:val="99"/>
    <w:rsid w:val="00953240"/>
    <w:rPr>
      <w:b/>
      <w:smallCaps/>
      <w:sz w:val="24"/>
      <w14:shadow w14:blurRad="50800" w14:dist="38100" w14:dir="2700000" w14:sx="100000" w14:sy="100000" w14:kx="0" w14:ky="0" w14:algn="tl">
        <w14:srgbClr w14:val="000000">
          <w14:alpha w14:val="60000"/>
        </w14:srgbClr>
      </w14:shadow>
    </w:rPr>
  </w:style>
  <w:style w:type="paragraph" w:styleId="TOC2">
    <w:name w:val="toc 2"/>
    <w:basedOn w:val="Normal"/>
    <w:next w:val="Normal"/>
    <w:autoRedefine/>
    <w:uiPriority w:val="39"/>
    <w:qFormat/>
    <w:rsid w:val="00953240"/>
    <w:pPr>
      <w:spacing w:before="120"/>
      <w:ind w:left="240"/>
    </w:pPr>
    <w:rPr>
      <w:rFonts w:ascii="Calibri" w:hAnsi="Calibri"/>
      <w:i/>
      <w:iCs/>
      <w:sz w:val="20"/>
      <w:szCs w:val="20"/>
    </w:rPr>
  </w:style>
  <w:style w:type="paragraph" w:styleId="TOC3">
    <w:name w:val="toc 3"/>
    <w:basedOn w:val="Normal"/>
    <w:next w:val="Normal"/>
    <w:autoRedefine/>
    <w:uiPriority w:val="39"/>
    <w:qFormat/>
    <w:rsid w:val="00953240"/>
    <w:pPr>
      <w:ind w:left="480"/>
    </w:pPr>
    <w:rPr>
      <w:rFonts w:ascii="Calibri" w:hAnsi="Calibri"/>
      <w:sz w:val="20"/>
      <w:szCs w:val="20"/>
    </w:rPr>
  </w:style>
  <w:style w:type="paragraph" w:styleId="TOC4">
    <w:name w:val="toc 4"/>
    <w:basedOn w:val="Normal"/>
    <w:next w:val="Normal"/>
    <w:autoRedefine/>
    <w:uiPriority w:val="39"/>
    <w:rsid w:val="00953240"/>
    <w:pPr>
      <w:ind w:left="720"/>
    </w:pPr>
    <w:rPr>
      <w:rFonts w:ascii="Calibri" w:hAnsi="Calibri"/>
      <w:sz w:val="20"/>
      <w:szCs w:val="20"/>
    </w:rPr>
  </w:style>
  <w:style w:type="paragraph" w:styleId="TOC5">
    <w:name w:val="toc 5"/>
    <w:basedOn w:val="Normal"/>
    <w:next w:val="Normal"/>
    <w:autoRedefine/>
    <w:uiPriority w:val="39"/>
    <w:rsid w:val="00953240"/>
    <w:pPr>
      <w:ind w:left="960"/>
    </w:pPr>
    <w:rPr>
      <w:rFonts w:ascii="Calibri" w:hAnsi="Calibri"/>
      <w:sz w:val="20"/>
      <w:szCs w:val="20"/>
    </w:rPr>
  </w:style>
  <w:style w:type="paragraph" w:styleId="TOC6">
    <w:name w:val="toc 6"/>
    <w:basedOn w:val="Normal"/>
    <w:next w:val="Normal"/>
    <w:autoRedefine/>
    <w:uiPriority w:val="39"/>
    <w:rsid w:val="00953240"/>
    <w:pPr>
      <w:ind w:left="1200"/>
    </w:pPr>
    <w:rPr>
      <w:rFonts w:ascii="Calibri" w:hAnsi="Calibri"/>
      <w:sz w:val="20"/>
      <w:szCs w:val="20"/>
    </w:rPr>
  </w:style>
  <w:style w:type="character" w:styleId="Hyperlink">
    <w:name w:val="Hyperlink"/>
    <w:basedOn w:val="DefaultParagraphFont"/>
    <w:uiPriority w:val="99"/>
    <w:rsid w:val="00953240"/>
    <w:rPr>
      <w:rFonts w:cs="Times New Roman"/>
      <w:color w:val="0000FF"/>
      <w:u w:val="single"/>
    </w:rPr>
  </w:style>
  <w:style w:type="paragraph" w:styleId="Footer">
    <w:name w:val="footer"/>
    <w:basedOn w:val="Normal"/>
    <w:link w:val="FooterChar"/>
    <w:uiPriority w:val="99"/>
    <w:rsid w:val="00953240"/>
    <w:pPr>
      <w:tabs>
        <w:tab w:val="center" w:pos="4252"/>
        <w:tab w:val="right" w:pos="8504"/>
      </w:tabs>
    </w:pPr>
    <w:rPr>
      <w:rFonts w:ascii="Franklin Gothic Book" w:hAnsi="Franklin Gothic Book"/>
      <w:sz w:val="18"/>
    </w:rPr>
  </w:style>
  <w:style w:type="character" w:customStyle="1" w:styleId="FooterChar">
    <w:name w:val="Footer Char"/>
    <w:basedOn w:val="DefaultParagraphFont"/>
    <w:link w:val="Footer"/>
    <w:uiPriority w:val="99"/>
    <w:rsid w:val="00953240"/>
    <w:rPr>
      <w:rFonts w:ascii="Franklin Gothic Book" w:eastAsia="Times New Roman" w:hAnsi="Franklin Gothic Book" w:cs="Times New Roman"/>
      <w:sz w:val="18"/>
      <w:szCs w:val="24"/>
      <w:lang w:eastAsia="es-ES"/>
    </w:rPr>
  </w:style>
  <w:style w:type="paragraph" w:styleId="TOC7">
    <w:name w:val="toc 7"/>
    <w:basedOn w:val="Normal"/>
    <w:next w:val="Normal"/>
    <w:autoRedefine/>
    <w:uiPriority w:val="39"/>
    <w:rsid w:val="00953240"/>
    <w:pPr>
      <w:ind w:left="1440"/>
    </w:pPr>
    <w:rPr>
      <w:rFonts w:ascii="Calibri" w:hAnsi="Calibri"/>
      <w:sz w:val="20"/>
      <w:szCs w:val="20"/>
    </w:rPr>
  </w:style>
  <w:style w:type="paragraph" w:styleId="TOC8">
    <w:name w:val="toc 8"/>
    <w:basedOn w:val="Normal"/>
    <w:next w:val="Normal"/>
    <w:autoRedefine/>
    <w:uiPriority w:val="39"/>
    <w:rsid w:val="00953240"/>
    <w:pPr>
      <w:ind w:left="1680"/>
    </w:pPr>
    <w:rPr>
      <w:rFonts w:ascii="Calibri" w:hAnsi="Calibri"/>
      <w:sz w:val="20"/>
      <w:szCs w:val="20"/>
    </w:rPr>
  </w:style>
  <w:style w:type="paragraph" w:styleId="TOC9">
    <w:name w:val="toc 9"/>
    <w:basedOn w:val="Normal"/>
    <w:next w:val="Normal"/>
    <w:autoRedefine/>
    <w:uiPriority w:val="39"/>
    <w:rsid w:val="00953240"/>
    <w:pPr>
      <w:ind w:left="1920"/>
    </w:pPr>
    <w:rPr>
      <w:rFonts w:ascii="Calibri" w:hAnsi="Calibri"/>
      <w:sz w:val="20"/>
      <w:szCs w:val="20"/>
    </w:rPr>
  </w:style>
  <w:style w:type="character" w:styleId="HTMLAcronym">
    <w:name w:val="HTML Acronym"/>
    <w:basedOn w:val="DefaultParagraphFont"/>
    <w:uiPriority w:val="99"/>
    <w:semiHidden/>
    <w:rsid w:val="00953240"/>
    <w:rPr>
      <w:rFonts w:cs="Times New Roman"/>
    </w:rPr>
  </w:style>
  <w:style w:type="paragraph" w:styleId="Closing">
    <w:name w:val="Closing"/>
    <w:basedOn w:val="Normal"/>
    <w:link w:val="ClosingChar"/>
    <w:uiPriority w:val="99"/>
    <w:semiHidden/>
    <w:rsid w:val="00953240"/>
    <w:pPr>
      <w:ind w:left="4252"/>
    </w:pPr>
  </w:style>
  <w:style w:type="character" w:customStyle="1" w:styleId="ClosingChar">
    <w:name w:val="Closing Char"/>
    <w:basedOn w:val="DefaultParagraphFont"/>
    <w:link w:val="Closing"/>
    <w:uiPriority w:val="99"/>
    <w:semiHidden/>
    <w:rsid w:val="00953240"/>
    <w:rPr>
      <w:rFonts w:ascii="Times New Roman" w:eastAsia="Times New Roman" w:hAnsi="Times New Roman" w:cs="Times New Roman"/>
      <w:sz w:val="24"/>
      <w:szCs w:val="24"/>
      <w:lang w:eastAsia="es-ES"/>
    </w:rPr>
  </w:style>
  <w:style w:type="character" w:styleId="HTMLCite">
    <w:name w:val="HTML Cite"/>
    <w:basedOn w:val="DefaultParagraphFont"/>
    <w:uiPriority w:val="99"/>
    <w:semiHidden/>
    <w:rsid w:val="00953240"/>
    <w:rPr>
      <w:rFonts w:cs="Times New Roman"/>
      <w:i/>
      <w:iCs/>
    </w:rPr>
  </w:style>
  <w:style w:type="character" w:styleId="HTMLCode">
    <w:name w:val="HTML Code"/>
    <w:basedOn w:val="DefaultParagraphFont"/>
    <w:uiPriority w:val="99"/>
    <w:semiHidden/>
    <w:rsid w:val="00953240"/>
    <w:rPr>
      <w:rFonts w:ascii="Courier New" w:hAnsi="Courier New" w:cs="Courier New"/>
      <w:sz w:val="20"/>
      <w:szCs w:val="20"/>
    </w:rPr>
  </w:style>
  <w:style w:type="paragraph" w:styleId="ListContinue">
    <w:name w:val="List Continue"/>
    <w:basedOn w:val="Normal"/>
    <w:uiPriority w:val="99"/>
    <w:semiHidden/>
    <w:rsid w:val="00953240"/>
    <w:pPr>
      <w:spacing w:after="120"/>
      <w:ind w:left="283"/>
    </w:pPr>
  </w:style>
  <w:style w:type="paragraph" w:styleId="ListContinue2">
    <w:name w:val="List Continue 2"/>
    <w:basedOn w:val="Normal"/>
    <w:uiPriority w:val="99"/>
    <w:semiHidden/>
    <w:rsid w:val="00953240"/>
    <w:pPr>
      <w:spacing w:after="120"/>
      <w:ind w:left="566"/>
    </w:pPr>
  </w:style>
  <w:style w:type="paragraph" w:styleId="ListContinue3">
    <w:name w:val="List Continue 3"/>
    <w:basedOn w:val="Normal"/>
    <w:uiPriority w:val="99"/>
    <w:semiHidden/>
    <w:rsid w:val="00953240"/>
    <w:pPr>
      <w:spacing w:after="120"/>
      <w:ind w:left="849"/>
    </w:pPr>
  </w:style>
  <w:style w:type="paragraph" w:styleId="ListContinue4">
    <w:name w:val="List Continue 4"/>
    <w:basedOn w:val="Normal"/>
    <w:uiPriority w:val="99"/>
    <w:semiHidden/>
    <w:rsid w:val="00953240"/>
    <w:pPr>
      <w:spacing w:after="120"/>
      <w:ind w:left="1132"/>
    </w:pPr>
  </w:style>
  <w:style w:type="paragraph" w:styleId="ListContinue5">
    <w:name w:val="List Continue 5"/>
    <w:basedOn w:val="Normal"/>
    <w:uiPriority w:val="99"/>
    <w:semiHidden/>
    <w:rsid w:val="00953240"/>
    <w:pPr>
      <w:spacing w:after="120"/>
      <w:ind w:left="1415"/>
    </w:pPr>
  </w:style>
  <w:style w:type="character" w:styleId="HTMLDefinition">
    <w:name w:val="HTML Definition"/>
    <w:basedOn w:val="DefaultParagraphFont"/>
    <w:uiPriority w:val="99"/>
    <w:semiHidden/>
    <w:rsid w:val="00953240"/>
    <w:rPr>
      <w:rFonts w:cs="Times New Roman"/>
      <w:i/>
      <w:iCs/>
    </w:rPr>
  </w:style>
  <w:style w:type="paragraph" w:styleId="HTMLAddress">
    <w:name w:val="HTML Address"/>
    <w:basedOn w:val="Normal"/>
    <w:link w:val="HTMLAddressChar"/>
    <w:uiPriority w:val="99"/>
    <w:semiHidden/>
    <w:rsid w:val="00953240"/>
    <w:rPr>
      <w:i/>
      <w:iCs/>
    </w:rPr>
  </w:style>
  <w:style w:type="character" w:customStyle="1" w:styleId="HTMLAddressChar">
    <w:name w:val="HTML Address Char"/>
    <w:basedOn w:val="DefaultParagraphFont"/>
    <w:link w:val="HTMLAddress"/>
    <w:uiPriority w:val="99"/>
    <w:semiHidden/>
    <w:rsid w:val="00953240"/>
    <w:rPr>
      <w:rFonts w:ascii="Times New Roman" w:eastAsia="Times New Roman" w:hAnsi="Times New Roman" w:cs="Times New Roman"/>
      <w:i/>
      <w:iCs/>
      <w:sz w:val="24"/>
      <w:szCs w:val="24"/>
      <w:lang w:eastAsia="es-ES"/>
    </w:rPr>
  </w:style>
  <w:style w:type="paragraph" w:styleId="EnvelopeAddress">
    <w:name w:val="envelope address"/>
    <w:basedOn w:val="Normal"/>
    <w:uiPriority w:val="99"/>
    <w:semiHidden/>
    <w:rsid w:val="00953240"/>
    <w:pPr>
      <w:framePr w:w="7920" w:h="1980" w:hRule="exact" w:hSpace="141" w:wrap="auto" w:hAnchor="page" w:xAlign="center" w:yAlign="bottom"/>
      <w:ind w:left="2880"/>
    </w:pPr>
    <w:rPr>
      <w:rFonts w:ascii="Arial" w:hAnsi="Arial" w:cs="Arial"/>
    </w:rPr>
  </w:style>
  <w:style w:type="character" w:styleId="HTMLSample">
    <w:name w:val="HTML Sample"/>
    <w:basedOn w:val="DefaultParagraphFont"/>
    <w:uiPriority w:val="99"/>
    <w:semiHidden/>
    <w:rsid w:val="00953240"/>
    <w:rPr>
      <w:rFonts w:ascii="Courier New" w:hAnsi="Courier New" w:cs="Courier New"/>
    </w:rPr>
  </w:style>
  <w:style w:type="paragraph" w:styleId="MessageHeader">
    <w:name w:val="Message Header"/>
    <w:basedOn w:val="Normal"/>
    <w:link w:val="MessageHeaderChar"/>
    <w:uiPriority w:val="99"/>
    <w:semiHidden/>
    <w:rsid w:val="00953240"/>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basedOn w:val="DefaultParagraphFont"/>
    <w:link w:val="MessageHeader"/>
    <w:uiPriority w:val="99"/>
    <w:semiHidden/>
    <w:rsid w:val="00953240"/>
    <w:rPr>
      <w:rFonts w:ascii="Arial" w:eastAsia="Times New Roman" w:hAnsi="Arial" w:cs="Arial"/>
      <w:sz w:val="24"/>
      <w:szCs w:val="24"/>
      <w:shd w:val="pct20" w:color="auto" w:fill="auto"/>
      <w:lang w:eastAsia="es-ES"/>
    </w:rPr>
  </w:style>
  <w:style w:type="paragraph" w:styleId="NoteHeading">
    <w:name w:val="Note Heading"/>
    <w:basedOn w:val="Normal"/>
    <w:next w:val="Normal"/>
    <w:link w:val="NoteHeadingChar"/>
    <w:uiPriority w:val="99"/>
    <w:semiHidden/>
    <w:rsid w:val="00953240"/>
  </w:style>
  <w:style w:type="character" w:customStyle="1" w:styleId="NoteHeadingChar">
    <w:name w:val="Note Heading Char"/>
    <w:basedOn w:val="DefaultParagraphFont"/>
    <w:link w:val="NoteHeading"/>
    <w:uiPriority w:val="99"/>
    <w:semiHidden/>
    <w:rsid w:val="00953240"/>
    <w:rPr>
      <w:rFonts w:ascii="Times New Roman" w:eastAsia="Times New Roman" w:hAnsi="Times New Roman" w:cs="Times New Roman"/>
      <w:sz w:val="24"/>
      <w:szCs w:val="24"/>
      <w:lang w:eastAsia="es-ES"/>
    </w:rPr>
  </w:style>
  <w:style w:type="character" w:styleId="Emphasis">
    <w:name w:val="Emphasis"/>
    <w:basedOn w:val="DefaultParagraphFont"/>
    <w:uiPriority w:val="99"/>
    <w:qFormat/>
    <w:rsid w:val="00953240"/>
    <w:rPr>
      <w:rFonts w:cs="Times New Roman"/>
      <w:i/>
      <w:iCs/>
    </w:rPr>
  </w:style>
  <w:style w:type="paragraph" w:styleId="Date">
    <w:name w:val="Date"/>
    <w:basedOn w:val="Normal"/>
    <w:next w:val="Normal"/>
    <w:link w:val="DateChar"/>
    <w:uiPriority w:val="99"/>
    <w:semiHidden/>
    <w:rsid w:val="00953240"/>
  </w:style>
  <w:style w:type="character" w:customStyle="1" w:styleId="DateChar">
    <w:name w:val="Date Char"/>
    <w:basedOn w:val="DefaultParagraphFont"/>
    <w:link w:val="Date"/>
    <w:uiPriority w:val="99"/>
    <w:semiHidden/>
    <w:rsid w:val="00953240"/>
    <w:rPr>
      <w:rFonts w:ascii="Times New Roman" w:eastAsia="Times New Roman" w:hAnsi="Times New Roman" w:cs="Times New Roman"/>
      <w:sz w:val="24"/>
      <w:szCs w:val="24"/>
      <w:lang w:eastAsia="es-ES"/>
    </w:rPr>
  </w:style>
  <w:style w:type="paragraph" w:styleId="Signature">
    <w:name w:val="Signature"/>
    <w:basedOn w:val="Normal"/>
    <w:link w:val="SignatureChar"/>
    <w:uiPriority w:val="99"/>
    <w:semiHidden/>
    <w:rsid w:val="00953240"/>
    <w:pPr>
      <w:ind w:left="4252"/>
    </w:pPr>
  </w:style>
  <w:style w:type="character" w:customStyle="1" w:styleId="SignatureChar">
    <w:name w:val="Signature Char"/>
    <w:basedOn w:val="DefaultParagraphFont"/>
    <w:link w:val="Signature"/>
    <w:uiPriority w:val="99"/>
    <w:semiHidden/>
    <w:rsid w:val="00953240"/>
    <w:rPr>
      <w:rFonts w:ascii="Times New Roman" w:eastAsia="Times New Roman" w:hAnsi="Times New Roman" w:cs="Times New Roman"/>
      <w:sz w:val="24"/>
      <w:szCs w:val="24"/>
      <w:lang w:eastAsia="es-ES"/>
    </w:rPr>
  </w:style>
  <w:style w:type="paragraph" w:styleId="E-mailSignature">
    <w:name w:val="E-mail Signature"/>
    <w:basedOn w:val="Normal"/>
    <w:link w:val="E-mailSignatureChar"/>
    <w:uiPriority w:val="99"/>
    <w:semiHidden/>
    <w:rsid w:val="00953240"/>
  </w:style>
  <w:style w:type="character" w:customStyle="1" w:styleId="E-mailSignatureChar">
    <w:name w:val="E-mail Signature Char"/>
    <w:basedOn w:val="DefaultParagraphFont"/>
    <w:link w:val="E-mailSignature"/>
    <w:uiPriority w:val="99"/>
    <w:semiHidden/>
    <w:rsid w:val="00953240"/>
    <w:rPr>
      <w:rFonts w:ascii="Times New Roman" w:eastAsia="Times New Roman" w:hAnsi="Times New Roman" w:cs="Times New Roman"/>
      <w:sz w:val="24"/>
      <w:szCs w:val="24"/>
      <w:lang w:eastAsia="es-ES"/>
    </w:rPr>
  </w:style>
  <w:style w:type="character" w:styleId="FollowedHyperlink">
    <w:name w:val="FollowedHyperlink"/>
    <w:basedOn w:val="DefaultParagraphFont"/>
    <w:uiPriority w:val="99"/>
    <w:semiHidden/>
    <w:rsid w:val="00953240"/>
    <w:rPr>
      <w:rFonts w:cs="Times New Roman"/>
      <w:color w:val="800080"/>
      <w:u w:val="single"/>
    </w:rPr>
  </w:style>
  <w:style w:type="paragraph" w:styleId="HTMLPreformatted">
    <w:name w:val="HTML Preformatted"/>
    <w:basedOn w:val="Normal"/>
    <w:link w:val="HTMLPreformattedChar"/>
    <w:uiPriority w:val="99"/>
    <w:semiHidden/>
    <w:rsid w:val="00953240"/>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53240"/>
    <w:rPr>
      <w:rFonts w:ascii="Courier New" w:eastAsia="Times New Roman" w:hAnsi="Courier New" w:cs="Courier New"/>
      <w:sz w:val="20"/>
      <w:szCs w:val="20"/>
      <w:lang w:eastAsia="es-ES"/>
    </w:rPr>
  </w:style>
  <w:style w:type="paragraph" w:styleId="List">
    <w:name w:val="List"/>
    <w:basedOn w:val="Normal"/>
    <w:uiPriority w:val="99"/>
    <w:semiHidden/>
    <w:rsid w:val="00953240"/>
    <w:pPr>
      <w:ind w:left="283" w:hanging="283"/>
    </w:pPr>
  </w:style>
  <w:style w:type="paragraph" w:styleId="List2">
    <w:name w:val="List 2"/>
    <w:basedOn w:val="Normal"/>
    <w:uiPriority w:val="99"/>
    <w:semiHidden/>
    <w:rsid w:val="00953240"/>
    <w:pPr>
      <w:ind w:left="566" w:hanging="283"/>
    </w:pPr>
  </w:style>
  <w:style w:type="paragraph" w:styleId="List3">
    <w:name w:val="List 3"/>
    <w:basedOn w:val="Normal"/>
    <w:uiPriority w:val="99"/>
    <w:semiHidden/>
    <w:rsid w:val="00953240"/>
    <w:pPr>
      <w:ind w:left="849" w:hanging="283"/>
    </w:pPr>
  </w:style>
  <w:style w:type="paragraph" w:styleId="List4">
    <w:name w:val="List 4"/>
    <w:basedOn w:val="Normal"/>
    <w:uiPriority w:val="99"/>
    <w:semiHidden/>
    <w:rsid w:val="00953240"/>
    <w:pPr>
      <w:ind w:left="1132" w:hanging="283"/>
    </w:pPr>
  </w:style>
  <w:style w:type="paragraph" w:styleId="List5">
    <w:name w:val="List 5"/>
    <w:basedOn w:val="Normal"/>
    <w:uiPriority w:val="99"/>
    <w:semiHidden/>
    <w:rsid w:val="00953240"/>
    <w:pPr>
      <w:ind w:left="1415" w:hanging="283"/>
    </w:pPr>
  </w:style>
  <w:style w:type="paragraph" w:styleId="ListNumber">
    <w:name w:val="List Number"/>
    <w:basedOn w:val="Normal"/>
    <w:uiPriority w:val="99"/>
    <w:semiHidden/>
    <w:rsid w:val="00953240"/>
    <w:pPr>
      <w:numPr>
        <w:numId w:val="2"/>
      </w:numPr>
    </w:pPr>
  </w:style>
  <w:style w:type="paragraph" w:styleId="ListNumber2">
    <w:name w:val="List Number 2"/>
    <w:basedOn w:val="Normal"/>
    <w:uiPriority w:val="99"/>
    <w:semiHidden/>
    <w:rsid w:val="00953240"/>
    <w:pPr>
      <w:numPr>
        <w:numId w:val="3"/>
      </w:numPr>
    </w:pPr>
  </w:style>
  <w:style w:type="paragraph" w:styleId="ListNumber3">
    <w:name w:val="List Number 3"/>
    <w:basedOn w:val="Normal"/>
    <w:uiPriority w:val="99"/>
    <w:semiHidden/>
    <w:rsid w:val="00953240"/>
    <w:pPr>
      <w:numPr>
        <w:numId w:val="4"/>
      </w:numPr>
    </w:pPr>
  </w:style>
  <w:style w:type="paragraph" w:styleId="ListNumber4">
    <w:name w:val="List Number 4"/>
    <w:basedOn w:val="Normal"/>
    <w:uiPriority w:val="99"/>
    <w:semiHidden/>
    <w:rsid w:val="00953240"/>
    <w:pPr>
      <w:numPr>
        <w:numId w:val="5"/>
      </w:numPr>
    </w:pPr>
  </w:style>
  <w:style w:type="paragraph" w:styleId="ListNumber5">
    <w:name w:val="List Number 5"/>
    <w:basedOn w:val="Normal"/>
    <w:uiPriority w:val="99"/>
    <w:semiHidden/>
    <w:rsid w:val="00953240"/>
    <w:pPr>
      <w:numPr>
        <w:numId w:val="6"/>
      </w:numPr>
    </w:pPr>
  </w:style>
  <w:style w:type="paragraph" w:styleId="ListBullet">
    <w:name w:val="List Bullet"/>
    <w:basedOn w:val="Normal"/>
    <w:uiPriority w:val="99"/>
    <w:semiHidden/>
    <w:rsid w:val="00953240"/>
    <w:pPr>
      <w:numPr>
        <w:numId w:val="7"/>
      </w:numPr>
    </w:pPr>
  </w:style>
  <w:style w:type="paragraph" w:styleId="ListBullet2">
    <w:name w:val="List Bullet 2"/>
    <w:basedOn w:val="Normal"/>
    <w:uiPriority w:val="99"/>
    <w:semiHidden/>
    <w:rsid w:val="00953240"/>
    <w:pPr>
      <w:numPr>
        <w:numId w:val="8"/>
      </w:numPr>
    </w:pPr>
  </w:style>
  <w:style w:type="paragraph" w:styleId="ListBullet3">
    <w:name w:val="List Bullet 3"/>
    <w:basedOn w:val="Normal"/>
    <w:uiPriority w:val="99"/>
    <w:semiHidden/>
    <w:rsid w:val="00953240"/>
    <w:pPr>
      <w:numPr>
        <w:numId w:val="9"/>
      </w:numPr>
    </w:pPr>
  </w:style>
  <w:style w:type="paragraph" w:styleId="ListBullet4">
    <w:name w:val="List Bullet 4"/>
    <w:basedOn w:val="Normal"/>
    <w:uiPriority w:val="99"/>
    <w:semiHidden/>
    <w:rsid w:val="00953240"/>
    <w:pPr>
      <w:numPr>
        <w:numId w:val="10"/>
      </w:numPr>
    </w:pPr>
  </w:style>
  <w:style w:type="paragraph" w:styleId="ListBullet5">
    <w:name w:val="List Bullet 5"/>
    <w:basedOn w:val="Normal"/>
    <w:uiPriority w:val="99"/>
    <w:semiHidden/>
    <w:rsid w:val="00953240"/>
    <w:pPr>
      <w:numPr>
        <w:numId w:val="11"/>
      </w:numPr>
    </w:pPr>
  </w:style>
  <w:style w:type="character" w:styleId="HTMLTypewriter">
    <w:name w:val="HTML Typewriter"/>
    <w:basedOn w:val="DefaultParagraphFont"/>
    <w:uiPriority w:val="99"/>
    <w:semiHidden/>
    <w:rsid w:val="00953240"/>
    <w:rPr>
      <w:rFonts w:ascii="Courier New" w:hAnsi="Courier New" w:cs="Courier New"/>
      <w:sz w:val="20"/>
      <w:szCs w:val="20"/>
    </w:rPr>
  </w:style>
  <w:style w:type="paragraph" w:styleId="NormalWeb">
    <w:name w:val="Normal (Web)"/>
    <w:basedOn w:val="Normal"/>
    <w:uiPriority w:val="99"/>
    <w:rsid w:val="00953240"/>
  </w:style>
  <w:style w:type="character" w:styleId="LineNumber">
    <w:name w:val="line number"/>
    <w:basedOn w:val="DefaultParagraphFont"/>
    <w:uiPriority w:val="99"/>
    <w:semiHidden/>
    <w:rsid w:val="00953240"/>
    <w:rPr>
      <w:rFonts w:cs="Times New Roman"/>
    </w:rPr>
  </w:style>
  <w:style w:type="character" w:styleId="PageNumber">
    <w:name w:val="page number"/>
    <w:basedOn w:val="DefaultParagraphFont"/>
    <w:uiPriority w:val="99"/>
    <w:rsid w:val="00953240"/>
    <w:rPr>
      <w:rFonts w:cs="Times New Roman"/>
    </w:rPr>
  </w:style>
  <w:style w:type="paragraph" w:styleId="EnvelopeReturn">
    <w:name w:val="envelope return"/>
    <w:basedOn w:val="Normal"/>
    <w:uiPriority w:val="99"/>
    <w:semiHidden/>
    <w:rsid w:val="00953240"/>
    <w:rPr>
      <w:rFonts w:ascii="Arial" w:hAnsi="Arial" w:cs="Arial"/>
      <w:sz w:val="20"/>
      <w:szCs w:val="20"/>
    </w:rPr>
  </w:style>
  <w:style w:type="paragraph" w:styleId="Salutation">
    <w:name w:val="Salutation"/>
    <w:basedOn w:val="Normal"/>
    <w:next w:val="Normal"/>
    <w:link w:val="SalutationChar"/>
    <w:uiPriority w:val="99"/>
    <w:semiHidden/>
    <w:rsid w:val="00953240"/>
  </w:style>
  <w:style w:type="character" w:customStyle="1" w:styleId="SalutationChar">
    <w:name w:val="Salutation Char"/>
    <w:basedOn w:val="DefaultParagraphFont"/>
    <w:link w:val="Salutation"/>
    <w:uiPriority w:val="99"/>
    <w:semiHidden/>
    <w:rsid w:val="00953240"/>
    <w:rPr>
      <w:rFonts w:ascii="Times New Roman" w:eastAsia="Times New Roman" w:hAnsi="Times New Roman" w:cs="Times New Roman"/>
      <w:sz w:val="24"/>
      <w:szCs w:val="24"/>
      <w:lang w:eastAsia="es-ES"/>
    </w:rPr>
  </w:style>
  <w:style w:type="paragraph" w:styleId="BodyTextIndent2">
    <w:name w:val="Body Text Indent 2"/>
    <w:basedOn w:val="Normal"/>
    <w:link w:val="BodyTextIndent2Char"/>
    <w:uiPriority w:val="99"/>
    <w:semiHidden/>
    <w:rsid w:val="00953240"/>
    <w:pPr>
      <w:spacing w:after="120" w:line="480" w:lineRule="auto"/>
      <w:ind w:left="283"/>
    </w:pPr>
  </w:style>
  <w:style w:type="character" w:customStyle="1" w:styleId="BodyTextIndent2Char">
    <w:name w:val="Body Text Indent 2 Char"/>
    <w:basedOn w:val="DefaultParagraphFont"/>
    <w:link w:val="BodyTextIndent2"/>
    <w:uiPriority w:val="99"/>
    <w:semiHidden/>
    <w:rsid w:val="00953240"/>
    <w:rPr>
      <w:rFonts w:ascii="Times New Roman" w:eastAsia="Times New Roman" w:hAnsi="Times New Roman" w:cs="Times New Roman"/>
      <w:sz w:val="24"/>
      <w:szCs w:val="24"/>
      <w:lang w:eastAsia="es-ES"/>
    </w:rPr>
  </w:style>
  <w:style w:type="paragraph" w:styleId="BodyTextIndent3">
    <w:name w:val="Body Text Indent 3"/>
    <w:basedOn w:val="Normal"/>
    <w:link w:val="BodyTextIndent3Char"/>
    <w:uiPriority w:val="99"/>
    <w:semiHidden/>
    <w:rsid w:val="0095324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953240"/>
    <w:rPr>
      <w:rFonts w:ascii="Times New Roman" w:eastAsia="Times New Roman" w:hAnsi="Times New Roman" w:cs="Times New Roman"/>
      <w:sz w:val="16"/>
      <w:szCs w:val="16"/>
      <w:lang w:eastAsia="es-ES"/>
    </w:rPr>
  </w:style>
  <w:style w:type="paragraph" w:styleId="BodyTextIndent">
    <w:name w:val="Body Text Indent"/>
    <w:basedOn w:val="Normal"/>
    <w:link w:val="BodyTextIndentChar"/>
    <w:uiPriority w:val="99"/>
    <w:semiHidden/>
    <w:rsid w:val="00953240"/>
    <w:pPr>
      <w:spacing w:after="120"/>
      <w:ind w:left="283"/>
    </w:pPr>
  </w:style>
  <w:style w:type="character" w:customStyle="1" w:styleId="BodyTextIndentChar">
    <w:name w:val="Body Text Indent Char"/>
    <w:basedOn w:val="DefaultParagraphFont"/>
    <w:link w:val="BodyTextIndent"/>
    <w:uiPriority w:val="99"/>
    <w:semiHidden/>
    <w:rsid w:val="00953240"/>
    <w:rPr>
      <w:rFonts w:ascii="Times New Roman" w:eastAsia="Times New Roman" w:hAnsi="Times New Roman" w:cs="Times New Roman"/>
      <w:sz w:val="24"/>
      <w:szCs w:val="24"/>
      <w:lang w:eastAsia="es-ES"/>
    </w:rPr>
  </w:style>
  <w:style w:type="paragraph" w:styleId="NormalIndent">
    <w:name w:val="Normal Indent"/>
    <w:basedOn w:val="Normal"/>
    <w:uiPriority w:val="99"/>
    <w:semiHidden/>
    <w:rsid w:val="00953240"/>
    <w:pPr>
      <w:ind w:left="708"/>
    </w:pPr>
  </w:style>
  <w:style w:type="paragraph" w:styleId="Subtitle">
    <w:name w:val="Subtitle"/>
    <w:basedOn w:val="Normal"/>
    <w:link w:val="SubtitleChar"/>
    <w:uiPriority w:val="99"/>
    <w:qFormat/>
    <w:rsid w:val="00953240"/>
    <w:pPr>
      <w:spacing w:after="60"/>
      <w:jc w:val="center"/>
      <w:outlineLvl w:val="1"/>
    </w:pPr>
    <w:rPr>
      <w:rFonts w:ascii="Arial" w:hAnsi="Arial" w:cs="Arial"/>
    </w:rPr>
  </w:style>
  <w:style w:type="character" w:customStyle="1" w:styleId="SubtitleChar">
    <w:name w:val="Subtitle Char"/>
    <w:basedOn w:val="DefaultParagraphFont"/>
    <w:link w:val="Subtitle"/>
    <w:uiPriority w:val="99"/>
    <w:rsid w:val="00953240"/>
    <w:rPr>
      <w:rFonts w:ascii="Arial" w:eastAsia="Times New Roman" w:hAnsi="Arial" w:cs="Arial"/>
      <w:sz w:val="24"/>
      <w:szCs w:val="24"/>
      <w:lang w:eastAsia="es-ES"/>
    </w:rPr>
  </w:style>
  <w:style w:type="table" w:styleId="TableSimple1">
    <w:name w:val="Table Simple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953240"/>
    <w:pPr>
      <w:spacing w:after="0" w:line="240" w:lineRule="auto"/>
    </w:pPr>
    <w:rPr>
      <w:rFonts w:ascii="Times New Roman" w:eastAsia="Times New Roman" w:hAnsi="Times New Roman" w:cs="Times New Roman"/>
      <w:color w:val="000080"/>
      <w:sz w:val="20"/>
      <w:szCs w:val="20"/>
      <w:lang w:eastAsia="es-E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umns1">
    <w:name w:val="Table Columns 1"/>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Grid">
    <w:name w:val="Table Grid"/>
    <w:basedOn w:val="TableNormal"/>
    <w:rsid w:val="0095324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3Deffects1">
    <w:name w:val="Table 3D effects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1">
    <w:name w:val="Table List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Theme">
    <w:name w:val="Table Theme"/>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Contemporary">
    <w:name w:val="Table Contemporary"/>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953240"/>
    <w:pPr>
      <w:spacing w:after="0" w:line="240" w:lineRule="auto"/>
    </w:pPr>
    <w:rPr>
      <w:rFonts w:ascii="Times New Roman" w:eastAsia="Times New Roman" w:hAnsi="Times New Roman" w:cs="Times New Roman"/>
      <w:color w:val="FFFFFF"/>
      <w:sz w:val="20"/>
      <w:szCs w:val="20"/>
      <w:lang w:eastAsia="es-E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character" w:styleId="HTMLKeyboard">
    <w:name w:val="HTML Keyboard"/>
    <w:basedOn w:val="DefaultParagraphFont"/>
    <w:uiPriority w:val="99"/>
    <w:semiHidden/>
    <w:rsid w:val="00953240"/>
    <w:rPr>
      <w:rFonts w:ascii="Courier New" w:hAnsi="Courier New" w:cs="Courier New"/>
      <w:sz w:val="20"/>
      <w:szCs w:val="20"/>
    </w:rPr>
  </w:style>
  <w:style w:type="paragraph" w:styleId="BlockText">
    <w:name w:val="Block Text"/>
    <w:basedOn w:val="Normal"/>
    <w:uiPriority w:val="99"/>
    <w:semiHidden/>
    <w:rsid w:val="00953240"/>
    <w:pPr>
      <w:spacing w:after="120"/>
      <w:ind w:left="1440" w:right="1440"/>
    </w:pPr>
  </w:style>
  <w:style w:type="character" w:styleId="Strong">
    <w:name w:val="Strong"/>
    <w:basedOn w:val="DefaultParagraphFont"/>
    <w:uiPriority w:val="99"/>
    <w:qFormat/>
    <w:rsid w:val="00953240"/>
    <w:rPr>
      <w:rFonts w:cs="Times New Roman"/>
      <w:b/>
      <w:bCs/>
    </w:rPr>
  </w:style>
  <w:style w:type="paragraph" w:styleId="BodyText">
    <w:name w:val="Body Text"/>
    <w:basedOn w:val="Normal"/>
    <w:link w:val="BodyTextChar"/>
    <w:uiPriority w:val="99"/>
    <w:semiHidden/>
    <w:rsid w:val="00953240"/>
    <w:pPr>
      <w:spacing w:after="120"/>
    </w:pPr>
  </w:style>
  <w:style w:type="character" w:customStyle="1" w:styleId="BodyTextChar">
    <w:name w:val="Body Text Char"/>
    <w:basedOn w:val="DefaultParagraphFont"/>
    <w:link w:val="BodyText"/>
    <w:uiPriority w:val="99"/>
    <w:semiHidden/>
    <w:rsid w:val="00953240"/>
    <w:rPr>
      <w:rFonts w:ascii="Times New Roman" w:eastAsia="Times New Roman" w:hAnsi="Times New Roman" w:cs="Times New Roman"/>
      <w:sz w:val="24"/>
      <w:szCs w:val="24"/>
      <w:lang w:eastAsia="es-ES"/>
    </w:rPr>
  </w:style>
  <w:style w:type="paragraph" w:styleId="BodyText2">
    <w:name w:val="Body Text 2"/>
    <w:basedOn w:val="Normal"/>
    <w:link w:val="BodyText2Char"/>
    <w:uiPriority w:val="99"/>
    <w:semiHidden/>
    <w:rsid w:val="00953240"/>
    <w:pPr>
      <w:spacing w:after="120" w:line="480" w:lineRule="auto"/>
    </w:pPr>
  </w:style>
  <w:style w:type="character" w:customStyle="1" w:styleId="BodyText2Char">
    <w:name w:val="Body Text 2 Char"/>
    <w:basedOn w:val="DefaultParagraphFont"/>
    <w:link w:val="BodyText2"/>
    <w:uiPriority w:val="99"/>
    <w:semiHidden/>
    <w:rsid w:val="00953240"/>
    <w:rPr>
      <w:rFonts w:ascii="Times New Roman" w:eastAsia="Times New Roman" w:hAnsi="Times New Roman" w:cs="Times New Roman"/>
      <w:sz w:val="24"/>
      <w:szCs w:val="24"/>
      <w:lang w:eastAsia="es-ES"/>
    </w:rPr>
  </w:style>
  <w:style w:type="paragraph" w:styleId="BodyText3">
    <w:name w:val="Body Text 3"/>
    <w:basedOn w:val="Normal"/>
    <w:link w:val="BodyText3Char"/>
    <w:uiPriority w:val="99"/>
    <w:semiHidden/>
    <w:rsid w:val="00953240"/>
    <w:pPr>
      <w:spacing w:after="120"/>
    </w:pPr>
    <w:rPr>
      <w:sz w:val="16"/>
      <w:szCs w:val="16"/>
    </w:rPr>
  </w:style>
  <w:style w:type="character" w:customStyle="1" w:styleId="BodyText3Char">
    <w:name w:val="Body Text 3 Char"/>
    <w:basedOn w:val="DefaultParagraphFont"/>
    <w:link w:val="BodyText3"/>
    <w:uiPriority w:val="99"/>
    <w:semiHidden/>
    <w:rsid w:val="00953240"/>
    <w:rPr>
      <w:rFonts w:ascii="Times New Roman" w:eastAsia="Times New Roman" w:hAnsi="Times New Roman" w:cs="Times New Roman"/>
      <w:sz w:val="16"/>
      <w:szCs w:val="16"/>
      <w:lang w:eastAsia="es-ES"/>
    </w:rPr>
  </w:style>
  <w:style w:type="paragraph" w:styleId="BodyTextFirstIndent">
    <w:name w:val="Body Text First Indent"/>
    <w:basedOn w:val="BodyText"/>
    <w:link w:val="BodyTextFirstIndentChar"/>
    <w:uiPriority w:val="99"/>
    <w:semiHidden/>
    <w:rsid w:val="00953240"/>
    <w:pPr>
      <w:ind w:firstLine="210"/>
    </w:pPr>
  </w:style>
  <w:style w:type="character" w:customStyle="1" w:styleId="BodyTextFirstIndentChar">
    <w:name w:val="Body Text First Indent Char"/>
    <w:basedOn w:val="BodyTextChar"/>
    <w:link w:val="BodyTextFirstIndent"/>
    <w:uiPriority w:val="99"/>
    <w:semiHidden/>
    <w:rsid w:val="00953240"/>
    <w:rPr>
      <w:rFonts w:ascii="Times New Roman" w:eastAsia="Times New Roman" w:hAnsi="Times New Roman" w:cs="Times New Roman"/>
      <w:sz w:val="24"/>
      <w:szCs w:val="24"/>
      <w:lang w:eastAsia="es-ES"/>
    </w:rPr>
  </w:style>
  <w:style w:type="paragraph" w:styleId="BodyTextFirstIndent2">
    <w:name w:val="Body Text First Indent 2"/>
    <w:basedOn w:val="BodyTextIndent"/>
    <w:link w:val="BodyTextFirstIndent2Char"/>
    <w:uiPriority w:val="99"/>
    <w:semiHidden/>
    <w:rsid w:val="00953240"/>
    <w:pPr>
      <w:ind w:firstLine="210"/>
    </w:pPr>
  </w:style>
  <w:style w:type="character" w:customStyle="1" w:styleId="BodyTextFirstIndent2Char">
    <w:name w:val="Body Text First Indent 2 Char"/>
    <w:basedOn w:val="BodyTextIndentChar"/>
    <w:link w:val="BodyTextFirstIndent2"/>
    <w:uiPriority w:val="99"/>
    <w:semiHidden/>
    <w:rsid w:val="00953240"/>
    <w:rPr>
      <w:rFonts w:ascii="Times New Roman" w:eastAsia="Times New Roman" w:hAnsi="Times New Roman" w:cs="Times New Roman"/>
      <w:sz w:val="24"/>
      <w:szCs w:val="24"/>
      <w:lang w:eastAsia="es-ES"/>
    </w:rPr>
  </w:style>
  <w:style w:type="paragraph" w:styleId="PlainText">
    <w:name w:val="Plain Text"/>
    <w:basedOn w:val="Normal"/>
    <w:link w:val="PlainTextChar"/>
    <w:uiPriority w:val="99"/>
    <w:semiHidden/>
    <w:rsid w:val="00953240"/>
    <w:rPr>
      <w:rFonts w:ascii="Courier New" w:hAnsi="Courier New" w:cs="Courier New"/>
      <w:sz w:val="20"/>
      <w:szCs w:val="20"/>
    </w:rPr>
  </w:style>
  <w:style w:type="character" w:customStyle="1" w:styleId="PlainTextChar">
    <w:name w:val="Plain Text Char"/>
    <w:basedOn w:val="DefaultParagraphFont"/>
    <w:link w:val="PlainText"/>
    <w:uiPriority w:val="99"/>
    <w:semiHidden/>
    <w:rsid w:val="00953240"/>
    <w:rPr>
      <w:rFonts w:ascii="Courier New" w:eastAsia="Times New Roman" w:hAnsi="Courier New" w:cs="Courier New"/>
      <w:sz w:val="20"/>
      <w:szCs w:val="20"/>
      <w:lang w:eastAsia="es-ES"/>
    </w:rPr>
  </w:style>
  <w:style w:type="paragraph" w:styleId="Title">
    <w:name w:val="Title"/>
    <w:basedOn w:val="Normal"/>
    <w:link w:val="TitleChar"/>
    <w:uiPriority w:val="99"/>
    <w:qFormat/>
    <w:rsid w:val="00953240"/>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rsid w:val="00953240"/>
    <w:rPr>
      <w:rFonts w:ascii="Arial" w:eastAsia="Times New Roman" w:hAnsi="Arial" w:cs="Arial"/>
      <w:b/>
      <w:bCs/>
      <w:kern w:val="28"/>
      <w:sz w:val="32"/>
      <w:szCs w:val="32"/>
      <w:lang w:eastAsia="es-ES"/>
    </w:rPr>
  </w:style>
  <w:style w:type="character" w:styleId="HTMLVariable">
    <w:name w:val="HTML Variable"/>
    <w:basedOn w:val="DefaultParagraphFont"/>
    <w:rsid w:val="00953240"/>
    <w:rPr>
      <w:rFonts w:cs="Times New Roman"/>
      <w:i/>
      <w:iCs/>
    </w:rPr>
  </w:style>
  <w:style w:type="paragraph" w:customStyle="1" w:styleId="PIEFIGURA">
    <w:name w:val="PIE FIGURA"/>
    <w:basedOn w:val="CELEFICNORMAL"/>
    <w:next w:val="CELEFICNORMAL"/>
    <w:uiPriority w:val="99"/>
    <w:rsid w:val="00953240"/>
    <w:pPr>
      <w:numPr>
        <w:numId w:val="16"/>
      </w:numPr>
      <w:spacing w:before="120" w:after="120"/>
      <w:jc w:val="center"/>
    </w:pPr>
    <w:rPr>
      <w:i/>
    </w:rPr>
  </w:style>
  <w:style w:type="paragraph" w:styleId="DocumentMap">
    <w:name w:val="Document Map"/>
    <w:basedOn w:val="Normal"/>
    <w:link w:val="DocumentMapChar"/>
    <w:uiPriority w:val="99"/>
    <w:semiHidden/>
    <w:rsid w:val="00953240"/>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953240"/>
    <w:rPr>
      <w:rFonts w:ascii="Tahoma" w:eastAsia="Times New Roman" w:hAnsi="Tahoma" w:cs="Tahoma"/>
      <w:sz w:val="20"/>
      <w:szCs w:val="20"/>
      <w:shd w:val="clear" w:color="auto" w:fill="000080"/>
      <w:lang w:eastAsia="es-ES"/>
    </w:rPr>
  </w:style>
  <w:style w:type="paragraph" w:customStyle="1" w:styleId="PIETABLA">
    <w:name w:val="PIE TABLA"/>
    <w:basedOn w:val="PIEFIGURA"/>
    <w:link w:val="PIETABLACar"/>
    <w:rsid w:val="00953240"/>
  </w:style>
  <w:style w:type="paragraph" w:customStyle="1" w:styleId="PIEFOTOGRAFIA">
    <w:name w:val="PIE FOTOGRAFIA"/>
    <w:basedOn w:val="PIEFIGURA"/>
    <w:uiPriority w:val="99"/>
    <w:rsid w:val="00953240"/>
    <w:pPr>
      <w:numPr>
        <w:numId w:val="15"/>
      </w:numPr>
    </w:pPr>
  </w:style>
  <w:style w:type="paragraph" w:styleId="NoSpacing">
    <w:name w:val="No Spacing"/>
    <w:link w:val="NoSpacingChar"/>
    <w:uiPriority w:val="99"/>
    <w:qFormat/>
    <w:rsid w:val="00953240"/>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99"/>
    <w:locked/>
    <w:rsid w:val="00953240"/>
    <w:rPr>
      <w:rFonts w:ascii="Calibri" w:eastAsia="Times New Roman" w:hAnsi="Calibri" w:cs="Times New Roman"/>
    </w:rPr>
  </w:style>
  <w:style w:type="paragraph" w:styleId="BalloonText">
    <w:name w:val="Balloon Text"/>
    <w:basedOn w:val="Normal"/>
    <w:link w:val="BalloonTextChar"/>
    <w:uiPriority w:val="99"/>
    <w:rsid w:val="00953240"/>
    <w:rPr>
      <w:rFonts w:ascii="Tahoma" w:hAnsi="Tahoma" w:cs="Tahoma"/>
      <w:sz w:val="16"/>
      <w:szCs w:val="16"/>
    </w:rPr>
  </w:style>
  <w:style w:type="character" w:customStyle="1" w:styleId="BalloonTextChar">
    <w:name w:val="Balloon Text Char"/>
    <w:basedOn w:val="DefaultParagraphFont"/>
    <w:link w:val="BalloonText"/>
    <w:uiPriority w:val="99"/>
    <w:rsid w:val="00953240"/>
    <w:rPr>
      <w:rFonts w:ascii="Tahoma" w:eastAsia="Times New Roman" w:hAnsi="Tahoma" w:cs="Tahoma"/>
      <w:sz w:val="16"/>
      <w:szCs w:val="16"/>
      <w:lang w:eastAsia="es-ES"/>
    </w:rPr>
  </w:style>
  <w:style w:type="character" w:styleId="PlaceholderText">
    <w:name w:val="Placeholder Text"/>
    <w:basedOn w:val="DefaultParagraphFont"/>
    <w:uiPriority w:val="99"/>
    <w:semiHidden/>
    <w:rsid w:val="00953240"/>
    <w:rPr>
      <w:rFonts w:cs="Times New Roman"/>
      <w:color w:val="808080"/>
    </w:rPr>
  </w:style>
  <w:style w:type="character" w:styleId="CommentReference">
    <w:name w:val="annotation reference"/>
    <w:basedOn w:val="DefaultParagraphFont"/>
    <w:uiPriority w:val="99"/>
    <w:rsid w:val="00953240"/>
    <w:rPr>
      <w:rFonts w:cs="Times New Roman"/>
      <w:sz w:val="16"/>
      <w:szCs w:val="16"/>
    </w:rPr>
  </w:style>
  <w:style w:type="paragraph" w:styleId="CommentText">
    <w:name w:val="annotation text"/>
    <w:basedOn w:val="Normal"/>
    <w:link w:val="CommentTextChar"/>
    <w:uiPriority w:val="99"/>
    <w:rsid w:val="00953240"/>
    <w:rPr>
      <w:sz w:val="20"/>
      <w:szCs w:val="20"/>
    </w:rPr>
  </w:style>
  <w:style w:type="character" w:customStyle="1" w:styleId="CommentTextChar">
    <w:name w:val="Comment Text Char"/>
    <w:basedOn w:val="DefaultParagraphFont"/>
    <w:link w:val="CommentText"/>
    <w:uiPriority w:val="99"/>
    <w:rsid w:val="00953240"/>
    <w:rPr>
      <w:rFonts w:ascii="Times New Roman" w:eastAsia="Times New Roman" w:hAnsi="Times New Roman" w:cs="Times New Roman"/>
      <w:sz w:val="20"/>
      <w:szCs w:val="20"/>
      <w:lang w:eastAsia="es-ES"/>
    </w:rPr>
  </w:style>
  <w:style w:type="paragraph" w:styleId="CommentSubject">
    <w:name w:val="annotation subject"/>
    <w:basedOn w:val="CommentText"/>
    <w:next w:val="CommentText"/>
    <w:link w:val="CommentSubjectChar"/>
    <w:uiPriority w:val="99"/>
    <w:rsid w:val="00953240"/>
    <w:rPr>
      <w:b/>
      <w:bCs/>
    </w:rPr>
  </w:style>
  <w:style w:type="character" w:customStyle="1" w:styleId="CommentSubjectChar">
    <w:name w:val="Comment Subject Char"/>
    <w:basedOn w:val="CommentTextChar"/>
    <w:link w:val="CommentSubject"/>
    <w:uiPriority w:val="99"/>
    <w:rsid w:val="00953240"/>
    <w:rPr>
      <w:rFonts w:ascii="Times New Roman" w:eastAsia="Times New Roman" w:hAnsi="Times New Roman" w:cs="Times New Roman"/>
      <w:b/>
      <w:bCs/>
      <w:sz w:val="20"/>
      <w:szCs w:val="20"/>
      <w:lang w:eastAsia="es-ES"/>
    </w:rPr>
  </w:style>
  <w:style w:type="character" w:customStyle="1" w:styleId="PIETABLACar">
    <w:name w:val="PIE TABLA Car"/>
    <w:basedOn w:val="DefaultParagraphFont"/>
    <w:link w:val="PIETABLA"/>
    <w:locked/>
    <w:rsid w:val="00953240"/>
    <w:rPr>
      <w:rFonts w:ascii="Franklin Gothic Book" w:eastAsia="Times New Roman" w:hAnsi="Franklin Gothic Book" w:cs="Times New Roman"/>
      <w:i/>
      <w:szCs w:val="24"/>
      <w:lang w:eastAsia="es-ES"/>
    </w:rPr>
  </w:style>
  <w:style w:type="paragraph" w:styleId="ListParagraph">
    <w:name w:val="List Paragraph"/>
    <w:basedOn w:val="Normal"/>
    <w:uiPriority w:val="34"/>
    <w:qFormat/>
    <w:rsid w:val="00953240"/>
    <w:pPr>
      <w:ind w:left="708"/>
    </w:pPr>
  </w:style>
  <w:style w:type="character" w:customStyle="1" w:styleId="arialgrandenegrita1">
    <w:name w:val="arialgrandenegrita1"/>
    <w:basedOn w:val="DefaultParagraphFont"/>
    <w:uiPriority w:val="99"/>
    <w:rsid w:val="00953240"/>
    <w:rPr>
      <w:rFonts w:ascii="Arial" w:hAnsi="Arial" w:cs="Arial"/>
      <w:b/>
      <w:bCs/>
      <w:sz w:val="22"/>
      <w:szCs w:val="22"/>
    </w:rPr>
  </w:style>
  <w:style w:type="paragraph" w:customStyle="1" w:styleId="EMINNORMAL">
    <w:name w:val="EMIN NORMAL"/>
    <w:link w:val="EMINNORMALCar"/>
    <w:uiPriority w:val="99"/>
    <w:qFormat/>
    <w:rsid w:val="00953240"/>
    <w:pPr>
      <w:spacing w:after="0" w:line="360" w:lineRule="auto"/>
      <w:jc w:val="both"/>
    </w:pPr>
    <w:rPr>
      <w:rFonts w:ascii="Arial Narrow" w:eastAsia="Times New Roman" w:hAnsi="Arial Narrow" w:cs="Times New Roman"/>
      <w:szCs w:val="24"/>
      <w:lang w:eastAsia="es-ES"/>
    </w:rPr>
  </w:style>
  <w:style w:type="paragraph" w:customStyle="1" w:styleId="EMIN1">
    <w:name w:val="EMIN 1"/>
    <w:basedOn w:val="EMINNORMAL"/>
    <w:next w:val="EMINNORMAL"/>
    <w:uiPriority w:val="99"/>
    <w:rsid w:val="00953240"/>
    <w:pPr>
      <w:ind w:left="1437" w:hanging="1437"/>
      <w:jc w:val="left"/>
      <w:outlineLvl w:val="0"/>
    </w:pPr>
    <w:rPr>
      <w:b/>
      <w:smallCaps/>
      <w:sz w:val="36"/>
      <w:szCs w:val="36"/>
    </w:rPr>
  </w:style>
  <w:style w:type="paragraph" w:customStyle="1" w:styleId="EMIN2">
    <w:name w:val="EMIN 2"/>
    <w:basedOn w:val="EMINNORMAL"/>
    <w:next w:val="EMINNORMAL"/>
    <w:autoRedefine/>
    <w:uiPriority w:val="99"/>
    <w:rsid w:val="00953240"/>
    <w:pPr>
      <w:ind w:left="1869" w:hanging="1018"/>
      <w:outlineLvl w:val="1"/>
    </w:pPr>
    <w:rPr>
      <w:b/>
      <w:smallCaps/>
      <w:sz w:val="32"/>
      <w:szCs w:val="32"/>
    </w:rPr>
  </w:style>
  <w:style w:type="paragraph" w:customStyle="1" w:styleId="EMIN3">
    <w:name w:val="EMIN 3"/>
    <w:basedOn w:val="EMINNORMAL"/>
    <w:next w:val="EMINNORMAL"/>
    <w:uiPriority w:val="99"/>
    <w:rsid w:val="00953240"/>
    <w:pPr>
      <w:ind w:left="1944" w:hanging="504"/>
      <w:outlineLvl w:val="2"/>
    </w:pPr>
    <w:rPr>
      <w:b/>
      <w:smallCaps/>
      <w:sz w:val="28"/>
      <w:szCs w:val="28"/>
    </w:rPr>
  </w:style>
  <w:style w:type="paragraph" w:customStyle="1" w:styleId="EMIN4">
    <w:name w:val="EMIN 4"/>
    <w:basedOn w:val="EMINNORMAL"/>
    <w:next w:val="EMINNORMAL"/>
    <w:uiPriority w:val="99"/>
    <w:rsid w:val="00953240"/>
    <w:pPr>
      <w:ind w:left="2805" w:hanging="648"/>
      <w:outlineLvl w:val="3"/>
    </w:pPr>
    <w:rPr>
      <w:b/>
      <w:smallCaps/>
      <w:sz w:val="24"/>
    </w:rPr>
  </w:style>
  <w:style w:type="paragraph" w:customStyle="1" w:styleId="EMIN5">
    <w:name w:val="EMIN 5"/>
    <w:basedOn w:val="EMINNORMAL"/>
    <w:next w:val="EMINNORMAL"/>
    <w:uiPriority w:val="99"/>
    <w:rsid w:val="00953240"/>
    <w:pPr>
      <w:ind w:left="3309" w:hanging="792"/>
      <w:outlineLvl w:val="4"/>
    </w:pPr>
    <w:rPr>
      <w:b/>
      <w:sz w:val="24"/>
      <w:u w:val="single"/>
    </w:rPr>
  </w:style>
  <w:style w:type="paragraph" w:customStyle="1" w:styleId="EMIN6">
    <w:name w:val="EMIN 6"/>
    <w:basedOn w:val="EMINNORMAL"/>
    <w:next w:val="EMINNORMAL"/>
    <w:uiPriority w:val="99"/>
    <w:rsid w:val="00953240"/>
    <w:pPr>
      <w:ind w:left="3813" w:hanging="936"/>
      <w:outlineLvl w:val="5"/>
    </w:pPr>
    <w:rPr>
      <w:b/>
      <w:u w:val="single"/>
    </w:rPr>
  </w:style>
  <w:style w:type="character" w:customStyle="1" w:styleId="subtitlenews1">
    <w:name w:val="subtitlenews1"/>
    <w:basedOn w:val="DefaultParagraphFont"/>
    <w:uiPriority w:val="99"/>
    <w:rsid w:val="00953240"/>
    <w:rPr>
      <w:rFonts w:ascii="Arial" w:hAnsi="Arial" w:cs="Arial"/>
      <w:b/>
      <w:bCs/>
      <w:color w:val="000000"/>
      <w:sz w:val="18"/>
      <w:szCs w:val="18"/>
    </w:rPr>
  </w:style>
  <w:style w:type="character" w:customStyle="1" w:styleId="subtitle21">
    <w:name w:val="subtitle21"/>
    <w:basedOn w:val="DefaultParagraphFont"/>
    <w:uiPriority w:val="99"/>
    <w:rsid w:val="00953240"/>
    <w:rPr>
      <w:rFonts w:ascii="Arial" w:hAnsi="Arial" w:cs="Arial"/>
      <w:b/>
      <w:bCs/>
      <w:color w:val="185361"/>
      <w:sz w:val="18"/>
      <w:szCs w:val="18"/>
    </w:rPr>
  </w:style>
  <w:style w:type="character" w:customStyle="1" w:styleId="subtitle31">
    <w:name w:val="subtitle31"/>
    <w:basedOn w:val="DefaultParagraphFont"/>
    <w:uiPriority w:val="99"/>
    <w:rsid w:val="00953240"/>
    <w:rPr>
      <w:rFonts w:ascii="Arial" w:hAnsi="Arial" w:cs="Arial"/>
      <w:smallCaps/>
      <w:color w:val="598738"/>
      <w:sz w:val="15"/>
      <w:szCs w:val="15"/>
    </w:rPr>
  </w:style>
  <w:style w:type="paragraph" w:styleId="TOCHeading">
    <w:name w:val="TOC Heading"/>
    <w:basedOn w:val="Heading1"/>
    <w:next w:val="Normal"/>
    <w:uiPriority w:val="39"/>
    <w:qFormat/>
    <w:rsid w:val="00953240"/>
    <w:pPr>
      <w:keepLines/>
      <w:spacing w:before="480" w:after="0" w:line="276" w:lineRule="auto"/>
      <w:outlineLvl w:val="9"/>
    </w:pPr>
    <w:rPr>
      <w:rFonts w:ascii="Cambria" w:hAnsi="Cambria" w:cs="Times New Roman"/>
      <w:color w:val="365F91"/>
      <w:kern w:val="0"/>
      <w:sz w:val="28"/>
      <w:szCs w:val="28"/>
      <w:lang w:eastAsia="en-US"/>
    </w:rPr>
  </w:style>
  <w:style w:type="table" w:styleId="MediumShading1-Accent4">
    <w:name w:val="Medium Shading 1 Accent 4"/>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pPr>
      <w:rPr>
        <w:rFonts w:cs="Times New Roman"/>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rFonts w:cs="Times New Roman"/>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D8E8"/>
      </w:tcPr>
    </w:tblStylePr>
    <w:tblStylePr w:type="band1Horz">
      <w:rPr>
        <w:rFonts w:cs="Times New Roman"/>
      </w:rPr>
      <w:tblPr/>
      <w:tcPr>
        <w:tcBorders>
          <w:insideH w:val="nil"/>
          <w:insideV w:val="nil"/>
        </w:tcBorders>
        <w:shd w:val="clear" w:color="auto" w:fill="DFD8E8"/>
      </w:tcPr>
    </w:tblStylePr>
    <w:tblStylePr w:type="band2Horz">
      <w:rPr>
        <w:rFonts w:cs="Times New Roman"/>
      </w:rPr>
      <w:tblPr/>
      <w:tcPr>
        <w:tcBorders>
          <w:insideH w:val="nil"/>
          <w:insideV w:val="nil"/>
        </w:tcBorders>
      </w:tcPr>
    </w:tblStylePr>
  </w:style>
  <w:style w:type="paragraph" w:customStyle="1" w:styleId="padd-top-f4">
    <w:name w:val="padd-top-f4"/>
    <w:basedOn w:val="Normal"/>
    <w:uiPriority w:val="99"/>
    <w:rsid w:val="00953240"/>
    <w:pPr>
      <w:spacing w:before="100" w:beforeAutospacing="1" w:after="100" w:afterAutospacing="1"/>
    </w:pPr>
  </w:style>
  <w:style w:type="character" w:customStyle="1" w:styleId="estilo11">
    <w:name w:val="estilo11"/>
    <w:basedOn w:val="DefaultParagraphFont"/>
    <w:uiPriority w:val="99"/>
    <w:rsid w:val="00953240"/>
    <w:rPr>
      <w:rFonts w:cs="Times New Roman"/>
      <w:color w:val="009933"/>
    </w:rPr>
  </w:style>
  <w:style w:type="paragraph" w:customStyle="1" w:styleId="desc">
    <w:name w:val="desc"/>
    <w:basedOn w:val="Normal"/>
    <w:uiPriority w:val="99"/>
    <w:rsid w:val="00953240"/>
    <w:pPr>
      <w:spacing w:before="100" w:beforeAutospacing="1" w:after="100" w:afterAutospacing="1"/>
    </w:pPr>
  </w:style>
  <w:style w:type="character" w:customStyle="1" w:styleId="titletext">
    <w:name w:val="titletext"/>
    <w:basedOn w:val="DefaultParagraphFont"/>
    <w:uiPriority w:val="99"/>
    <w:rsid w:val="00953240"/>
    <w:rPr>
      <w:rFonts w:cs="Times New Roman"/>
    </w:rPr>
  </w:style>
  <w:style w:type="character" w:customStyle="1" w:styleId="date1">
    <w:name w:val="date1"/>
    <w:basedOn w:val="DefaultParagraphFont"/>
    <w:uiPriority w:val="99"/>
    <w:rsid w:val="00953240"/>
    <w:rPr>
      <w:rFonts w:cs="Times New Roman"/>
    </w:rPr>
  </w:style>
  <w:style w:type="character" w:customStyle="1" w:styleId="source6">
    <w:name w:val="source6"/>
    <w:basedOn w:val="DefaultParagraphFont"/>
    <w:uiPriority w:val="99"/>
    <w:rsid w:val="00953240"/>
    <w:rPr>
      <w:rFonts w:cs="Times New Roman"/>
      <w:color w:val="777777"/>
    </w:rPr>
  </w:style>
  <w:style w:type="paragraph" w:customStyle="1" w:styleId="fckjus">
    <w:name w:val="fckjus"/>
    <w:basedOn w:val="Normal"/>
    <w:uiPriority w:val="99"/>
    <w:rsid w:val="00953240"/>
    <w:pPr>
      <w:spacing w:before="100" w:beforeAutospacing="1" w:after="100" w:afterAutospacing="1"/>
    </w:pPr>
  </w:style>
  <w:style w:type="table" w:styleId="LightShading-Accent2">
    <w:name w:val="Light Shading Accent 2"/>
    <w:basedOn w:val="TableNormal"/>
    <w:uiPriority w:val="99"/>
    <w:rsid w:val="00953240"/>
    <w:pPr>
      <w:spacing w:after="0" w:line="240" w:lineRule="auto"/>
    </w:pPr>
    <w:rPr>
      <w:rFonts w:ascii="Times New Roman" w:eastAsia="Times New Roman" w:hAnsi="Times New Roman" w:cs="Times New Roman"/>
      <w:color w:val="943634"/>
      <w:sz w:val="20"/>
      <w:szCs w:val="20"/>
      <w:lang w:eastAsia="es-ES"/>
    </w:rPr>
    <w:tblPr>
      <w:tblStyleRowBandSize w:val="1"/>
      <w:tblStyleColBandSize w:val="1"/>
      <w:tblBorders>
        <w:top w:val="single" w:sz="8" w:space="0" w:color="C0504D"/>
        <w:bottom w:val="single" w:sz="8" w:space="0" w:color="C0504D"/>
      </w:tblBorders>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table" w:styleId="LightShading-Accent5">
    <w:name w:val="Light Shading Accent 5"/>
    <w:basedOn w:val="TableNormal"/>
    <w:uiPriority w:val="99"/>
    <w:rsid w:val="00953240"/>
    <w:pPr>
      <w:spacing w:after="0" w:line="240" w:lineRule="auto"/>
    </w:pPr>
    <w:rPr>
      <w:rFonts w:ascii="Times New Roman" w:eastAsia="Times New Roman" w:hAnsi="Times New Roman" w:cs="Times New Roman"/>
      <w:color w:val="31849B"/>
      <w:sz w:val="20"/>
      <w:szCs w:val="20"/>
      <w:lang w:eastAsia="es-ES"/>
    </w:rPr>
    <w:tblPr>
      <w:tblStyleRowBandSize w:val="1"/>
      <w:tblStyleColBandSize w:val="1"/>
      <w:tblBorders>
        <w:top w:val="single" w:sz="8" w:space="0" w:color="4BACC6"/>
        <w:bottom w:val="single" w:sz="8" w:space="0" w:color="4BACC6"/>
      </w:tblBorders>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MediumShading2-Accent4">
    <w:name w:val="Medium Shading 2 Accent 4"/>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8064A2"/>
      </w:tcPr>
    </w:tblStylePr>
    <w:tblStylePr w:type="lastCol">
      <w:rPr>
        <w:rFonts w:cs="Times New Roman"/>
        <w:b/>
        <w:bCs/>
        <w:color w:val="FFFFFF"/>
      </w:rPr>
      <w:tblPr/>
      <w:tcPr>
        <w:tcBorders>
          <w:left w:val="nil"/>
          <w:right w:val="nil"/>
          <w:insideH w:val="nil"/>
          <w:insideV w:val="nil"/>
        </w:tcBorders>
        <w:shd w:val="clear" w:color="auto" w:fill="8064A2"/>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paragraph" w:customStyle="1" w:styleId="Pa7">
    <w:name w:val="Pa7"/>
    <w:basedOn w:val="Normal"/>
    <w:next w:val="Normal"/>
    <w:uiPriority w:val="99"/>
    <w:rsid w:val="00953240"/>
    <w:pPr>
      <w:autoSpaceDE w:val="0"/>
      <w:autoSpaceDN w:val="0"/>
      <w:adjustRightInd w:val="0"/>
      <w:spacing w:line="201" w:lineRule="atLeast"/>
    </w:pPr>
    <w:rPr>
      <w:rFonts w:ascii="Arial" w:hAnsi="Arial" w:cs="Arial"/>
    </w:rPr>
  </w:style>
  <w:style w:type="paragraph" w:customStyle="1" w:styleId="Pa6">
    <w:name w:val="Pa6"/>
    <w:basedOn w:val="Normal"/>
    <w:next w:val="Normal"/>
    <w:uiPriority w:val="99"/>
    <w:rsid w:val="00953240"/>
    <w:pPr>
      <w:autoSpaceDE w:val="0"/>
      <w:autoSpaceDN w:val="0"/>
      <w:adjustRightInd w:val="0"/>
      <w:spacing w:line="201" w:lineRule="atLeast"/>
    </w:pPr>
    <w:rPr>
      <w:rFonts w:ascii="Arial" w:hAnsi="Arial" w:cs="Arial"/>
    </w:rPr>
  </w:style>
  <w:style w:type="paragraph" w:customStyle="1" w:styleId="CELEFICDSIGN">
    <w:name w:val="CELEFIC DSIGN"/>
    <w:basedOn w:val="CELEFICNORMAL"/>
    <w:uiPriority w:val="99"/>
    <w:rsid w:val="00953240"/>
    <w:pPr>
      <w:spacing w:line="264" w:lineRule="auto"/>
    </w:pPr>
    <w:rPr>
      <w:rFonts w:ascii="Dsignes Light" w:hAnsi="Dsignes Light"/>
      <w:sz w:val="24"/>
    </w:rPr>
  </w:style>
  <w:style w:type="table" w:styleId="MediumShading2-Accent6">
    <w:name w:val="Medium Shading 2 Accent 6"/>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F79646"/>
      </w:tcPr>
    </w:tblStylePr>
    <w:tblStylePr w:type="lastCol">
      <w:rPr>
        <w:rFonts w:cs="Times New Roman"/>
        <w:b/>
        <w:bCs/>
        <w:color w:val="FFFFFF"/>
      </w:rPr>
      <w:tblPr/>
      <w:tcPr>
        <w:tcBorders>
          <w:left w:val="nil"/>
          <w:right w:val="nil"/>
          <w:insideH w:val="nil"/>
          <w:insideV w:val="nil"/>
        </w:tcBorders>
        <w:shd w:val="clear" w:color="auto" w:fill="F7964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character" w:customStyle="1" w:styleId="EMINNORMALCar">
    <w:name w:val="EMIN NORMAL Car"/>
    <w:basedOn w:val="DefaultParagraphFont"/>
    <w:link w:val="EMINNORMAL"/>
    <w:uiPriority w:val="99"/>
    <w:locked/>
    <w:rsid w:val="00953240"/>
    <w:rPr>
      <w:rFonts w:ascii="Arial Narrow" w:eastAsia="Times New Roman" w:hAnsi="Arial Narrow" w:cs="Times New Roman"/>
      <w:szCs w:val="24"/>
      <w:lang w:eastAsia="es-ES"/>
    </w:rPr>
  </w:style>
  <w:style w:type="numbering" w:styleId="111111">
    <w:name w:val="Outline List 2"/>
    <w:basedOn w:val="NoList"/>
    <w:uiPriority w:val="99"/>
    <w:semiHidden/>
    <w:unhideWhenUsed/>
    <w:rsid w:val="00953240"/>
    <w:pPr>
      <w:numPr>
        <w:numId w:val="12"/>
      </w:numPr>
    </w:pPr>
  </w:style>
  <w:style w:type="numbering" w:styleId="1ai">
    <w:name w:val="Outline List 1"/>
    <w:basedOn w:val="NoList"/>
    <w:uiPriority w:val="99"/>
    <w:semiHidden/>
    <w:unhideWhenUsed/>
    <w:rsid w:val="00953240"/>
    <w:pPr>
      <w:numPr>
        <w:numId w:val="13"/>
      </w:numPr>
    </w:pPr>
  </w:style>
  <w:style w:type="numbering" w:styleId="ArticleSection">
    <w:name w:val="Outline List 3"/>
    <w:basedOn w:val="NoList"/>
    <w:uiPriority w:val="99"/>
    <w:semiHidden/>
    <w:unhideWhenUsed/>
    <w:rsid w:val="00953240"/>
    <w:pPr>
      <w:numPr>
        <w:numId w:val="14"/>
      </w:numPr>
    </w:pPr>
  </w:style>
  <w:style w:type="paragraph" w:customStyle="1" w:styleId="Default">
    <w:name w:val="Default"/>
    <w:rsid w:val="00953240"/>
    <w:pPr>
      <w:autoSpaceDE w:val="0"/>
      <w:autoSpaceDN w:val="0"/>
      <w:adjustRightInd w:val="0"/>
      <w:spacing w:after="0" w:line="240" w:lineRule="auto"/>
    </w:pPr>
    <w:rPr>
      <w:rFonts w:ascii="Arial" w:eastAsia="Times New Roman" w:hAnsi="Arial" w:cs="Arial"/>
      <w:color w:val="000000"/>
      <w:sz w:val="24"/>
      <w:szCs w:val="24"/>
      <w:lang w:eastAsia="es-ES"/>
    </w:rPr>
  </w:style>
  <w:style w:type="character" w:customStyle="1" w:styleId="corchete-llamada1">
    <w:name w:val="corchete-llamada1"/>
    <w:basedOn w:val="DefaultParagraphFont"/>
    <w:rsid w:val="00953240"/>
    <w:rPr>
      <w:vanish/>
      <w:webHidden w:val="0"/>
      <w:specVanish w:val="0"/>
    </w:rPr>
  </w:style>
  <w:style w:type="paragraph" w:customStyle="1" w:styleId="EMINEJEMPLO">
    <w:name w:val="EMIN_EJEMPLO"/>
    <w:basedOn w:val="CELEFICNORMAL"/>
    <w:qFormat/>
    <w:rsid w:val="00953240"/>
    <w:pPr>
      <w:numPr>
        <w:numId w:val="20"/>
      </w:numPr>
    </w:pPr>
    <w:rPr>
      <w:b/>
      <w:i/>
    </w:rPr>
  </w:style>
  <w:style w:type="paragraph" w:styleId="Bibliography">
    <w:name w:val="Bibliography"/>
    <w:basedOn w:val="Normal"/>
    <w:next w:val="Normal"/>
    <w:uiPriority w:val="37"/>
    <w:unhideWhenUsed/>
    <w:rsid w:val="00953240"/>
  </w:style>
  <w:style w:type="paragraph" w:customStyle="1" w:styleId="PIEECUACION">
    <w:name w:val="PIE ECUACION"/>
    <w:basedOn w:val="PIEFIGURA"/>
    <w:qFormat/>
    <w:rsid w:val="00953240"/>
    <w:pPr>
      <w:numPr>
        <w:numId w:val="18"/>
      </w:numPr>
      <w:ind w:left="0" w:firstLine="0"/>
    </w:pPr>
    <w:rPr>
      <w:b/>
      <w:color w:val="9BBB59" w:themeColor="accent3"/>
      <w:sz w:val="20"/>
    </w:rPr>
  </w:style>
  <w:style w:type="paragraph" w:customStyle="1" w:styleId="indent">
    <w:name w:val="indent"/>
    <w:basedOn w:val="Default"/>
    <w:next w:val="Default"/>
    <w:uiPriority w:val="99"/>
    <w:rsid w:val="00953240"/>
    <w:rPr>
      <w:rFonts w:ascii="Symbol" w:hAnsi="Symbol" w:cs="Times New Roman"/>
      <w:color w:val="auto"/>
    </w:rPr>
  </w:style>
  <w:style w:type="paragraph" w:customStyle="1" w:styleId="Informetextogeneral1">
    <w:name w:val="Informe texto general 1"/>
    <w:basedOn w:val="Default"/>
    <w:next w:val="Default"/>
    <w:uiPriority w:val="99"/>
    <w:rsid w:val="00953240"/>
    <w:rPr>
      <w:rFonts w:ascii="Symbol" w:hAnsi="Symbol" w:cs="Times New Roman"/>
      <w:color w:val="auto"/>
    </w:rPr>
  </w:style>
  <w:style w:type="paragraph" w:styleId="TableofFigures">
    <w:name w:val="table of figures"/>
    <w:basedOn w:val="Normal"/>
    <w:next w:val="Normal"/>
    <w:uiPriority w:val="99"/>
    <w:unhideWhenUsed/>
    <w:rsid w:val="00953240"/>
  </w:style>
  <w:style w:type="paragraph" w:customStyle="1" w:styleId="ANEXO2">
    <w:name w:val="ANEXO 2"/>
    <w:basedOn w:val="CELEFIC2"/>
    <w:qFormat/>
    <w:rsid w:val="00953240"/>
    <w:pPr>
      <w:numPr>
        <w:numId w:val="19"/>
      </w:numPr>
    </w:pPr>
  </w:style>
  <w:style w:type="table" w:styleId="LightList-Accent5">
    <w:name w:val="Light List Accent 5"/>
    <w:basedOn w:val="TableNormal"/>
    <w:uiPriority w:val="61"/>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Revision">
    <w:name w:val="Revision"/>
    <w:hidden/>
    <w:uiPriority w:val="99"/>
    <w:semiHidden/>
    <w:rsid w:val="00953240"/>
    <w:pPr>
      <w:spacing w:after="0" w:line="240" w:lineRule="auto"/>
    </w:pPr>
    <w:rPr>
      <w:rFonts w:ascii="Times New Roman" w:eastAsia="Times New Roman" w:hAnsi="Times New Roman" w:cs="Times New Roman"/>
      <w:sz w:val="24"/>
      <w:szCs w:val="24"/>
      <w:lang w:eastAsia="es-ES"/>
    </w:rPr>
  </w:style>
  <w:style w:type="character" w:customStyle="1" w:styleId="gcg2ujhdabb">
    <w:name w:val="gcg2ujhdabb"/>
    <w:basedOn w:val="DefaultParagraphFont"/>
    <w:rsid w:val="00953240"/>
  </w:style>
  <w:style w:type="character" w:customStyle="1" w:styleId="gcg2ujhdeab">
    <w:name w:val="gcg2ujhdeab"/>
    <w:basedOn w:val="DefaultParagraphFont"/>
    <w:rsid w:val="00953240"/>
  </w:style>
  <w:style w:type="character" w:customStyle="1" w:styleId="hps">
    <w:name w:val="hps"/>
    <w:basedOn w:val="DefaultParagraphFont"/>
    <w:rsid w:val="004769CA"/>
  </w:style>
  <w:style w:type="character" w:customStyle="1" w:styleId="shorttext">
    <w:name w:val="short_text"/>
    <w:basedOn w:val="DefaultParagraphFont"/>
    <w:rsid w:val="002E23DB"/>
  </w:style>
  <w:style w:type="character" w:customStyle="1" w:styleId="atn">
    <w:name w:val="atn"/>
    <w:basedOn w:val="DefaultParagraphFont"/>
    <w:rsid w:val="00784DD5"/>
  </w:style>
  <w:style w:type="paragraph" w:customStyle="1" w:styleId="NRELBodyText">
    <w:name w:val="NREL_Body_Text"/>
    <w:link w:val="NRELBodyTextCharChar"/>
    <w:uiPriority w:val="99"/>
    <w:rsid w:val="00DA44DF"/>
    <w:pPr>
      <w:spacing w:after="240" w:line="240" w:lineRule="auto"/>
    </w:pPr>
    <w:rPr>
      <w:rFonts w:ascii="Times New Roman" w:eastAsia="Calibri" w:hAnsi="Times New Roman" w:cs="Arial"/>
      <w:sz w:val="24"/>
      <w:lang w:val="en-US"/>
    </w:rPr>
  </w:style>
  <w:style w:type="character" w:customStyle="1" w:styleId="NRELBodyTextCharChar">
    <w:name w:val="NREL_Body_Text Char Char"/>
    <w:link w:val="NRELBodyText"/>
    <w:uiPriority w:val="99"/>
    <w:rsid w:val="00DA44DF"/>
    <w:rPr>
      <w:rFonts w:ascii="Times New Roman" w:eastAsia="Calibri" w:hAnsi="Times New Roman" w:cs="Arial"/>
      <w:sz w:val="24"/>
      <w:lang w:val="en-US"/>
    </w:rPr>
  </w:style>
  <w:style w:type="paragraph" w:customStyle="1" w:styleId="EVOBody">
    <w:name w:val="EVO Body"/>
    <w:basedOn w:val="Normal"/>
    <w:link w:val="EVOBodyChar"/>
    <w:rsid w:val="00DA44DF"/>
    <w:pPr>
      <w:tabs>
        <w:tab w:val="left" w:pos="720"/>
        <w:tab w:val="left" w:pos="1440"/>
        <w:tab w:val="left" w:pos="2160"/>
        <w:tab w:val="left" w:pos="2880"/>
        <w:tab w:val="left" w:pos="3600"/>
        <w:tab w:val="left" w:pos="4320"/>
        <w:tab w:val="left" w:pos="5040"/>
        <w:tab w:val="left" w:pos="5760"/>
        <w:tab w:val="left" w:pos="6480"/>
        <w:tab w:val="left" w:pos="10800"/>
      </w:tabs>
      <w:overflowPunct w:val="0"/>
      <w:autoSpaceDE w:val="0"/>
      <w:autoSpaceDN w:val="0"/>
      <w:adjustRightInd w:val="0"/>
      <w:spacing w:before="80" w:after="80"/>
      <w:textAlignment w:val="baseline"/>
    </w:pPr>
    <w:rPr>
      <w:rFonts w:ascii="Arial" w:hAnsi="Arial" w:cs="Arial"/>
      <w:noProof/>
      <w:color w:val="000000"/>
      <w:sz w:val="22"/>
      <w:szCs w:val="22"/>
      <w:lang w:eastAsia="en-US"/>
    </w:rPr>
  </w:style>
  <w:style w:type="character" w:customStyle="1" w:styleId="EVOBodyChar">
    <w:name w:val="EVO Body Char"/>
    <w:link w:val="EVOBody"/>
    <w:rsid w:val="00DA44DF"/>
    <w:rPr>
      <w:rFonts w:ascii="Arial" w:eastAsia="Times New Roman" w:hAnsi="Arial" w:cs="Arial"/>
      <w:noProof/>
      <w:color w:val="000000"/>
      <w:lang w:val="en-US"/>
    </w:rPr>
  </w:style>
  <w:style w:type="paragraph" w:styleId="FootnoteText">
    <w:name w:val="footnote text"/>
    <w:basedOn w:val="Normal"/>
    <w:link w:val="FootnoteTextChar"/>
    <w:uiPriority w:val="99"/>
    <w:semiHidden/>
    <w:unhideWhenUsed/>
    <w:rsid w:val="00FB067F"/>
    <w:rPr>
      <w:sz w:val="20"/>
      <w:szCs w:val="20"/>
    </w:rPr>
  </w:style>
  <w:style w:type="character" w:customStyle="1" w:styleId="FootnoteTextChar">
    <w:name w:val="Footnote Text Char"/>
    <w:basedOn w:val="DefaultParagraphFont"/>
    <w:link w:val="FootnoteText"/>
    <w:uiPriority w:val="99"/>
    <w:semiHidden/>
    <w:rsid w:val="00FB067F"/>
    <w:rPr>
      <w:rFonts w:ascii="Times New Roman" w:eastAsia="Times New Roman" w:hAnsi="Times New Roman" w:cs="Times New Roman"/>
      <w:sz w:val="20"/>
      <w:szCs w:val="20"/>
      <w:lang w:eastAsia="es-ES"/>
    </w:rPr>
  </w:style>
  <w:style w:type="character" w:styleId="FootnoteReference">
    <w:name w:val="footnote reference"/>
    <w:basedOn w:val="DefaultParagraphFont"/>
    <w:uiPriority w:val="99"/>
    <w:semiHidden/>
    <w:unhideWhenUsed/>
    <w:rsid w:val="00FB067F"/>
    <w:rPr>
      <w:vertAlign w:val="superscript"/>
    </w:rPr>
  </w:style>
  <w:style w:type="paragraph" w:customStyle="1" w:styleId="tabletitle">
    <w:name w:val="table title"/>
    <w:basedOn w:val="Heading1"/>
    <w:link w:val="tabletitleChar"/>
    <w:qFormat/>
    <w:rsid w:val="00743E7C"/>
    <w:pPr>
      <w:jc w:val="center"/>
    </w:pPr>
    <w:rPr>
      <w:sz w:val="24"/>
    </w:rPr>
  </w:style>
  <w:style w:type="character" w:customStyle="1" w:styleId="tabletitleChar">
    <w:name w:val="table title Char"/>
    <w:basedOn w:val="Heading1Char"/>
    <w:link w:val="tabletitle"/>
    <w:rsid w:val="00743E7C"/>
    <w:rPr>
      <w:rFonts w:ascii="Arial" w:eastAsia="Times New Roman" w:hAnsi="Arial" w:cs="Arial"/>
      <w:b/>
      <w:bCs/>
      <w:kern w:val="32"/>
      <w:sz w:val="24"/>
      <w:szCs w:val="32"/>
      <w:lang w:val="en-U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nhideWhenUsed="0" w:qFormat="1"/>
    <w:lsdException w:name="Default Paragraph Font" w:uiPriority="1"/>
    <w:lsdException w:name="Subtitle" w:semiHidden="0" w:unhideWhenUsed="0" w:qFormat="1"/>
    <w:lsdException w:name="Strong" w:semiHidden="0" w:unhideWhenUsed="0" w:qFormat="1"/>
    <w:lsdException w:name="Emphasis" w:semiHidden="0" w:unhideWhenUsed="0" w:qFormat="1"/>
    <w:lsdException w:name="HTML Variable" w:uiPriority="0"/>
    <w:lsdException w:name="Table Grid" w:semiHidden="0" w:uiPriority="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nhideWhenUsed="0"/>
    <w:lsdException w:name="Medium Shading 2 Accent 4" w:semiHidden="0"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240"/>
    <w:pPr>
      <w:spacing w:after="0" w:line="240" w:lineRule="auto"/>
    </w:pPr>
    <w:rPr>
      <w:rFonts w:ascii="Times New Roman" w:eastAsia="Times New Roman" w:hAnsi="Times New Roman" w:cs="Times New Roman"/>
      <w:sz w:val="24"/>
      <w:szCs w:val="24"/>
      <w:lang w:val="en-US" w:eastAsia="es-ES"/>
    </w:rPr>
  </w:style>
  <w:style w:type="paragraph" w:styleId="Heading1">
    <w:name w:val="heading 1"/>
    <w:basedOn w:val="Normal"/>
    <w:next w:val="Normal"/>
    <w:link w:val="Heading1Char"/>
    <w:uiPriority w:val="99"/>
    <w:qFormat/>
    <w:rsid w:val="00953240"/>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953240"/>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rsid w:val="00953240"/>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9"/>
    <w:qFormat/>
    <w:rsid w:val="00953240"/>
    <w:pPr>
      <w:keepNext/>
      <w:spacing w:before="240" w:after="60"/>
      <w:outlineLvl w:val="3"/>
    </w:pPr>
    <w:rPr>
      <w:b/>
      <w:bCs/>
      <w:sz w:val="28"/>
      <w:szCs w:val="28"/>
    </w:rPr>
  </w:style>
  <w:style w:type="paragraph" w:styleId="Heading5">
    <w:name w:val="heading 5"/>
    <w:basedOn w:val="Normal"/>
    <w:next w:val="Normal"/>
    <w:link w:val="Heading5Char"/>
    <w:uiPriority w:val="99"/>
    <w:qFormat/>
    <w:rsid w:val="00953240"/>
    <w:pPr>
      <w:spacing w:before="240" w:after="60"/>
      <w:outlineLvl w:val="4"/>
    </w:pPr>
    <w:rPr>
      <w:b/>
      <w:bCs/>
      <w:i/>
      <w:iCs/>
      <w:sz w:val="26"/>
      <w:szCs w:val="26"/>
    </w:rPr>
  </w:style>
  <w:style w:type="paragraph" w:styleId="Heading6">
    <w:name w:val="heading 6"/>
    <w:basedOn w:val="Normal"/>
    <w:next w:val="Normal"/>
    <w:link w:val="Heading6Char"/>
    <w:uiPriority w:val="99"/>
    <w:qFormat/>
    <w:rsid w:val="00953240"/>
    <w:pPr>
      <w:spacing w:before="240" w:after="60"/>
      <w:outlineLvl w:val="5"/>
    </w:pPr>
    <w:rPr>
      <w:b/>
      <w:bCs/>
      <w:sz w:val="22"/>
      <w:szCs w:val="22"/>
    </w:rPr>
  </w:style>
  <w:style w:type="paragraph" w:styleId="Heading7">
    <w:name w:val="heading 7"/>
    <w:basedOn w:val="Normal"/>
    <w:next w:val="Normal"/>
    <w:link w:val="Heading7Char"/>
    <w:uiPriority w:val="99"/>
    <w:qFormat/>
    <w:rsid w:val="00953240"/>
    <w:pPr>
      <w:spacing w:before="240" w:after="60"/>
      <w:outlineLvl w:val="6"/>
    </w:pPr>
  </w:style>
  <w:style w:type="paragraph" w:styleId="Heading8">
    <w:name w:val="heading 8"/>
    <w:basedOn w:val="Normal"/>
    <w:next w:val="Normal"/>
    <w:link w:val="Heading8Char"/>
    <w:uiPriority w:val="99"/>
    <w:qFormat/>
    <w:rsid w:val="00953240"/>
    <w:pPr>
      <w:spacing w:before="240" w:after="60"/>
      <w:outlineLvl w:val="7"/>
    </w:pPr>
    <w:rPr>
      <w:i/>
      <w:iCs/>
    </w:rPr>
  </w:style>
  <w:style w:type="paragraph" w:styleId="Heading9">
    <w:name w:val="heading 9"/>
    <w:basedOn w:val="Normal"/>
    <w:next w:val="Normal"/>
    <w:link w:val="Heading9Char"/>
    <w:uiPriority w:val="99"/>
    <w:qFormat/>
    <w:rsid w:val="0095324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LEFICNORMAL">
    <w:name w:val="CELEFIC NORMAL"/>
    <w:link w:val="CELEFICNORMALCar"/>
    <w:rsid w:val="00953240"/>
    <w:pPr>
      <w:spacing w:after="0" w:line="288" w:lineRule="auto"/>
      <w:jc w:val="both"/>
    </w:pPr>
    <w:rPr>
      <w:rFonts w:ascii="Franklin Gothic Book" w:eastAsia="Times New Roman" w:hAnsi="Franklin Gothic Book" w:cs="Times New Roman"/>
      <w:szCs w:val="24"/>
      <w:lang w:eastAsia="es-ES"/>
    </w:rPr>
  </w:style>
  <w:style w:type="character" w:customStyle="1" w:styleId="CELEFICNORMALCar">
    <w:name w:val="CELEFIC NORMAL Car"/>
    <w:basedOn w:val="DefaultParagraphFont"/>
    <w:link w:val="CELEFICNORMAL"/>
    <w:locked/>
    <w:rsid w:val="00953240"/>
    <w:rPr>
      <w:rFonts w:ascii="Franklin Gothic Book" w:eastAsia="Times New Roman" w:hAnsi="Franklin Gothic Book" w:cs="Times New Roman"/>
      <w:szCs w:val="24"/>
      <w:lang w:eastAsia="es-ES"/>
    </w:rPr>
  </w:style>
  <w:style w:type="paragraph" w:styleId="Caption">
    <w:name w:val="caption"/>
    <w:basedOn w:val="Normal"/>
    <w:next w:val="Normal"/>
    <w:unhideWhenUsed/>
    <w:qFormat/>
    <w:rsid w:val="00953240"/>
    <w:pPr>
      <w:spacing w:after="200"/>
    </w:pPr>
    <w:rPr>
      <w:b/>
      <w:bCs/>
      <w:color w:val="9BBB59" w:themeColor="accent3"/>
      <w:sz w:val="20"/>
      <w:szCs w:val="18"/>
    </w:rPr>
  </w:style>
  <w:style w:type="table" w:styleId="LightList-Accent3">
    <w:name w:val="Light List Accent 3"/>
    <w:basedOn w:val="TableNormal"/>
    <w:uiPriority w:val="61"/>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eading1Char">
    <w:name w:val="Heading 1 Char"/>
    <w:basedOn w:val="DefaultParagraphFont"/>
    <w:link w:val="Heading1"/>
    <w:uiPriority w:val="99"/>
    <w:rsid w:val="00953240"/>
    <w:rPr>
      <w:rFonts w:ascii="Arial" w:eastAsia="Times New Roman" w:hAnsi="Arial" w:cs="Arial"/>
      <w:b/>
      <w:bCs/>
      <w:kern w:val="32"/>
      <w:sz w:val="32"/>
      <w:szCs w:val="32"/>
      <w:lang w:eastAsia="es-ES"/>
    </w:rPr>
  </w:style>
  <w:style w:type="character" w:customStyle="1" w:styleId="Heading2Char">
    <w:name w:val="Heading 2 Char"/>
    <w:basedOn w:val="DefaultParagraphFont"/>
    <w:link w:val="Heading2"/>
    <w:uiPriority w:val="99"/>
    <w:rsid w:val="00953240"/>
    <w:rPr>
      <w:rFonts w:ascii="Arial" w:eastAsia="Times New Roman" w:hAnsi="Arial" w:cs="Arial"/>
      <w:b/>
      <w:bCs/>
      <w:i/>
      <w:iCs/>
      <w:sz w:val="28"/>
      <w:szCs w:val="28"/>
      <w:lang w:eastAsia="es-ES"/>
    </w:rPr>
  </w:style>
  <w:style w:type="character" w:customStyle="1" w:styleId="Heading3Char">
    <w:name w:val="Heading 3 Char"/>
    <w:basedOn w:val="DefaultParagraphFont"/>
    <w:link w:val="Heading3"/>
    <w:uiPriority w:val="99"/>
    <w:rsid w:val="00953240"/>
    <w:rPr>
      <w:rFonts w:ascii="Arial" w:eastAsia="Times New Roman" w:hAnsi="Arial" w:cs="Arial"/>
      <w:b/>
      <w:bCs/>
      <w:sz w:val="26"/>
      <w:szCs w:val="26"/>
      <w:lang w:eastAsia="es-ES"/>
    </w:rPr>
  </w:style>
  <w:style w:type="character" w:customStyle="1" w:styleId="Heading4Char">
    <w:name w:val="Heading 4 Char"/>
    <w:basedOn w:val="DefaultParagraphFont"/>
    <w:link w:val="Heading4"/>
    <w:uiPriority w:val="99"/>
    <w:rsid w:val="00953240"/>
    <w:rPr>
      <w:rFonts w:ascii="Times New Roman" w:eastAsia="Times New Roman" w:hAnsi="Times New Roman" w:cs="Times New Roman"/>
      <w:b/>
      <w:bCs/>
      <w:sz w:val="28"/>
      <w:szCs w:val="28"/>
      <w:lang w:eastAsia="es-ES"/>
    </w:rPr>
  </w:style>
  <w:style w:type="character" w:customStyle="1" w:styleId="Heading5Char">
    <w:name w:val="Heading 5 Char"/>
    <w:basedOn w:val="DefaultParagraphFont"/>
    <w:link w:val="Heading5"/>
    <w:uiPriority w:val="99"/>
    <w:rsid w:val="00953240"/>
    <w:rPr>
      <w:rFonts w:ascii="Times New Roman" w:eastAsia="Times New Roman" w:hAnsi="Times New Roman" w:cs="Times New Roman"/>
      <w:b/>
      <w:bCs/>
      <w:i/>
      <w:iCs/>
      <w:sz w:val="26"/>
      <w:szCs w:val="26"/>
      <w:lang w:eastAsia="es-ES"/>
    </w:rPr>
  </w:style>
  <w:style w:type="character" w:customStyle="1" w:styleId="Heading6Char">
    <w:name w:val="Heading 6 Char"/>
    <w:basedOn w:val="DefaultParagraphFont"/>
    <w:link w:val="Heading6"/>
    <w:uiPriority w:val="99"/>
    <w:rsid w:val="00953240"/>
    <w:rPr>
      <w:rFonts w:ascii="Times New Roman" w:eastAsia="Times New Roman" w:hAnsi="Times New Roman" w:cs="Times New Roman"/>
      <w:b/>
      <w:bCs/>
      <w:lang w:eastAsia="es-ES"/>
    </w:rPr>
  </w:style>
  <w:style w:type="character" w:customStyle="1" w:styleId="Heading7Char">
    <w:name w:val="Heading 7 Char"/>
    <w:basedOn w:val="DefaultParagraphFont"/>
    <w:link w:val="Heading7"/>
    <w:uiPriority w:val="99"/>
    <w:rsid w:val="00953240"/>
    <w:rPr>
      <w:rFonts w:ascii="Times New Roman" w:eastAsia="Times New Roman" w:hAnsi="Times New Roman" w:cs="Times New Roman"/>
      <w:sz w:val="24"/>
      <w:szCs w:val="24"/>
      <w:lang w:eastAsia="es-ES"/>
    </w:rPr>
  </w:style>
  <w:style w:type="character" w:customStyle="1" w:styleId="Heading8Char">
    <w:name w:val="Heading 8 Char"/>
    <w:basedOn w:val="DefaultParagraphFont"/>
    <w:link w:val="Heading8"/>
    <w:uiPriority w:val="99"/>
    <w:rsid w:val="00953240"/>
    <w:rPr>
      <w:rFonts w:ascii="Times New Roman" w:eastAsia="Times New Roman" w:hAnsi="Times New Roman" w:cs="Times New Roman"/>
      <w:i/>
      <w:iCs/>
      <w:sz w:val="24"/>
      <w:szCs w:val="24"/>
      <w:lang w:eastAsia="es-ES"/>
    </w:rPr>
  </w:style>
  <w:style w:type="character" w:customStyle="1" w:styleId="Heading9Char">
    <w:name w:val="Heading 9 Char"/>
    <w:basedOn w:val="DefaultParagraphFont"/>
    <w:link w:val="Heading9"/>
    <w:uiPriority w:val="99"/>
    <w:rsid w:val="00953240"/>
    <w:rPr>
      <w:rFonts w:ascii="Arial" w:eastAsia="Times New Roman" w:hAnsi="Arial" w:cs="Arial"/>
      <w:lang w:eastAsia="es-ES"/>
    </w:rPr>
  </w:style>
  <w:style w:type="paragraph" w:customStyle="1" w:styleId="PORTADATIPODETRABAJO">
    <w:name w:val="PORTADA_TIPO DE TRABAJO"/>
    <w:basedOn w:val="Normal"/>
    <w:next w:val="PORTNOMBRETRABAJO"/>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Arial Narrow" w:hAnsi="Arial Narrow"/>
      <w:b/>
      <w:bCs/>
      <w:color w:val="808000"/>
      <w:sz w:val="40"/>
      <w:szCs w:val="20"/>
      <w14:shadow w14:blurRad="50800" w14:dist="38100" w14:dir="2700000" w14:sx="100000" w14:sy="100000" w14:kx="0" w14:ky="0" w14:algn="tl">
        <w14:srgbClr w14:val="000000">
          <w14:alpha w14:val="60000"/>
        </w14:srgbClr>
      </w14:shadow>
    </w:rPr>
  </w:style>
  <w:style w:type="paragraph" w:customStyle="1" w:styleId="PORTPROMOTOR">
    <w:name w:val="PORT_PROMOTOR"/>
    <w:basedOn w:val="Normal"/>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Arial Narrow" w:hAnsi="Arial Narrow"/>
      <w:b/>
      <w:bCs/>
      <w:sz w:val="32"/>
      <w:szCs w:val="20"/>
    </w:rPr>
  </w:style>
  <w:style w:type="paragraph" w:customStyle="1" w:styleId="PORTDOCUMENTO">
    <w:name w:val="PORT_DOCUMENTO"/>
    <w:basedOn w:val="Normal"/>
    <w:uiPriority w:val="99"/>
    <w:rsid w:val="00953240"/>
    <w:pPr>
      <w:spacing w:line="360" w:lineRule="auto"/>
      <w:jc w:val="center"/>
    </w:pPr>
    <w:rPr>
      <w:rFonts w:ascii="Franklin Gothic Book" w:hAnsi="Franklin Gothic Book"/>
      <w:b/>
      <w:bCs/>
      <w:i/>
      <w:iCs/>
      <w:sz w:val="28"/>
      <w:szCs w:val="20"/>
      <w:u w:val="single"/>
      <w14:shadow w14:blurRad="50800" w14:dist="38100" w14:dir="2700000" w14:sx="100000" w14:sy="100000" w14:kx="0" w14:ky="0" w14:algn="tl">
        <w14:srgbClr w14:val="000000">
          <w14:alpha w14:val="60000"/>
        </w14:srgbClr>
      </w14:shadow>
    </w:rPr>
  </w:style>
  <w:style w:type="paragraph" w:customStyle="1" w:styleId="PORTEQUIPOREDACTOR">
    <w:name w:val="PORT_EQUIPO REDACTOR"/>
    <w:basedOn w:val="Normal"/>
    <w:uiPriority w:val="99"/>
    <w:rsid w:val="00953240"/>
    <w:pPr>
      <w:spacing w:line="360" w:lineRule="auto"/>
      <w:jc w:val="center"/>
    </w:pPr>
    <w:rPr>
      <w:rFonts w:ascii="Franklin Gothic Book" w:hAnsi="Franklin Gothic Book"/>
      <w:b/>
      <w:bCs/>
      <w:smallCaps/>
      <w:sz w:val="22"/>
      <w:szCs w:val="20"/>
      <w:u w:val="single"/>
    </w:rPr>
  </w:style>
  <w:style w:type="paragraph" w:customStyle="1" w:styleId="PORTTLFCONTACTO">
    <w:name w:val="PORT_TLF CONTACTO"/>
    <w:basedOn w:val="Normal"/>
    <w:uiPriority w:val="99"/>
    <w:rsid w:val="00953240"/>
    <w:pPr>
      <w:spacing w:line="360" w:lineRule="auto"/>
      <w:jc w:val="center"/>
    </w:pPr>
    <w:rPr>
      <w:rFonts w:ascii="Arial Narrow" w:hAnsi="Arial Narrow"/>
      <w:b/>
      <w:bCs/>
      <w:smallCaps/>
      <w:sz w:val="22"/>
      <w:szCs w:val="20"/>
    </w:rPr>
  </w:style>
  <w:style w:type="paragraph" w:customStyle="1" w:styleId="PORTNOMBRETRABAJO">
    <w:name w:val="PORT_NOMBRE TRABAJO"/>
    <w:basedOn w:val="Normal"/>
    <w:next w:val="PORTPROMOTOR"/>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Franklin Gothic Book" w:hAnsi="Franklin Gothic Book"/>
      <w:b/>
      <w:smallCaps/>
      <w:sz w:val="28"/>
      <w:szCs w:val="28"/>
      <w14:shadow w14:blurRad="50800" w14:dist="38100" w14:dir="2700000" w14:sx="100000" w14:sy="100000" w14:kx="0" w14:ky="0" w14:algn="tl">
        <w14:srgbClr w14:val="000000">
          <w14:alpha w14:val="60000"/>
        </w14:srgbClr>
      </w14:shadow>
    </w:rPr>
  </w:style>
  <w:style w:type="paragraph" w:customStyle="1" w:styleId="CELEFIC1">
    <w:name w:val="CELEFIC 1"/>
    <w:basedOn w:val="CELEFICNORMAL"/>
    <w:next w:val="CELEFICNORMAL"/>
    <w:uiPriority w:val="99"/>
    <w:rsid w:val="00C80B36"/>
    <w:pPr>
      <w:numPr>
        <w:numId w:val="17"/>
      </w:numPr>
      <w:jc w:val="left"/>
      <w:outlineLvl w:val="0"/>
    </w:pPr>
    <w:rPr>
      <w:b/>
      <w:smallCaps/>
      <w:sz w:val="36"/>
      <w:szCs w:val="36"/>
    </w:rPr>
  </w:style>
  <w:style w:type="paragraph" w:customStyle="1" w:styleId="CELEFIC2">
    <w:name w:val="CELEFIC 2"/>
    <w:basedOn w:val="CELEFICNORMAL"/>
    <w:next w:val="CELEFICNORMAL"/>
    <w:autoRedefine/>
    <w:uiPriority w:val="99"/>
    <w:rsid w:val="00883FF3"/>
    <w:pPr>
      <w:spacing w:after="120"/>
      <w:outlineLvl w:val="1"/>
    </w:pPr>
    <w:rPr>
      <w:rFonts w:ascii="Times New Roman" w:hAnsi="Times New Roman"/>
      <w:sz w:val="32"/>
      <w:szCs w:val="32"/>
      <w:lang w:val="en-US"/>
    </w:rPr>
  </w:style>
  <w:style w:type="paragraph" w:customStyle="1" w:styleId="CELEFIC3">
    <w:name w:val="CELEFIC 3"/>
    <w:basedOn w:val="CELEFICNORMAL"/>
    <w:next w:val="CELEFICNORMAL"/>
    <w:uiPriority w:val="99"/>
    <w:rsid w:val="00DA44DF"/>
    <w:pPr>
      <w:numPr>
        <w:ilvl w:val="2"/>
        <w:numId w:val="17"/>
      </w:numPr>
      <w:outlineLvl w:val="2"/>
    </w:pPr>
    <w:rPr>
      <w:smallCaps/>
      <w:sz w:val="28"/>
      <w:szCs w:val="28"/>
      <w:lang w:val="en-US"/>
    </w:rPr>
  </w:style>
  <w:style w:type="paragraph" w:customStyle="1" w:styleId="CELEFIC4">
    <w:name w:val="CELEFIC 4"/>
    <w:basedOn w:val="CELEFICNORMAL"/>
    <w:next w:val="CELEFICNORMAL"/>
    <w:uiPriority w:val="99"/>
    <w:rsid w:val="00953240"/>
    <w:pPr>
      <w:numPr>
        <w:ilvl w:val="3"/>
        <w:numId w:val="17"/>
      </w:numPr>
      <w:outlineLvl w:val="3"/>
    </w:pPr>
    <w:rPr>
      <w:b/>
      <w:smallCaps/>
      <w:sz w:val="24"/>
    </w:rPr>
  </w:style>
  <w:style w:type="paragraph" w:customStyle="1" w:styleId="CELEFIC5">
    <w:name w:val="CELEFIC 5"/>
    <w:basedOn w:val="CELEFICNORMAL"/>
    <w:next w:val="CELEFICNORMAL"/>
    <w:uiPriority w:val="99"/>
    <w:rsid w:val="00953240"/>
    <w:pPr>
      <w:numPr>
        <w:ilvl w:val="4"/>
        <w:numId w:val="17"/>
      </w:numPr>
      <w:outlineLvl w:val="4"/>
    </w:pPr>
    <w:rPr>
      <w:b/>
      <w:sz w:val="24"/>
      <w:u w:val="single"/>
    </w:rPr>
  </w:style>
  <w:style w:type="paragraph" w:customStyle="1" w:styleId="CELEFIC6">
    <w:name w:val="CELEFIC 6"/>
    <w:basedOn w:val="CELEFICNORMAL"/>
    <w:next w:val="CELEFICNORMAL"/>
    <w:uiPriority w:val="99"/>
    <w:rsid w:val="00953240"/>
    <w:pPr>
      <w:numPr>
        <w:ilvl w:val="5"/>
        <w:numId w:val="17"/>
      </w:numPr>
      <w:outlineLvl w:val="5"/>
    </w:pPr>
    <w:rPr>
      <w:b/>
      <w:u w:val="single"/>
    </w:rPr>
  </w:style>
  <w:style w:type="paragraph" w:customStyle="1" w:styleId="INDNOMBRE-PROY-DOC">
    <w:name w:val="IND_NOMBRE-PROY-DOC"/>
    <w:basedOn w:val="Normal"/>
    <w:uiPriority w:val="99"/>
    <w:rsid w:val="00953240"/>
    <w:pPr>
      <w:spacing w:line="360" w:lineRule="auto"/>
      <w:jc w:val="center"/>
    </w:pPr>
    <w:rPr>
      <w:rFonts w:ascii="Franklin Gothic Book" w:hAnsi="Franklin Gothic Book"/>
      <w:b/>
      <w:bCs/>
      <w:smallCaps/>
      <w:sz w:val="32"/>
      <w:szCs w:val="20"/>
    </w:rPr>
  </w:style>
  <w:style w:type="paragraph" w:customStyle="1" w:styleId="NDICE">
    <w:name w:val="ÍNDICE"/>
    <w:basedOn w:val="Heading1"/>
    <w:uiPriority w:val="99"/>
    <w:rsid w:val="00953240"/>
    <w:pPr>
      <w:pBdr>
        <w:bottom w:val="single" w:sz="4" w:space="1" w:color="auto"/>
      </w:pBdr>
      <w:spacing w:line="360" w:lineRule="auto"/>
      <w:jc w:val="center"/>
    </w:pPr>
    <w:rPr>
      <w:rFonts w:ascii="Franklin Gothic Book" w:hAnsi="Franklin Gothic Book" w:cs="Times New Roman"/>
      <w:smallCaps/>
      <w:sz w:val="36"/>
      <w:szCs w:val="20"/>
    </w:rPr>
  </w:style>
  <w:style w:type="paragraph" w:styleId="Header">
    <w:name w:val="header"/>
    <w:basedOn w:val="Normal"/>
    <w:link w:val="HeaderChar"/>
    <w:rsid w:val="00953240"/>
    <w:pPr>
      <w:tabs>
        <w:tab w:val="center" w:pos="4252"/>
        <w:tab w:val="right" w:pos="8504"/>
      </w:tabs>
    </w:pPr>
  </w:style>
  <w:style w:type="character" w:customStyle="1" w:styleId="HeaderChar">
    <w:name w:val="Header Char"/>
    <w:basedOn w:val="DefaultParagraphFont"/>
    <w:link w:val="Header"/>
    <w:rsid w:val="00953240"/>
    <w:rPr>
      <w:rFonts w:ascii="Times New Roman" w:eastAsia="Times New Roman" w:hAnsi="Times New Roman" w:cs="Times New Roman"/>
      <w:sz w:val="24"/>
      <w:szCs w:val="24"/>
      <w:lang w:eastAsia="es-ES"/>
    </w:rPr>
  </w:style>
  <w:style w:type="paragraph" w:styleId="TOC1">
    <w:name w:val="toc 1"/>
    <w:basedOn w:val="Normal"/>
    <w:next w:val="Normal"/>
    <w:autoRedefine/>
    <w:uiPriority w:val="39"/>
    <w:qFormat/>
    <w:rsid w:val="00953240"/>
    <w:pPr>
      <w:spacing w:before="240" w:after="120"/>
    </w:pPr>
    <w:rPr>
      <w:rFonts w:ascii="Calibri" w:hAnsi="Calibri"/>
      <w:b/>
      <w:bCs/>
      <w:sz w:val="20"/>
      <w:szCs w:val="20"/>
    </w:rPr>
  </w:style>
  <w:style w:type="paragraph" w:customStyle="1" w:styleId="CELEFICENCABEZADO">
    <w:name w:val="CELEFIC ENCABEZADO"/>
    <w:basedOn w:val="CELEFICNORMAL"/>
    <w:next w:val="CELEFICNORMAL"/>
    <w:uiPriority w:val="99"/>
    <w:rsid w:val="00953240"/>
    <w:rPr>
      <w:b/>
      <w:smallCaps/>
      <w:sz w:val="24"/>
      <w14:shadow w14:blurRad="50800" w14:dist="38100" w14:dir="2700000" w14:sx="100000" w14:sy="100000" w14:kx="0" w14:ky="0" w14:algn="tl">
        <w14:srgbClr w14:val="000000">
          <w14:alpha w14:val="60000"/>
        </w14:srgbClr>
      </w14:shadow>
    </w:rPr>
  </w:style>
  <w:style w:type="paragraph" w:styleId="TOC2">
    <w:name w:val="toc 2"/>
    <w:basedOn w:val="Normal"/>
    <w:next w:val="Normal"/>
    <w:autoRedefine/>
    <w:uiPriority w:val="39"/>
    <w:qFormat/>
    <w:rsid w:val="00953240"/>
    <w:pPr>
      <w:spacing w:before="120"/>
      <w:ind w:left="240"/>
    </w:pPr>
    <w:rPr>
      <w:rFonts w:ascii="Calibri" w:hAnsi="Calibri"/>
      <w:i/>
      <w:iCs/>
      <w:sz w:val="20"/>
      <w:szCs w:val="20"/>
    </w:rPr>
  </w:style>
  <w:style w:type="paragraph" w:styleId="TOC3">
    <w:name w:val="toc 3"/>
    <w:basedOn w:val="Normal"/>
    <w:next w:val="Normal"/>
    <w:autoRedefine/>
    <w:uiPriority w:val="39"/>
    <w:qFormat/>
    <w:rsid w:val="00953240"/>
    <w:pPr>
      <w:ind w:left="480"/>
    </w:pPr>
    <w:rPr>
      <w:rFonts w:ascii="Calibri" w:hAnsi="Calibri"/>
      <w:sz w:val="20"/>
      <w:szCs w:val="20"/>
    </w:rPr>
  </w:style>
  <w:style w:type="paragraph" w:styleId="TOC4">
    <w:name w:val="toc 4"/>
    <w:basedOn w:val="Normal"/>
    <w:next w:val="Normal"/>
    <w:autoRedefine/>
    <w:uiPriority w:val="39"/>
    <w:rsid w:val="00953240"/>
    <w:pPr>
      <w:ind w:left="720"/>
    </w:pPr>
    <w:rPr>
      <w:rFonts w:ascii="Calibri" w:hAnsi="Calibri"/>
      <w:sz w:val="20"/>
      <w:szCs w:val="20"/>
    </w:rPr>
  </w:style>
  <w:style w:type="paragraph" w:styleId="TOC5">
    <w:name w:val="toc 5"/>
    <w:basedOn w:val="Normal"/>
    <w:next w:val="Normal"/>
    <w:autoRedefine/>
    <w:uiPriority w:val="39"/>
    <w:rsid w:val="00953240"/>
    <w:pPr>
      <w:ind w:left="960"/>
    </w:pPr>
    <w:rPr>
      <w:rFonts w:ascii="Calibri" w:hAnsi="Calibri"/>
      <w:sz w:val="20"/>
      <w:szCs w:val="20"/>
    </w:rPr>
  </w:style>
  <w:style w:type="paragraph" w:styleId="TOC6">
    <w:name w:val="toc 6"/>
    <w:basedOn w:val="Normal"/>
    <w:next w:val="Normal"/>
    <w:autoRedefine/>
    <w:uiPriority w:val="39"/>
    <w:rsid w:val="00953240"/>
    <w:pPr>
      <w:ind w:left="1200"/>
    </w:pPr>
    <w:rPr>
      <w:rFonts w:ascii="Calibri" w:hAnsi="Calibri"/>
      <w:sz w:val="20"/>
      <w:szCs w:val="20"/>
    </w:rPr>
  </w:style>
  <w:style w:type="character" w:styleId="Hyperlink">
    <w:name w:val="Hyperlink"/>
    <w:basedOn w:val="DefaultParagraphFont"/>
    <w:uiPriority w:val="99"/>
    <w:rsid w:val="00953240"/>
    <w:rPr>
      <w:rFonts w:cs="Times New Roman"/>
      <w:color w:val="0000FF"/>
      <w:u w:val="single"/>
    </w:rPr>
  </w:style>
  <w:style w:type="paragraph" w:styleId="Footer">
    <w:name w:val="footer"/>
    <w:basedOn w:val="Normal"/>
    <w:link w:val="FooterChar"/>
    <w:uiPriority w:val="99"/>
    <w:rsid w:val="00953240"/>
    <w:pPr>
      <w:tabs>
        <w:tab w:val="center" w:pos="4252"/>
        <w:tab w:val="right" w:pos="8504"/>
      </w:tabs>
    </w:pPr>
    <w:rPr>
      <w:rFonts w:ascii="Franklin Gothic Book" w:hAnsi="Franklin Gothic Book"/>
      <w:sz w:val="18"/>
    </w:rPr>
  </w:style>
  <w:style w:type="character" w:customStyle="1" w:styleId="FooterChar">
    <w:name w:val="Footer Char"/>
    <w:basedOn w:val="DefaultParagraphFont"/>
    <w:link w:val="Footer"/>
    <w:uiPriority w:val="99"/>
    <w:rsid w:val="00953240"/>
    <w:rPr>
      <w:rFonts w:ascii="Franklin Gothic Book" w:eastAsia="Times New Roman" w:hAnsi="Franklin Gothic Book" w:cs="Times New Roman"/>
      <w:sz w:val="18"/>
      <w:szCs w:val="24"/>
      <w:lang w:eastAsia="es-ES"/>
    </w:rPr>
  </w:style>
  <w:style w:type="paragraph" w:styleId="TOC7">
    <w:name w:val="toc 7"/>
    <w:basedOn w:val="Normal"/>
    <w:next w:val="Normal"/>
    <w:autoRedefine/>
    <w:uiPriority w:val="39"/>
    <w:rsid w:val="00953240"/>
    <w:pPr>
      <w:ind w:left="1440"/>
    </w:pPr>
    <w:rPr>
      <w:rFonts w:ascii="Calibri" w:hAnsi="Calibri"/>
      <w:sz w:val="20"/>
      <w:szCs w:val="20"/>
    </w:rPr>
  </w:style>
  <w:style w:type="paragraph" w:styleId="TOC8">
    <w:name w:val="toc 8"/>
    <w:basedOn w:val="Normal"/>
    <w:next w:val="Normal"/>
    <w:autoRedefine/>
    <w:uiPriority w:val="39"/>
    <w:rsid w:val="00953240"/>
    <w:pPr>
      <w:ind w:left="1680"/>
    </w:pPr>
    <w:rPr>
      <w:rFonts w:ascii="Calibri" w:hAnsi="Calibri"/>
      <w:sz w:val="20"/>
      <w:szCs w:val="20"/>
    </w:rPr>
  </w:style>
  <w:style w:type="paragraph" w:styleId="TOC9">
    <w:name w:val="toc 9"/>
    <w:basedOn w:val="Normal"/>
    <w:next w:val="Normal"/>
    <w:autoRedefine/>
    <w:uiPriority w:val="39"/>
    <w:rsid w:val="00953240"/>
    <w:pPr>
      <w:ind w:left="1920"/>
    </w:pPr>
    <w:rPr>
      <w:rFonts w:ascii="Calibri" w:hAnsi="Calibri"/>
      <w:sz w:val="20"/>
      <w:szCs w:val="20"/>
    </w:rPr>
  </w:style>
  <w:style w:type="character" w:styleId="HTMLAcronym">
    <w:name w:val="HTML Acronym"/>
    <w:basedOn w:val="DefaultParagraphFont"/>
    <w:uiPriority w:val="99"/>
    <w:semiHidden/>
    <w:rsid w:val="00953240"/>
    <w:rPr>
      <w:rFonts w:cs="Times New Roman"/>
    </w:rPr>
  </w:style>
  <w:style w:type="paragraph" w:styleId="Closing">
    <w:name w:val="Closing"/>
    <w:basedOn w:val="Normal"/>
    <w:link w:val="ClosingChar"/>
    <w:uiPriority w:val="99"/>
    <w:semiHidden/>
    <w:rsid w:val="00953240"/>
    <w:pPr>
      <w:ind w:left="4252"/>
    </w:pPr>
  </w:style>
  <w:style w:type="character" w:customStyle="1" w:styleId="ClosingChar">
    <w:name w:val="Closing Char"/>
    <w:basedOn w:val="DefaultParagraphFont"/>
    <w:link w:val="Closing"/>
    <w:uiPriority w:val="99"/>
    <w:semiHidden/>
    <w:rsid w:val="00953240"/>
    <w:rPr>
      <w:rFonts w:ascii="Times New Roman" w:eastAsia="Times New Roman" w:hAnsi="Times New Roman" w:cs="Times New Roman"/>
      <w:sz w:val="24"/>
      <w:szCs w:val="24"/>
      <w:lang w:eastAsia="es-ES"/>
    </w:rPr>
  </w:style>
  <w:style w:type="character" w:styleId="HTMLCite">
    <w:name w:val="HTML Cite"/>
    <w:basedOn w:val="DefaultParagraphFont"/>
    <w:uiPriority w:val="99"/>
    <w:semiHidden/>
    <w:rsid w:val="00953240"/>
    <w:rPr>
      <w:rFonts w:cs="Times New Roman"/>
      <w:i/>
      <w:iCs/>
    </w:rPr>
  </w:style>
  <w:style w:type="character" w:styleId="HTMLCode">
    <w:name w:val="HTML Code"/>
    <w:basedOn w:val="DefaultParagraphFont"/>
    <w:uiPriority w:val="99"/>
    <w:semiHidden/>
    <w:rsid w:val="00953240"/>
    <w:rPr>
      <w:rFonts w:ascii="Courier New" w:hAnsi="Courier New" w:cs="Courier New"/>
      <w:sz w:val="20"/>
      <w:szCs w:val="20"/>
    </w:rPr>
  </w:style>
  <w:style w:type="paragraph" w:styleId="ListContinue">
    <w:name w:val="List Continue"/>
    <w:basedOn w:val="Normal"/>
    <w:uiPriority w:val="99"/>
    <w:semiHidden/>
    <w:rsid w:val="00953240"/>
    <w:pPr>
      <w:spacing w:after="120"/>
      <w:ind w:left="283"/>
    </w:pPr>
  </w:style>
  <w:style w:type="paragraph" w:styleId="ListContinue2">
    <w:name w:val="List Continue 2"/>
    <w:basedOn w:val="Normal"/>
    <w:uiPriority w:val="99"/>
    <w:semiHidden/>
    <w:rsid w:val="00953240"/>
    <w:pPr>
      <w:spacing w:after="120"/>
      <w:ind w:left="566"/>
    </w:pPr>
  </w:style>
  <w:style w:type="paragraph" w:styleId="ListContinue3">
    <w:name w:val="List Continue 3"/>
    <w:basedOn w:val="Normal"/>
    <w:uiPriority w:val="99"/>
    <w:semiHidden/>
    <w:rsid w:val="00953240"/>
    <w:pPr>
      <w:spacing w:after="120"/>
      <w:ind w:left="849"/>
    </w:pPr>
  </w:style>
  <w:style w:type="paragraph" w:styleId="ListContinue4">
    <w:name w:val="List Continue 4"/>
    <w:basedOn w:val="Normal"/>
    <w:uiPriority w:val="99"/>
    <w:semiHidden/>
    <w:rsid w:val="00953240"/>
    <w:pPr>
      <w:spacing w:after="120"/>
      <w:ind w:left="1132"/>
    </w:pPr>
  </w:style>
  <w:style w:type="paragraph" w:styleId="ListContinue5">
    <w:name w:val="List Continue 5"/>
    <w:basedOn w:val="Normal"/>
    <w:uiPriority w:val="99"/>
    <w:semiHidden/>
    <w:rsid w:val="00953240"/>
    <w:pPr>
      <w:spacing w:after="120"/>
      <w:ind w:left="1415"/>
    </w:pPr>
  </w:style>
  <w:style w:type="character" w:styleId="HTMLDefinition">
    <w:name w:val="HTML Definition"/>
    <w:basedOn w:val="DefaultParagraphFont"/>
    <w:uiPriority w:val="99"/>
    <w:semiHidden/>
    <w:rsid w:val="00953240"/>
    <w:rPr>
      <w:rFonts w:cs="Times New Roman"/>
      <w:i/>
      <w:iCs/>
    </w:rPr>
  </w:style>
  <w:style w:type="paragraph" w:styleId="HTMLAddress">
    <w:name w:val="HTML Address"/>
    <w:basedOn w:val="Normal"/>
    <w:link w:val="HTMLAddressChar"/>
    <w:uiPriority w:val="99"/>
    <w:semiHidden/>
    <w:rsid w:val="00953240"/>
    <w:rPr>
      <w:i/>
      <w:iCs/>
    </w:rPr>
  </w:style>
  <w:style w:type="character" w:customStyle="1" w:styleId="HTMLAddressChar">
    <w:name w:val="HTML Address Char"/>
    <w:basedOn w:val="DefaultParagraphFont"/>
    <w:link w:val="HTMLAddress"/>
    <w:uiPriority w:val="99"/>
    <w:semiHidden/>
    <w:rsid w:val="00953240"/>
    <w:rPr>
      <w:rFonts w:ascii="Times New Roman" w:eastAsia="Times New Roman" w:hAnsi="Times New Roman" w:cs="Times New Roman"/>
      <w:i/>
      <w:iCs/>
      <w:sz w:val="24"/>
      <w:szCs w:val="24"/>
      <w:lang w:eastAsia="es-ES"/>
    </w:rPr>
  </w:style>
  <w:style w:type="paragraph" w:styleId="EnvelopeAddress">
    <w:name w:val="envelope address"/>
    <w:basedOn w:val="Normal"/>
    <w:uiPriority w:val="99"/>
    <w:semiHidden/>
    <w:rsid w:val="00953240"/>
    <w:pPr>
      <w:framePr w:w="7920" w:h="1980" w:hRule="exact" w:hSpace="141" w:wrap="auto" w:hAnchor="page" w:xAlign="center" w:yAlign="bottom"/>
      <w:ind w:left="2880"/>
    </w:pPr>
    <w:rPr>
      <w:rFonts w:ascii="Arial" w:hAnsi="Arial" w:cs="Arial"/>
    </w:rPr>
  </w:style>
  <w:style w:type="character" w:styleId="HTMLSample">
    <w:name w:val="HTML Sample"/>
    <w:basedOn w:val="DefaultParagraphFont"/>
    <w:uiPriority w:val="99"/>
    <w:semiHidden/>
    <w:rsid w:val="00953240"/>
    <w:rPr>
      <w:rFonts w:ascii="Courier New" w:hAnsi="Courier New" w:cs="Courier New"/>
    </w:rPr>
  </w:style>
  <w:style w:type="paragraph" w:styleId="MessageHeader">
    <w:name w:val="Message Header"/>
    <w:basedOn w:val="Normal"/>
    <w:link w:val="MessageHeaderChar"/>
    <w:uiPriority w:val="99"/>
    <w:semiHidden/>
    <w:rsid w:val="00953240"/>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basedOn w:val="DefaultParagraphFont"/>
    <w:link w:val="MessageHeader"/>
    <w:uiPriority w:val="99"/>
    <w:semiHidden/>
    <w:rsid w:val="00953240"/>
    <w:rPr>
      <w:rFonts w:ascii="Arial" w:eastAsia="Times New Roman" w:hAnsi="Arial" w:cs="Arial"/>
      <w:sz w:val="24"/>
      <w:szCs w:val="24"/>
      <w:shd w:val="pct20" w:color="auto" w:fill="auto"/>
      <w:lang w:eastAsia="es-ES"/>
    </w:rPr>
  </w:style>
  <w:style w:type="paragraph" w:styleId="NoteHeading">
    <w:name w:val="Note Heading"/>
    <w:basedOn w:val="Normal"/>
    <w:next w:val="Normal"/>
    <w:link w:val="NoteHeadingChar"/>
    <w:uiPriority w:val="99"/>
    <w:semiHidden/>
    <w:rsid w:val="00953240"/>
  </w:style>
  <w:style w:type="character" w:customStyle="1" w:styleId="NoteHeadingChar">
    <w:name w:val="Note Heading Char"/>
    <w:basedOn w:val="DefaultParagraphFont"/>
    <w:link w:val="NoteHeading"/>
    <w:uiPriority w:val="99"/>
    <w:semiHidden/>
    <w:rsid w:val="00953240"/>
    <w:rPr>
      <w:rFonts w:ascii="Times New Roman" w:eastAsia="Times New Roman" w:hAnsi="Times New Roman" w:cs="Times New Roman"/>
      <w:sz w:val="24"/>
      <w:szCs w:val="24"/>
      <w:lang w:eastAsia="es-ES"/>
    </w:rPr>
  </w:style>
  <w:style w:type="character" w:styleId="Emphasis">
    <w:name w:val="Emphasis"/>
    <w:basedOn w:val="DefaultParagraphFont"/>
    <w:uiPriority w:val="99"/>
    <w:qFormat/>
    <w:rsid w:val="00953240"/>
    <w:rPr>
      <w:rFonts w:cs="Times New Roman"/>
      <w:i/>
      <w:iCs/>
    </w:rPr>
  </w:style>
  <w:style w:type="paragraph" w:styleId="Date">
    <w:name w:val="Date"/>
    <w:basedOn w:val="Normal"/>
    <w:next w:val="Normal"/>
    <w:link w:val="DateChar"/>
    <w:uiPriority w:val="99"/>
    <w:semiHidden/>
    <w:rsid w:val="00953240"/>
  </w:style>
  <w:style w:type="character" w:customStyle="1" w:styleId="DateChar">
    <w:name w:val="Date Char"/>
    <w:basedOn w:val="DefaultParagraphFont"/>
    <w:link w:val="Date"/>
    <w:uiPriority w:val="99"/>
    <w:semiHidden/>
    <w:rsid w:val="00953240"/>
    <w:rPr>
      <w:rFonts w:ascii="Times New Roman" w:eastAsia="Times New Roman" w:hAnsi="Times New Roman" w:cs="Times New Roman"/>
      <w:sz w:val="24"/>
      <w:szCs w:val="24"/>
      <w:lang w:eastAsia="es-ES"/>
    </w:rPr>
  </w:style>
  <w:style w:type="paragraph" w:styleId="Signature">
    <w:name w:val="Signature"/>
    <w:basedOn w:val="Normal"/>
    <w:link w:val="SignatureChar"/>
    <w:uiPriority w:val="99"/>
    <w:semiHidden/>
    <w:rsid w:val="00953240"/>
    <w:pPr>
      <w:ind w:left="4252"/>
    </w:pPr>
  </w:style>
  <w:style w:type="character" w:customStyle="1" w:styleId="SignatureChar">
    <w:name w:val="Signature Char"/>
    <w:basedOn w:val="DefaultParagraphFont"/>
    <w:link w:val="Signature"/>
    <w:uiPriority w:val="99"/>
    <w:semiHidden/>
    <w:rsid w:val="00953240"/>
    <w:rPr>
      <w:rFonts w:ascii="Times New Roman" w:eastAsia="Times New Roman" w:hAnsi="Times New Roman" w:cs="Times New Roman"/>
      <w:sz w:val="24"/>
      <w:szCs w:val="24"/>
      <w:lang w:eastAsia="es-ES"/>
    </w:rPr>
  </w:style>
  <w:style w:type="paragraph" w:styleId="E-mailSignature">
    <w:name w:val="E-mail Signature"/>
    <w:basedOn w:val="Normal"/>
    <w:link w:val="E-mailSignatureChar"/>
    <w:uiPriority w:val="99"/>
    <w:semiHidden/>
    <w:rsid w:val="00953240"/>
  </w:style>
  <w:style w:type="character" w:customStyle="1" w:styleId="E-mailSignatureChar">
    <w:name w:val="E-mail Signature Char"/>
    <w:basedOn w:val="DefaultParagraphFont"/>
    <w:link w:val="E-mailSignature"/>
    <w:uiPriority w:val="99"/>
    <w:semiHidden/>
    <w:rsid w:val="00953240"/>
    <w:rPr>
      <w:rFonts w:ascii="Times New Roman" w:eastAsia="Times New Roman" w:hAnsi="Times New Roman" w:cs="Times New Roman"/>
      <w:sz w:val="24"/>
      <w:szCs w:val="24"/>
      <w:lang w:eastAsia="es-ES"/>
    </w:rPr>
  </w:style>
  <w:style w:type="character" w:styleId="FollowedHyperlink">
    <w:name w:val="FollowedHyperlink"/>
    <w:basedOn w:val="DefaultParagraphFont"/>
    <w:uiPriority w:val="99"/>
    <w:semiHidden/>
    <w:rsid w:val="00953240"/>
    <w:rPr>
      <w:rFonts w:cs="Times New Roman"/>
      <w:color w:val="800080"/>
      <w:u w:val="single"/>
    </w:rPr>
  </w:style>
  <w:style w:type="paragraph" w:styleId="HTMLPreformatted">
    <w:name w:val="HTML Preformatted"/>
    <w:basedOn w:val="Normal"/>
    <w:link w:val="HTMLPreformattedChar"/>
    <w:uiPriority w:val="99"/>
    <w:semiHidden/>
    <w:rsid w:val="00953240"/>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53240"/>
    <w:rPr>
      <w:rFonts w:ascii="Courier New" w:eastAsia="Times New Roman" w:hAnsi="Courier New" w:cs="Courier New"/>
      <w:sz w:val="20"/>
      <w:szCs w:val="20"/>
      <w:lang w:eastAsia="es-ES"/>
    </w:rPr>
  </w:style>
  <w:style w:type="paragraph" w:styleId="List">
    <w:name w:val="List"/>
    <w:basedOn w:val="Normal"/>
    <w:uiPriority w:val="99"/>
    <w:semiHidden/>
    <w:rsid w:val="00953240"/>
    <w:pPr>
      <w:ind w:left="283" w:hanging="283"/>
    </w:pPr>
  </w:style>
  <w:style w:type="paragraph" w:styleId="List2">
    <w:name w:val="List 2"/>
    <w:basedOn w:val="Normal"/>
    <w:uiPriority w:val="99"/>
    <w:semiHidden/>
    <w:rsid w:val="00953240"/>
    <w:pPr>
      <w:ind w:left="566" w:hanging="283"/>
    </w:pPr>
  </w:style>
  <w:style w:type="paragraph" w:styleId="List3">
    <w:name w:val="List 3"/>
    <w:basedOn w:val="Normal"/>
    <w:uiPriority w:val="99"/>
    <w:semiHidden/>
    <w:rsid w:val="00953240"/>
    <w:pPr>
      <w:ind w:left="849" w:hanging="283"/>
    </w:pPr>
  </w:style>
  <w:style w:type="paragraph" w:styleId="List4">
    <w:name w:val="List 4"/>
    <w:basedOn w:val="Normal"/>
    <w:uiPriority w:val="99"/>
    <w:semiHidden/>
    <w:rsid w:val="00953240"/>
    <w:pPr>
      <w:ind w:left="1132" w:hanging="283"/>
    </w:pPr>
  </w:style>
  <w:style w:type="paragraph" w:styleId="List5">
    <w:name w:val="List 5"/>
    <w:basedOn w:val="Normal"/>
    <w:uiPriority w:val="99"/>
    <w:semiHidden/>
    <w:rsid w:val="00953240"/>
    <w:pPr>
      <w:ind w:left="1415" w:hanging="283"/>
    </w:pPr>
  </w:style>
  <w:style w:type="paragraph" w:styleId="ListNumber">
    <w:name w:val="List Number"/>
    <w:basedOn w:val="Normal"/>
    <w:uiPriority w:val="99"/>
    <w:semiHidden/>
    <w:rsid w:val="00953240"/>
    <w:pPr>
      <w:numPr>
        <w:numId w:val="2"/>
      </w:numPr>
    </w:pPr>
  </w:style>
  <w:style w:type="paragraph" w:styleId="ListNumber2">
    <w:name w:val="List Number 2"/>
    <w:basedOn w:val="Normal"/>
    <w:uiPriority w:val="99"/>
    <w:semiHidden/>
    <w:rsid w:val="00953240"/>
    <w:pPr>
      <w:numPr>
        <w:numId w:val="3"/>
      </w:numPr>
    </w:pPr>
  </w:style>
  <w:style w:type="paragraph" w:styleId="ListNumber3">
    <w:name w:val="List Number 3"/>
    <w:basedOn w:val="Normal"/>
    <w:uiPriority w:val="99"/>
    <w:semiHidden/>
    <w:rsid w:val="00953240"/>
    <w:pPr>
      <w:numPr>
        <w:numId w:val="4"/>
      </w:numPr>
    </w:pPr>
  </w:style>
  <w:style w:type="paragraph" w:styleId="ListNumber4">
    <w:name w:val="List Number 4"/>
    <w:basedOn w:val="Normal"/>
    <w:uiPriority w:val="99"/>
    <w:semiHidden/>
    <w:rsid w:val="00953240"/>
    <w:pPr>
      <w:numPr>
        <w:numId w:val="5"/>
      </w:numPr>
    </w:pPr>
  </w:style>
  <w:style w:type="paragraph" w:styleId="ListNumber5">
    <w:name w:val="List Number 5"/>
    <w:basedOn w:val="Normal"/>
    <w:uiPriority w:val="99"/>
    <w:semiHidden/>
    <w:rsid w:val="00953240"/>
    <w:pPr>
      <w:numPr>
        <w:numId w:val="6"/>
      </w:numPr>
    </w:pPr>
  </w:style>
  <w:style w:type="paragraph" w:styleId="ListBullet">
    <w:name w:val="List Bullet"/>
    <w:basedOn w:val="Normal"/>
    <w:uiPriority w:val="99"/>
    <w:semiHidden/>
    <w:rsid w:val="00953240"/>
    <w:pPr>
      <w:numPr>
        <w:numId w:val="7"/>
      </w:numPr>
    </w:pPr>
  </w:style>
  <w:style w:type="paragraph" w:styleId="ListBullet2">
    <w:name w:val="List Bullet 2"/>
    <w:basedOn w:val="Normal"/>
    <w:uiPriority w:val="99"/>
    <w:semiHidden/>
    <w:rsid w:val="00953240"/>
    <w:pPr>
      <w:numPr>
        <w:numId w:val="8"/>
      </w:numPr>
    </w:pPr>
  </w:style>
  <w:style w:type="paragraph" w:styleId="ListBullet3">
    <w:name w:val="List Bullet 3"/>
    <w:basedOn w:val="Normal"/>
    <w:uiPriority w:val="99"/>
    <w:semiHidden/>
    <w:rsid w:val="00953240"/>
    <w:pPr>
      <w:numPr>
        <w:numId w:val="9"/>
      </w:numPr>
    </w:pPr>
  </w:style>
  <w:style w:type="paragraph" w:styleId="ListBullet4">
    <w:name w:val="List Bullet 4"/>
    <w:basedOn w:val="Normal"/>
    <w:uiPriority w:val="99"/>
    <w:semiHidden/>
    <w:rsid w:val="00953240"/>
    <w:pPr>
      <w:numPr>
        <w:numId w:val="10"/>
      </w:numPr>
    </w:pPr>
  </w:style>
  <w:style w:type="paragraph" w:styleId="ListBullet5">
    <w:name w:val="List Bullet 5"/>
    <w:basedOn w:val="Normal"/>
    <w:uiPriority w:val="99"/>
    <w:semiHidden/>
    <w:rsid w:val="00953240"/>
    <w:pPr>
      <w:numPr>
        <w:numId w:val="11"/>
      </w:numPr>
    </w:pPr>
  </w:style>
  <w:style w:type="character" w:styleId="HTMLTypewriter">
    <w:name w:val="HTML Typewriter"/>
    <w:basedOn w:val="DefaultParagraphFont"/>
    <w:uiPriority w:val="99"/>
    <w:semiHidden/>
    <w:rsid w:val="00953240"/>
    <w:rPr>
      <w:rFonts w:ascii="Courier New" w:hAnsi="Courier New" w:cs="Courier New"/>
      <w:sz w:val="20"/>
      <w:szCs w:val="20"/>
    </w:rPr>
  </w:style>
  <w:style w:type="paragraph" w:styleId="NormalWeb">
    <w:name w:val="Normal (Web)"/>
    <w:basedOn w:val="Normal"/>
    <w:uiPriority w:val="99"/>
    <w:rsid w:val="00953240"/>
  </w:style>
  <w:style w:type="character" w:styleId="LineNumber">
    <w:name w:val="line number"/>
    <w:basedOn w:val="DefaultParagraphFont"/>
    <w:uiPriority w:val="99"/>
    <w:semiHidden/>
    <w:rsid w:val="00953240"/>
    <w:rPr>
      <w:rFonts w:cs="Times New Roman"/>
    </w:rPr>
  </w:style>
  <w:style w:type="character" w:styleId="PageNumber">
    <w:name w:val="page number"/>
    <w:basedOn w:val="DefaultParagraphFont"/>
    <w:uiPriority w:val="99"/>
    <w:rsid w:val="00953240"/>
    <w:rPr>
      <w:rFonts w:cs="Times New Roman"/>
    </w:rPr>
  </w:style>
  <w:style w:type="paragraph" w:styleId="EnvelopeReturn">
    <w:name w:val="envelope return"/>
    <w:basedOn w:val="Normal"/>
    <w:uiPriority w:val="99"/>
    <w:semiHidden/>
    <w:rsid w:val="00953240"/>
    <w:rPr>
      <w:rFonts w:ascii="Arial" w:hAnsi="Arial" w:cs="Arial"/>
      <w:sz w:val="20"/>
      <w:szCs w:val="20"/>
    </w:rPr>
  </w:style>
  <w:style w:type="paragraph" w:styleId="Salutation">
    <w:name w:val="Salutation"/>
    <w:basedOn w:val="Normal"/>
    <w:next w:val="Normal"/>
    <w:link w:val="SalutationChar"/>
    <w:uiPriority w:val="99"/>
    <w:semiHidden/>
    <w:rsid w:val="00953240"/>
  </w:style>
  <w:style w:type="character" w:customStyle="1" w:styleId="SalutationChar">
    <w:name w:val="Salutation Char"/>
    <w:basedOn w:val="DefaultParagraphFont"/>
    <w:link w:val="Salutation"/>
    <w:uiPriority w:val="99"/>
    <w:semiHidden/>
    <w:rsid w:val="00953240"/>
    <w:rPr>
      <w:rFonts w:ascii="Times New Roman" w:eastAsia="Times New Roman" w:hAnsi="Times New Roman" w:cs="Times New Roman"/>
      <w:sz w:val="24"/>
      <w:szCs w:val="24"/>
      <w:lang w:eastAsia="es-ES"/>
    </w:rPr>
  </w:style>
  <w:style w:type="paragraph" w:styleId="BodyTextIndent2">
    <w:name w:val="Body Text Indent 2"/>
    <w:basedOn w:val="Normal"/>
    <w:link w:val="BodyTextIndent2Char"/>
    <w:uiPriority w:val="99"/>
    <w:semiHidden/>
    <w:rsid w:val="00953240"/>
    <w:pPr>
      <w:spacing w:after="120" w:line="480" w:lineRule="auto"/>
      <w:ind w:left="283"/>
    </w:pPr>
  </w:style>
  <w:style w:type="character" w:customStyle="1" w:styleId="BodyTextIndent2Char">
    <w:name w:val="Body Text Indent 2 Char"/>
    <w:basedOn w:val="DefaultParagraphFont"/>
    <w:link w:val="BodyTextIndent2"/>
    <w:uiPriority w:val="99"/>
    <w:semiHidden/>
    <w:rsid w:val="00953240"/>
    <w:rPr>
      <w:rFonts w:ascii="Times New Roman" w:eastAsia="Times New Roman" w:hAnsi="Times New Roman" w:cs="Times New Roman"/>
      <w:sz w:val="24"/>
      <w:szCs w:val="24"/>
      <w:lang w:eastAsia="es-ES"/>
    </w:rPr>
  </w:style>
  <w:style w:type="paragraph" w:styleId="BodyTextIndent3">
    <w:name w:val="Body Text Indent 3"/>
    <w:basedOn w:val="Normal"/>
    <w:link w:val="BodyTextIndent3Char"/>
    <w:uiPriority w:val="99"/>
    <w:semiHidden/>
    <w:rsid w:val="0095324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953240"/>
    <w:rPr>
      <w:rFonts w:ascii="Times New Roman" w:eastAsia="Times New Roman" w:hAnsi="Times New Roman" w:cs="Times New Roman"/>
      <w:sz w:val="16"/>
      <w:szCs w:val="16"/>
      <w:lang w:eastAsia="es-ES"/>
    </w:rPr>
  </w:style>
  <w:style w:type="paragraph" w:styleId="BodyTextIndent">
    <w:name w:val="Body Text Indent"/>
    <w:basedOn w:val="Normal"/>
    <w:link w:val="BodyTextIndentChar"/>
    <w:uiPriority w:val="99"/>
    <w:semiHidden/>
    <w:rsid w:val="00953240"/>
    <w:pPr>
      <w:spacing w:after="120"/>
      <w:ind w:left="283"/>
    </w:pPr>
  </w:style>
  <w:style w:type="character" w:customStyle="1" w:styleId="BodyTextIndentChar">
    <w:name w:val="Body Text Indent Char"/>
    <w:basedOn w:val="DefaultParagraphFont"/>
    <w:link w:val="BodyTextIndent"/>
    <w:uiPriority w:val="99"/>
    <w:semiHidden/>
    <w:rsid w:val="00953240"/>
    <w:rPr>
      <w:rFonts w:ascii="Times New Roman" w:eastAsia="Times New Roman" w:hAnsi="Times New Roman" w:cs="Times New Roman"/>
      <w:sz w:val="24"/>
      <w:szCs w:val="24"/>
      <w:lang w:eastAsia="es-ES"/>
    </w:rPr>
  </w:style>
  <w:style w:type="paragraph" w:styleId="NormalIndent">
    <w:name w:val="Normal Indent"/>
    <w:basedOn w:val="Normal"/>
    <w:uiPriority w:val="99"/>
    <w:semiHidden/>
    <w:rsid w:val="00953240"/>
    <w:pPr>
      <w:ind w:left="708"/>
    </w:pPr>
  </w:style>
  <w:style w:type="paragraph" w:styleId="Subtitle">
    <w:name w:val="Subtitle"/>
    <w:basedOn w:val="Normal"/>
    <w:link w:val="SubtitleChar"/>
    <w:uiPriority w:val="99"/>
    <w:qFormat/>
    <w:rsid w:val="00953240"/>
    <w:pPr>
      <w:spacing w:after="60"/>
      <w:jc w:val="center"/>
      <w:outlineLvl w:val="1"/>
    </w:pPr>
    <w:rPr>
      <w:rFonts w:ascii="Arial" w:hAnsi="Arial" w:cs="Arial"/>
    </w:rPr>
  </w:style>
  <w:style w:type="character" w:customStyle="1" w:styleId="SubtitleChar">
    <w:name w:val="Subtitle Char"/>
    <w:basedOn w:val="DefaultParagraphFont"/>
    <w:link w:val="Subtitle"/>
    <w:uiPriority w:val="99"/>
    <w:rsid w:val="00953240"/>
    <w:rPr>
      <w:rFonts w:ascii="Arial" w:eastAsia="Times New Roman" w:hAnsi="Arial" w:cs="Arial"/>
      <w:sz w:val="24"/>
      <w:szCs w:val="24"/>
      <w:lang w:eastAsia="es-ES"/>
    </w:rPr>
  </w:style>
  <w:style w:type="table" w:styleId="TableSimple1">
    <w:name w:val="Table Simple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953240"/>
    <w:pPr>
      <w:spacing w:after="0" w:line="240" w:lineRule="auto"/>
    </w:pPr>
    <w:rPr>
      <w:rFonts w:ascii="Times New Roman" w:eastAsia="Times New Roman" w:hAnsi="Times New Roman" w:cs="Times New Roman"/>
      <w:color w:val="000080"/>
      <w:sz w:val="20"/>
      <w:szCs w:val="20"/>
      <w:lang w:eastAsia="es-E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umns1">
    <w:name w:val="Table Columns 1"/>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Grid">
    <w:name w:val="Table Grid"/>
    <w:basedOn w:val="TableNormal"/>
    <w:rsid w:val="0095324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3Deffects1">
    <w:name w:val="Table 3D effects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1">
    <w:name w:val="Table List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Theme">
    <w:name w:val="Table Theme"/>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Contemporary">
    <w:name w:val="Table Contemporary"/>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953240"/>
    <w:pPr>
      <w:spacing w:after="0" w:line="240" w:lineRule="auto"/>
    </w:pPr>
    <w:rPr>
      <w:rFonts w:ascii="Times New Roman" w:eastAsia="Times New Roman" w:hAnsi="Times New Roman" w:cs="Times New Roman"/>
      <w:color w:val="FFFFFF"/>
      <w:sz w:val="20"/>
      <w:szCs w:val="20"/>
      <w:lang w:eastAsia="es-E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character" w:styleId="HTMLKeyboard">
    <w:name w:val="HTML Keyboard"/>
    <w:basedOn w:val="DefaultParagraphFont"/>
    <w:uiPriority w:val="99"/>
    <w:semiHidden/>
    <w:rsid w:val="00953240"/>
    <w:rPr>
      <w:rFonts w:ascii="Courier New" w:hAnsi="Courier New" w:cs="Courier New"/>
      <w:sz w:val="20"/>
      <w:szCs w:val="20"/>
    </w:rPr>
  </w:style>
  <w:style w:type="paragraph" w:styleId="BlockText">
    <w:name w:val="Block Text"/>
    <w:basedOn w:val="Normal"/>
    <w:uiPriority w:val="99"/>
    <w:semiHidden/>
    <w:rsid w:val="00953240"/>
    <w:pPr>
      <w:spacing w:after="120"/>
      <w:ind w:left="1440" w:right="1440"/>
    </w:pPr>
  </w:style>
  <w:style w:type="character" w:styleId="Strong">
    <w:name w:val="Strong"/>
    <w:basedOn w:val="DefaultParagraphFont"/>
    <w:uiPriority w:val="99"/>
    <w:qFormat/>
    <w:rsid w:val="00953240"/>
    <w:rPr>
      <w:rFonts w:cs="Times New Roman"/>
      <w:b/>
      <w:bCs/>
    </w:rPr>
  </w:style>
  <w:style w:type="paragraph" w:styleId="BodyText">
    <w:name w:val="Body Text"/>
    <w:basedOn w:val="Normal"/>
    <w:link w:val="BodyTextChar"/>
    <w:uiPriority w:val="99"/>
    <w:semiHidden/>
    <w:rsid w:val="00953240"/>
    <w:pPr>
      <w:spacing w:after="120"/>
    </w:pPr>
  </w:style>
  <w:style w:type="character" w:customStyle="1" w:styleId="BodyTextChar">
    <w:name w:val="Body Text Char"/>
    <w:basedOn w:val="DefaultParagraphFont"/>
    <w:link w:val="BodyText"/>
    <w:uiPriority w:val="99"/>
    <w:semiHidden/>
    <w:rsid w:val="00953240"/>
    <w:rPr>
      <w:rFonts w:ascii="Times New Roman" w:eastAsia="Times New Roman" w:hAnsi="Times New Roman" w:cs="Times New Roman"/>
      <w:sz w:val="24"/>
      <w:szCs w:val="24"/>
      <w:lang w:eastAsia="es-ES"/>
    </w:rPr>
  </w:style>
  <w:style w:type="paragraph" w:styleId="BodyText2">
    <w:name w:val="Body Text 2"/>
    <w:basedOn w:val="Normal"/>
    <w:link w:val="BodyText2Char"/>
    <w:uiPriority w:val="99"/>
    <w:semiHidden/>
    <w:rsid w:val="00953240"/>
    <w:pPr>
      <w:spacing w:after="120" w:line="480" w:lineRule="auto"/>
    </w:pPr>
  </w:style>
  <w:style w:type="character" w:customStyle="1" w:styleId="BodyText2Char">
    <w:name w:val="Body Text 2 Char"/>
    <w:basedOn w:val="DefaultParagraphFont"/>
    <w:link w:val="BodyText2"/>
    <w:uiPriority w:val="99"/>
    <w:semiHidden/>
    <w:rsid w:val="00953240"/>
    <w:rPr>
      <w:rFonts w:ascii="Times New Roman" w:eastAsia="Times New Roman" w:hAnsi="Times New Roman" w:cs="Times New Roman"/>
      <w:sz w:val="24"/>
      <w:szCs w:val="24"/>
      <w:lang w:eastAsia="es-ES"/>
    </w:rPr>
  </w:style>
  <w:style w:type="paragraph" w:styleId="BodyText3">
    <w:name w:val="Body Text 3"/>
    <w:basedOn w:val="Normal"/>
    <w:link w:val="BodyText3Char"/>
    <w:uiPriority w:val="99"/>
    <w:semiHidden/>
    <w:rsid w:val="00953240"/>
    <w:pPr>
      <w:spacing w:after="120"/>
    </w:pPr>
    <w:rPr>
      <w:sz w:val="16"/>
      <w:szCs w:val="16"/>
    </w:rPr>
  </w:style>
  <w:style w:type="character" w:customStyle="1" w:styleId="BodyText3Char">
    <w:name w:val="Body Text 3 Char"/>
    <w:basedOn w:val="DefaultParagraphFont"/>
    <w:link w:val="BodyText3"/>
    <w:uiPriority w:val="99"/>
    <w:semiHidden/>
    <w:rsid w:val="00953240"/>
    <w:rPr>
      <w:rFonts w:ascii="Times New Roman" w:eastAsia="Times New Roman" w:hAnsi="Times New Roman" w:cs="Times New Roman"/>
      <w:sz w:val="16"/>
      <w:szCs w:val="16"/>
      <w:lang w:eastAsia="es-ES"/>
    </w:rPr>
  </w:style>
  <w:style w:type="paragraph" w:styleId="BodyTextFirstIndent">
    <w:name w:val="Body Text First Indent"/>
    <w:basedOn w:val="BodyText"/>
    <w:link w:val="BodyTextFirstIndentChar"/>
    <w:uiPriority w:val="99"/>
    <w:semiHidden/>
    <w:rsid w:val="00953240"/>
    <w:pPr>
      <w:ind w:firstLine="210"/>
    </w:pPr>
  </w:style>
  <w:style w:type="character" w:customStyle="1" w:styleId="BodyTextFirstIndentChar">
    <w:name w:val="Body Text First Indent Char"/>
    <w:basedOn w:val="BodyTextChar"/>
    <w:link w:val="BodyTextFirstIndent"/>
    <w:uiPriority w:val="99"/>
    <w:semiHidden/>
    <w:rsid w:val="00953240"/>
    <w:rPr>
      <w:rFonts w:ascii="Times New Roman" w:eastAsia="Times New Roman" w:hAnsi="Times New Roman" w:cs="Times New Roman"/>
      <w:sz w:val="24"/>
      <w:szCs w:val="24"/>
      <w:lang w:eastAsia="es-ES"/>
    </w:rPr>
  </w:style>
  <w:style w:type="paragraph" w:styleId="BodyTextFirstIndent2">
    <w:name w:val="Body Text First Indent 2"/>
    <w:basedOn w:val="BodyTextIndent"/>
    <w:link w:val="BodyTextFirstIndent2Char"/>
    <w:uiPriority w:val="99"/>
    <w:semiHidden/>
    <w:rsid w:val="00953240"/>
    <w:pPr>
      <w:ind w:firstLine="210"/>
    </w:pPr>
  </w:style>
  <w:style w:type="character" w:customStyle="1" w:styleId="BodyTextFirstIndent2Char">
    <w:name w:val="Body Text First Indent 2 Char"/>
    <w:basedOn w:val="BodyTextIndentChar"/>
    <w:link w:val="BodyTextFirstIndent2"/>
    <w:uiPriority w:val="99"/>
    <w:semiHidden/>
    <w:rsid w:val="00953240"/>
    <w:rPr>
      <w:rFonts w:ascii="Times New Roman" w:eastAsia="Times New Roman" w:hAnsi="Times New Roman" w:cs="Times New Roman"/>
      <w:sz w:val="24"/>
      <w:szCs w:val="24"/>
      <w:lang w:eastAsia="es-ES"/>
    </w:rPr>
  </w:style>
  <w:style w:type="paragraph" w:styleId="PlainText">
    <w:name w:val="Plain Text"/>
    <w:basedOn w:val="Normal"/>
    <w:link w:val="PlainTextChar"/>
    <w:uiPriority w:val="99"/>
    <w:semiHidden/>
    <w:rsid w:val="00953240"/>
    <w:rPr>
      <w:rFonts w:ascii="Courier New" w:hAnsi="Courier New" w:cs="Courier New"/>
      <w:sz w:val="20"/>
      <w:szCs w:val="20"/>
    </w:rPr>
  </w:style>
  <w:style w:type="character" w:customStyle="1" w:styleId="PlainTextChar">
    <w:name w:val="Plain Text Char"/>
    <w:basedOn w:val="DefaultParagraphFont"/>
    <w:link w:val="PlainText"/>
    <w:uiPriority w:val="99"/>
    <w:semiHidden/>
    <w:rsid w:val="00953240"/>
    <w:rPr>
      <w:rFonts w:ascii="Courier New" w:eastAsia="Times New Roman" w:hAnsi="Courier New" w:cs="Courier New"/>
      <w:sz w:val="20"/>
      <w:szCs w:val="20"/>
      <w:lang w:eastAsia="es-ES"/>
    </w:rPr>
  </w:style>
  <w:style w:type="paragraph" w:styleId="Title">
    <w:name w:val="Title"/>
    <w:basedOn w:val="Normal"/>
    <w:link w:val="TitleChar"/>
    <w:uiPriority w:val="99"/>
    <w:qFormat/>
    <w:rsid w:val="00953240"/>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rsid w:val="00953240"/>
    <w:rPr>
      <w:rFonts w:ascii="Arial" w:eastAsia="Times New Roman" w:hAnsi="Arial" w:cs="Arial"/>
      <w:b/>
      <w:bCs/>
      <w:kern w:val="28"/>
      <w:sz w:val="32"/>
      <w:szCs w:val="32"/>
      <w:lang w:eastAsia="es-ES"/>
    </w:rPr>
  </w:style>
  <w:style w:type="character" w:styleId="HTMLVariable">
    <w:name w:val="HTML Variable"/>
    <w:basedOn w:val="DefaultParagraphFont"/>
    <w:rsid w:val="00953240"/>
    <w:rPr>
      <w:rFonts w:cs="Times New Roman"/>
      <w:i/>
      <w:iCs/>
    </w:rPr>
  </w:style>
  <w:style w:type="paragraph" w:customStyle="1" w:styleId="PIEFIGURA">
    <w:name w:val="PIE FIGURA"/>
    <w:basedOn w:val="CELEFICNORMAL"/>
    <w:next w:val="CELEFICNORMAL"/>
    <w:uiPriority w:val="99"/>
    <w:rsid w:val="00953240"/>
    <w:pPr>
      <w:numPr>
        <w:numId w:val="16"/>
      </w:numPr>
      <w:spacing w:before="120" w:after="120"/>
      <w:jc w:val="center"/>
    </w:pPr>
    <w:rPr>
      <w:i/>
    </w:rPr>
  </w:style>
  <w:style w:type="paragraph" w:styleId="DocumentMap">
    <w:name w:val="Document Map"/>
    <w:basedOn w:val="Normal"/>
    <w:link w:val="DocumentMapChar"/>
    <w:uiPriority w:val="99"/>
    <w:semiHidden/>
    <w:rsid w:val="00953240"/>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953240"/>
    <w:rPr>
      <w:rFonts w:ascii="Tahoma" w:eastAsia="Times New Roman" w:hAnsi="Tahoma" w:cs="Tahoma"/>
      <w:sz w:val="20"/>
      <w:szCs w:val="20"/>
      <w:shd w:val="clear" w:color="auto" w:fill="000080"/>
      <w:lang w:eastAsia="es-ES"/>
    </w:rPr>
  </w:style>
  <w:style w:type="paragraph" w:customStyle="1" w:styleId="PIETABLA">
    <w:name w:val="PIE TABLA"/>
    <w:basedOn w:val="PIEFIGURA"/>
    <w:link w:val="PIETABLACar"/>
    <w:rsid w:val="00953240"/>
  </w:style>
  <w:style w:type="paragraph" w:customStyle="1" w:styleId="PIEFOTOGRAFIA">
    <w:name w:val="PIE FOTOGRAFIA"/>
    <w:basedOn w:val="PIEFIGURA"/>
    <w:uiPriority w:val="99"/>
    <w:rsid w:val="00953240"/>
    <w:pPr>
      <w:numPr>
        <w:numId w:val="15"/>
      </w:numPr>
    </w:pPr>
  </w:style>
  <w:style w:type="paragraph" w:styleId="NoSpacing">
    <w:name w:val="No Spacing"/>
    <w:link w:val="NoSpacingChar"/>
    <w:uiPriority w:val="99"/>
    <w:qFormat/>
    <w:rsid w:val="00953240"/>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99"/>
    <w:locked/>
    <w:rsid w:val="00953240"/>
    <w:rPr>
      <w:rFonts w:ascii="Calibri" w:eastAsia="Times New Roman" w:hAnsi="Calibri" w:cs="Times New Roman"/>
    </w:rPr>
  </w:style>
  <w:style w:type="paragraph" w:styleId="BalloonText">
    <w:name w:val="Balloon Text"/>
    <w:basedOn w:val="Normal"/>
    <w:link w:val="BalloonTextChar"/>
    <w:uiPriority w:val="99"/>
    <w:rsid w:val="00953240"/>
    <w:rPr>
      <w:rFonts w:ascii="Tahoma" w:hAnsi="Tahoma" w:cs="Tahoma"/>
      <w:sz w:val="16"/>
      <w:szCs w:val="16"/>
    </w:rPr>
  </w:style>
  <w:style w:type="character" w:customStyle="1" w:styleId="BalloonTextChar">
    <w:name w:val="Balloon Text Char"/>
    <w:basedOn w:val="DefaultParagraphFont"/>
    <w:link w:val="BalloonText"/>
    <w:uiPriority w:val="99"/>
    <w:rsid w:val="00953240"/>
    <w:rPr>
      <w:rFonts w:ascii="Tahoma" w:eastAsia="Times New Roman" w:hAnsi="Tahoma" w:cs="Tahoma"/>
      <w:sz w:val="16"/>
      <w:szCs w:val="16"/>
      <w:lang w:eastAsia="es-ES"/>
    </w:rPr>
  </w:style>
  <w:style w:type="character" w:styleId="PlaceholderText">
    <w:name w:val="Placeholder Text"/>
    <w:basedOn w:val="DefaultParagraphFont"/>
    <w:uiPriority w:val="99"/>
    <w:semiHidden/>
    <w:rsid w:val="00953240"/>
    <w:rPr>
      <w:rFonts w:cs="Times New Roman"/>
      <w:color w:val="808080"/>
    </w:rPr>
  </w:style>
  <w:style w:type="character" w:styleId="CommentReference">
    <w:name w:val="annotation reference"/>
    <w:basedOn w:val="DefaultParagraphFont"/>
    <w:uiPriority w:val="99"/>
    <w:rsid w:val="00953240"/>
    <w:rPr>
      <w:rFonts w:cs="Times New Roman"/>
      <w:sz w:val="16"/>
      <w:szCs w:val="16"/>
    </w:rPr>
  </w:style>
  <w:style w:type="paragraph" w:styleId="CommentText">
    <w:name w:val="annotation text"/>
    <w:basedOn w:val="Normal"/>
    <w:link w:val="CommentTextChar"/>
    <w:uiPriority w:val="99"/>
    <w:rsid w:val="00953240"/>
    <w:rPr>
      <w:sz w:val="20"/>
      <w:szCs w:val="20"/>
    </w:rPr>
  </w:style>
  <w:style w:type="character" w:customStyle="1" w:styleId="CommentTextChar">
    <w:name w:val="Comment Text Char"/>
    <w:basedOn w:val="DefaultParagraphFont"/>
    <w:link w:val="CommentText"/>
    <w:uiPriority w:val="99"/>
    <w:rsid w:val="00953240"/>
    <w:rPr>
      <w:rFonts w:ascii="Times New Roman" w:eastAsia="Times New Roman" w:hAnsi="Times New Roman" w:cs="Times New Roman"/>
      <w:sz w:val="20"/>
      <w:szCs w:val="20"/>
      <w:lang w:eastAsia="es-ES"/>
    </w:rPr>
  </w:style>
  <w:style w:type="paragraph" w:styleId="CommentSubject">
    <w:name w:val="annotation subject"/>
    <w:basedOn w:val="CommentText"/>
    <w:next w:val="CommentText"/>
    <w:link w:val="CommentSubjectChar"/>
    <w:uiPriority w:val="99"/>
    <w:rsid w:val="00953240"/>
    <w:rPr>
      <w:b/>
      <w:bCs/>
    </w:rPr>
  </w:style>
  <w:style w:type="character" w:customStyle="1" w:styleId="CommentSubjectChar">
    <w:name w:val="Comment Subject Char"/>
    <w:basedOn w:val="CommentTextChar"/>
    <w:link w:val="CommentSubject"/>
    <w:uiPriority w:val="99"/>
    <w:rsid w:val="00953240"/>
    <w:rPr>
      <w:rFonts w:ascii="Times New Roman" w:eastAsia="Times New Roman" w:hAnsi="Times New Roman" w:cs="Times New Roman"/>
      <w:b/>
      <w:bCs/>
      <w:sz w:val="20"/>
      <w:szCs w:val="20"/>
      <w:lang w:eastAsia="es-ES"/>
    </w:rPr>
  </w:style>
  <w:style w:type="character" w:customStyle="1" w:styleId="PIETABLACar">
    <w:name w:val="PIE TABLA Car"/>
    <w:basedOn w:val="DefaultParagraphFont"/>
    <w:link w:val="PIETABLA"/>
    <w:locked/>
    <w:rsid w:val="00953240"/>
    <w:rPr>
      <w:rFonts w:ascii="Franklin Gothic Book" w:eastAsia="Times New Roman" w:hAnsi="Franklin Gothic Book" w:cs="Times New Roman"/>
      <w:i/>
      <w:szCs w:val="24"/>
      <w:lang w:eastAsia="es-ES"/>
    </w:rPr>
  </w:style>
  <w:style w:type="paragraph" w:styleId="ListParagraph">
    <w:name w:val="List Paragraph"/>
    <w:basedOn w:val="Normal"/>
    <w:uiPriority w:val="34"/>
    <w:qFormat/>
    <w:rsid w:val="00953240"/>
    <w:pPr>
      <w:ind w:left="708"/>
    </w:pPr>
  </w:style>
  <w:style w:type="character" w:customStyle="1" w:styleId="arialgrandenegrita1">
    <w:name w:val="arialgrandenegrita1"/>
    <w:basedOn w:val="DefaultParagraphFont"/>
    <w:uiPriority w:val="99"/>
    <w:rsid w:val="00953240"/>
    <w:rPr>
      <w:rFonts w:ascii="Arial" w:hAnsi="Arial" w:cs="Arial"/>
      <w:b/>
      <w:bCs/>
      <w:sz w:val="22"/>
      <w:szCs w:val="22"/>
    </w:rPr>
  </w:style>
  <w:style w:type="paragraph" w:customStyle="1" w:styleId="EMINNORMAL">
    <w:name w:val="EMIN NORMAL"/>
    <w:link w:val="EMINNORMALCar"/>
    <w:uiPriority w:val="99"/>
    <w:qFormat/>
    <w:rsid w:val="00953240"/>
    <w:pPr>
      <w:spacing w:after="0" w:line="360" w:lineRule="auto"/>
      <w:jc w:val="both"/>
    </w:pPr>
    <w:rPr>
      <w:rFonts w:ascii="Arial Narrow" w:eastAsia="Times New Roman" w:hAnsi="Arial Narrow" w:cs="Times New Roman"/>
      <w:szCs w:val="24"/>
      <w:lang w:eastAsia="es-ES"/>
    </w:rPr>
  </w:style>
  <w:style w:type="paragraph" w:customStyle="1" w:styleId="EMIN1">
    <w:name w:val="EMIN 1"/>
    <w:basedOn w:val="EMINNORMAL"/>
    <w:next w:val="EMINNORMAL"/>
    <w:uiPriority w:val="99"/>
    <w:rsid w:val="00953240"/>
    <w:pPr>
      <w:ind w:left="1437" w:hanging="1437"/>
      <w:jc w:val="left"/>
      <w:outlineLvl w:val="0"/>
    </w:pPr>
    <w:rPr>
      <w:b/>
      <w:smallCaps/>
      <w:sz w:val="36"/>
      <w:szCs w:val="36"/>
    </w:rPr>
  </w:style>
  <w:style w:type="paragraph" w:customStyle="1" w:styleId="EMIN2">
    <w:name w:val="EMIN 2"/>
    <w:basedOn w:val="EMINNORMAL"/>
    <w:next w:val="EMINNORMAL"/>
    <w:autoRedefine/>
    <w:uiPriority w:val="99"/>
    <w:rsid w:val="00953240"/>
    <w:pPr>
      <w:ind w:left="1869" w:hanging="1018"/>
      <w:outlineLvl w:val="1"/>
    </w:pPr>
    <w:rPr>
      <w:b/>
      <w:smallCaps/>
      <w:sz w:val="32"/>
      <w:szCs w:val="32"/>
    </w:rPr>
  </w:style>
  <w:style w:type="paragraph" w:customStyle="1" w:styleId="EMIN3">
    <w:name w:val="EMIN 3"/>
    <w:basedOn w:val="EMINNORMAL"/>
    <w:next w:val="EMINNORMAL"/>
    <w:uiPriority w:val="99"/>
    <w:rsid w:val="00953240"/>
    <w:pPr>
      <w:ind w:left="1944" w:hanging="504"/>
      <w:outlineLvl w:val="2"/>
    </w:pPr>
    <w:rPr>
      <w:b/>
      <w:smallCaps/>
      <w:sz w:val="28"/>
      <w:szCs w:val="28"/>
    </w:rPr>
  </w:style>
  <w:style w:type="paragraph" w:customStyle="1" w:styleId="EMIN4">
    <w:name w:val="EMIN 4"/>
    <w:basedOn w:val="EMINNORMAL"/>
    <w:next w:val="EMINNORMAL"/>
    <w:uiPriority w:val="99"/>
    <w:rsid w:val="00953240"/>
    <w:pPr>
      <w:ind w:left="2805" w:hanging="648"/>
      <w:outlineLvl w:val="3"/>
    </w:pPr>
    <w:rPr>
      <w:b/>
      <w:smallCaps/>
      <w:sz w:val="24"/>
    </w:rPr>
  </w:style>
  <w:style w:type="paragraph" w:customStyle="1" w:styleId="EMIN5">
    <w:name w:val="EMIN 5"/>
    <w:basedOn w:val="EMINNORMAL"/>
    <w:next w:val="EMINNORMAL"/>
    <w:uiPriority w:val="99"/>
    <w:rsid w:val="00953240"/>
    <w:pPr>
      <w:ind w:left="3309" w:hanging="792"/>
      <w:outlineLvl w:val="4"/>
    </w:pPr>
    <w:rPr>
      <w:b/>
      <w:sz w:val="24"/>
      <w:u w:val="single"/>
    </w:rPr>
  </w:style>
  <w:style w:type="paragraph" w:customStyle="1" w:styleId="EMIN6">
    <w:name w:val="EMIN 6"/>
    <w:basedOn w:val="EMINNORMAL"/>
    <w:next w:val="EMINNORMAL"/>
    <w:uiPriority w:val="99"/>
    <w:rsid w:val="00953240"/>
    <w:pPr>
      <w:ind w:left="3813" w:hanging="936"/>
      <w:outlineLvl w:val="5"/>
    </w:pPr>
    <w:rPr>
      <w:b/>
      <w:u w:val="single"/>
    </w:rPr>
  </w:style>
  <w:style w:type="character" w:customStyle="1" w:styleId="subtitlenews1">
    <w:name w:val="subtitlenews1"/>
    <w:basedOn w:val="DefaultParagraphFont"/>
    <w:uiPriority w:val="99"/>
    <w:rsid w:val="00953240"/>
    <w:rPr>
      <w:rFonts w:ascii="Arial" w:hAnsi="Arial" w:cs="Arial"/>
      <w:b/>
      <w:bCs/>
      <w:color w:val="000000"/>
      <w:sz w:val="18"/>
      <w:szCs w:val="18"/>
    </w:rPr>
  </w:style>
  <w:style w:type="character" w:customStyle="1" w:styleId="subtitle21">
    <w:name w:val="subtitle21"/>
    <w:basedOn w:val="DefaultParagraphFont"/>
    <w:uiPriority w:val="99"/>
    <w:rsid w:val="00953240"/>
    <w:rPr>
      <w:rFonts w:ascii="Arial" w:hAnsi="Arial" w:cs="Arial"/>
      <w:b/>
      <w:bCs/>
      <w:color w:val="185361"/>
      <w:sz w:val="18"/>
      <w:szCs w:val="18"/>
    </w:rPr>
  </w:style>
  <w:style w:type="character" w:customStyle="1" w:styleId="subtitle31">
    <w:name w:val="subtitle31"/>
    <w:basedOn w:val="DefaultParagraphFont"/>
    <w:uiPriority w:val="99"/>
    <w:rsid w:val="00953240"/>
    <w:rPr>
      <w:rFonts w:ascii="Arial" w:hAnsi="Arial" w:cs="Arial"/>
      <w:smallCaps/>
      <w:color w:val="598738"/>
      <w:sz w:val="15"/>
      <w:szCs w:val="15"/>
    </w:rPr>
  </w:style>
  <w:style w:type="paragraph" w:styleId="TOCHeading">
    <w:name w:val="TOC Heading"/>
    <w:basedOn w:val="Heading1"/>
    <w:next w:val="Normal"/>
    <w:uiPriority w:val="39"/>
    <w:qFormat/>
    <w:rsid w:val="00953240"/>
    <w:pPr>
      <w:keepLines/>
      <w:spacing w:before="480" w:after="0" w:line="276" w:lineRule="auto"/>
      <w:outlineLvl w:val="9"/>
    </w:pPr>
    <w:rPr>
      <w:rFonts w:ascii="Cambria" w:hAnsi="Cambria" w:cs="Times New Roman"/>
      <w:color w:val="365F91"/>
      <w:kern w:val="0"/>
      <w:sz w:val="28"/>
      <w:szCs w:val="28"/>
      <w:lang w:eastAsia="en-US"/>
    </w:rPr>
  </w:style>
  <w:style w:type="table" w:styleId="MediumShading1-Accent4">
    <w:name w:val="Medium Shading 1 Accent 4"/>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pPr>
      <w:rPr>
        <w:rFonts w:cs="Times New Roman"/>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rFonts w:cs="Times New Roman"/>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D8E8"/>
      </w:tcPr>
    </w:tblStylePr>
    <w:tblStylePr w:type="band1Horz">
      <w:rPr>
        <w:rFonts w:cs="Times New Roman"/>
      </w:rPr>
      <w:tblPr/>
      <w:tcPr>
        <w:tcBorders>
          <w:insideH w:val="nil"/>
          <w:insideV w:val="nil"/>
        </w:tcBorders>
        <w:shd w:val="clear" w:color="auto" w:fill="DFD8E8"/>
      </w:tcPr>
    </w:tblStylePr>
    <w:tblStylePr w:type="band2Horz">
      <w:rPr>
        <w:rFonts w:cs="Times New Roman"/>
      </w:rPr>
      <w:tblPr/>
      <w:tcPr>
        <w:tcBorders>
          <w:insideH w:val="nil"/>
          <w:insideV w:val="nil"/>
        </w:tcBorders>
      </w:tcPr>
    </w:tblStylePr>
  </w:style>
  <w:style w:type="paragraph" w:customStyle="1" w:styleId="padd-top-f4">
    <w:name w:val="padd-top-f4"/>
    <w:basedOn w:val="Normal"/>
    <w:uiPriority w:val="99"/>
    <w:rsid w:val="00953240"/>
    <w:pPr>
      <w:spacing w:before="100" w:beforeAutospacing="1" w:after="100" w:afterAutospacing="1"/>
    </w:pPr>
  </w:style>
  <w:style w:type="character" w:customStyle="1" w:styleId="estilo11">
    <w:name w:val="estilo11"/>
    <w:basedOn w:val="DefaultParagraphFont"/>
    <w:uiPriority w:val="99"/>
    <w:rsid w:val="00953240"/>
    <w:rPr>
      <w:rFonts w:cs="Times New Roman"/>
      <w:color w:val="009933"/>
    </w:rPr>
  </w:style>
  <w:style w:type="paragraph" w:customStyle="1" w:styleId="desc">
    <w:name w:val="desc"/>
    <w:basedOn w:val="Normal"/>
    <w:uiPriority w:val="99"/>
    <w:rsid w:val="00953240"/>
    <w:pPr>
      <w:spacing w:before="100" w:beforeAutospacing="1" w:after="100" w:afterAutospacing="1"/>
    </w:pPr>
  </w:style>
  <w:style w:type="character" w:customStyle="1" w:styleId="titletext">
    <w:name w:val="titletext"/>
    <w:basedOn w:val="DefaultParagraphFont"/>
    <w:uiPriority w:val="99"/>
    <w:rsid w:val="00953240"/>
    <w:rPr>
      <w:rFonts w:cs="Times New Roman"/>
    </w:rPr>
  </w:style>
  <w:style w:type="character" w:customStyle="1" w:styleId="date1">
    <w:name w:val="date1"/>
    <w:basedOn w:val="DefaultParagraphFont"/>
    <w:uiPriority w:val="99"/>
    <w:rsid w:val="00953240"/>
    <w:rPr>
      <w:rFonts w:cs="Times New Roman"/>
    </w:rPr>
  </w:style>
  <w:style w:type="character" w:customStyle="1" w:styleId="source6">
    <w:name w:val="source6"/>
    <w:basedOn w:val="DefaultParagraphFont"/>
    <w:uiPriority w:val="99"/>
    <w:rsid w:val="00953240"/>
    <w:rPr>
      <w:rFonts w:cs="Times New Roman"/>
      <w:color w:val="777777"/>
    </w:rPr>
  </w:style>
  <w:style w:type="paragraph" w:customStyle="1" w:styleId="fckjus">
    <w:name w:val="fckjus"/>
    <w:basedOn w:val="Normal"/>
    <w:uiPriority w:val="99"/>
    <w:rsid w:val="00953240"/>
    <w:pPr>
      <w:spacing w:before="100" w:beforeAutospacing="1" w:after="100" w:afterAutospacing="1"/>
    </w:pPr>
  </w:style>
  <w:style w:type="table" w:styleId="LightShading-Accent2">
    <w:name w:val="Light Shading Accent 2"/>
    <w:basedOn w:val="TableNormal"/>
    <w:uiPriority w:val="99"/>
    <w:rsid w:val="00953240"/>
    <w:pPr>
      <w:spacing w:after="0" w:line="240" w:lineRule="auto"/>
    </w:pPr>
    <w:rPr>
      <w:rFonts w:ascii="Times New Roman" w:eastAsia="Times New Roman" w:hAnsi="Times New Roman" w:cs="Times New Roman"/>
      <w:color w:val="943634"/>
      <w:sz w:val="20"/>
      <w:szCs w:val="20"/>
      <w:lang w:eastAsia="es-ES"/>
    </w:rPr>
    <w:tblPr>
      <w:tblStyleRowBandSize w:val="1"/>
      <w:tblStyleColBandSize w:val="1"/>
      <w:tblBorders>
        <w:top w:val="single" w:sz="8" w:space="0" w:color="C0504D"/>
        <w:bottom w:val="single" w:sz="8" w:space="0" w:color="C0504D"/>
      </w:tblBorders>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table" w:styleId="LightShading-Accent5">
    <w:name w:val="Light Shading Accent 5"/>
    <w:basedOn w:val="TableNormal"/>
    <w:uiPriority w:val="99"/>
    <w:rsid w:val="00953240"/>
    <w:pPr>
      <w:spacing w:after="0" w:line="240" w:lineRule="auto"/>
    </w:pPr>
    <w:rPr>
      <w:rFonts w:ascii="Times New Roman" w:eastAsia="Times New Roman" w:hAnsi="Times New Roman" w:cs="Times New Roman"/>
      <w:color w:val="31849B"/>
      <w:sz w:val="20"/>
      <w:szCs w:val="20"/>
      <w:lang w:eastAsia="es-ES"/>
    </w:rPr>
    <w:tblPr>
      <w:tblStyleRowBandSize w:val="1"/>
      <w:tblStyleColBandSize w:val="1"/>
      <w:tblBorders>
        <w:top w:val="single" w:sz="8" w:space="0" w:color="4BACC6"/>
        <w:bottom w:val="single" w:sz="8" w:space="0" w:color="4BACC6"/>
      </w:tblBorders>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MediumShading2-Accent4">
    <w:name w:val="Medium Shading 2 Accent 4"/>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8064A2"/>
      </w:tcPr>
    </w:tblStylePr>
    <w:tblStylePr w:type="lastCol">
      <w:rPr>
        <w:rFonts w:cs="Times New Roman"/>
        <w:b/>
        <w:bCs/>
        <w:color w:val="FFFFFF"/>
      </w:rPr>
      <w:tblPr/>
      <w:tcPr>
        <w:tcBorders>
          <w:left w:val="nil"/>
          <w:right w:val="nil"/>
          <w:insideH w:val="nil"/>
          <w:insideV w:val="nil"/>
        </w:tcBorders>
        <w:shd w:val="clear" w:color="auto" w:fill="8064A2"/>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paragraph" w:customStyle="1" w:styleId="Pa7">
    <w:name w:val="Pa7"/>
    <w:basedOn w:val="Normal"/>
    <w:next w:val="Normal"/>
    <w:uiPriority w:val="99"/>
    <w:rsid w:val="00953240"/>
    <w:pPr>
      <w:autoSpaceDE w:val="0"/>
      <w:autoSpaceDN w:val="0"/>
      <w:adjustRightInd w:val="0"/>
      <w:spacing w:line="201" w:lineRule="atLeast"/>
    </w:pPr>
    <w:rPr>
      <w:rFonts w:ascii="Arial" w:hAnsi="Arial" w:cs="Arial"/>
    </w:rPr>
  </w:style>
  <w:style w:type="paragraph" w:customStyle="1" w:styleId="Pa6">
    <w:name w:val="Pa6"/>
    <w:basedOn w:val="Normal"/>
    <w:next w:val="Normal"/>
    <w:uiPriority w:val="99"/>
    <w:rsid w:val="00953240"/>
    <w:pPr>
      <w:autoSpaceDE w:val="0"/>
      <w:autoSpaceDN w:val="0"/>
      <w:adjustRightInd w:val="0"/>
      <w:spacing w:line="201" w:lineRule="atLeast"/>
    </w:pPr>
    <w:rPr>
      <w:rFonts w:ascii="Arial" w:hAnsi="Arial" w:cs="Arial"/>
    </w:rPr>
  </w:style>
  <w:style w:type="paragraph" w:customStyle="1" w:styleId="CELEFICDSIGN">
    <w:name w:val="CELEFIC DSIGN"/>
    <w:basedOn w:val="CELEFICNORMAL"/>
    <w:uiPriority w:val="99"/>
    <w:rsid w:val="00953240"/>
    <w:pPr>
      <w:spacing w:line="264" w:lineRule="auto"/>
    </w:pPr>
    <w:rPr>
      <w:rFonts w:ascii="Dsignes Light" w:hAnsi="Dsignes Light"/>
      <w:sz w:val="24"/>
    </w:rPr>
  </w:style>
  <w:style w:type="table" w:styleId="MediumShading2-Accent6">
    <w:name w:val="Medium Shading 2 Accent 6"/>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F79646"/>
      </w:tcPr>
    </w:tblStylePr>
    <w:tblStylePr w:type="lastCol">
      <w:rPr>
        <w:rFonts w:cs="Times New Roman"/>
        <w:b/>
        <w:bCs/>
        <w:color w:val="FFFFFF"/>
      </w:rPr>
      <w:tblPr/>
      <w:tcPr>
        <w:tcBorders>
          <w:left w:val="nil"/>
          <w:right w:val="nil"/>
          <w:insideH w:val="nil"/>
          <w:insideV w:val="nil"/>
        </w:tcBorders>
        <w:shd w:val="clear" w:color="auto" w:fill="F7964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character" w:customStyle="1" w:styleId="EMINNORMALCar">
    <w:name w:val="EMIN NORMAL Car"/>
    <w:basedOn w:val="DefaultParagraphFont"/>
    <w:link w:val="EMINNORMAL"/>
    <w:uiPriority w:val="99"/>
    <w:locked/>
    <w:rsid w:val="00953240"/>
    <w:rPr>
      <w:rFonts w:ascii="Arial Narrow" w:eastAsia="Times New Roman" w:hAnsi="Arial Narrow" w:cs="Times New Roman"/>
      <w:szCs w:val="24"/>
      <w:lang w:eastAsia="es-ES"/>
    </w:rPr>
  </w:style>
  <w:style w:type="numbering" w:styleId="111111">
    <w:name w:val="Outline List 2"/>
    <w:basedOn w:val="NoList"/>
    <w:uiPriority w:val="99"/>
    <w:semiHidden/>
    <w:unhideWhenUsed/>
    <w:rsid w:val="00953240"/>
    <w:pPr>
      <w:numPr>
        <w:numId w:val="12"/>
      </w:numPr>
    </w:pPr>
  </w:style>
  <w:style w:type="numbering" w:styleId="1ai">
    <w:name w:val="Outline List 1"/>
    <w:basedOn w:val="NoList"/>
    <w:uiPriority w:val="99"/>
    <w:semiHidden/>
    <w:unhideWhenUsed/>
    <w:rsid w:val="00953240"/>
    <w:pPr>
      <w:numPr>
        <w:numId w:val="13"/>
      </w:numPr>
    </w:pPr>
  </w:style>
  <w:style w:type="numbering" w:styleId="ArticleSection">
    <w:name w:val="Outline List 3"/>
    <w:basedOn w:val="NoList"/>
    <w:uiPriority w:val="99"/>
    <w:semiHidden/>
    <w:unhideWhenUsed/>
    <w:rsid w:val="00953240"/>
    <w:pPr>
      <w:numPr>
        <w:numId w:val="14"/>
      </w:numPr>
    </w:pPr>
  </w:style>
  <w:style w:type="paragraph" w:customStyle="1" w:styleId="Default">
    <w:name w:val="Default"/>
    <w:rsid w:val="00953240"/>
    <w:pPr>
      <w:autoSpaceDE w:val="0"/>
      <w:autoSpaceDN w:val="0"/>
      <w:adjustRightInd w:val="0"/>
      <w:spacing w:after="0" w:line="240" w:lineRule="auto"/>
    </w:pPr>
    <w:rPr>
      <w:rFonts w:ascii="Arial" w:eastAsia="Times New Roman" w:hAnsi="Arial" w:cs="Arial"/>
      <w:color w:val="000000"/>
      <w:sz w:val="24"/>
      <w:szCs w:val="24"/>
      <w:lang w:eastAsia="es-ES"/>
    </w:rPr>
  </w:style>
  <w:style w:type="character" w:customStyle="1" w:styleId="corchete-llamada1">
    <w:name w:val="corchete-llamada1"/>
    <w:basedOn w:val="DefaultParagraphFont"/>
    <w:rsid w:val="00953240"/>
    <w:rPr>
      <w:vanish/>
      <w:webHidden w:val="0"/>
      <w:specVanish w:val="0"/>
    </w:rPr>
  </w:style>
  <w:style w:type="paragraph" w:customStyle="1" w:styleId="EMINEJEMPLO">
    <w:name w:val="EMIN_EJEMPLO"/>
    <w:basedOn w:val="CELEFICNORMAL"/>
    <w:qFormat/>
    <w:rsid w:val="00953240"/>
    <w:pPr>
      <w:numPr>
        <w:numId w:val="20"/>
      </w:numPr>
    </w:pPr>
    <w:rPr>
      <w:b/>
      <w:i/>
    </w:rPr>
  </w:style>
  <w:style w:type="paragraph" w:styleId="Bibliography">
    <w:name w:val="Bibliography"/>
    <w:basedOn w:val="Normal"/>
    <w:next w:val="Normal"/>
    <w:uiPriority w:val="37"/>
    <w:unhideWhenUsed/>
    <w:rsid w:val="00953240"/>
  </w:style>
  <w:style w:type="paragraph" w:customStyle="1" w:styleId="PIEECUACION">
    <w:name w:val="PIE ECUACION"/>
    <w:basedOn w:val="PIEFIGURA"/>
    <w:qFormat/>
    <w:rsid w:val="00953240"/>
    <w:pPr>
      <w:numPr>
        <w:numId w:val="18"/>
      </w:numPr>
      <w:ind w:left="0" w:firstLine="0"/>
    </w:pPr>
    <w:rPr>
      <w:b/>
      <w:color w:val="9BBB59" w:themeColor="accent3"/>
      <w:sz w:val="20"/>
    </w:rPr>
  </w:style>
  <w:style w:type="paragraph" w:customStyle="1" w:styleId="indent">
    <w:name w:val="indent"/>
    <w:basedOn w:val="Default"/>
    <w:next w:val="Default"/>
    <w:uiPriority w:val="99"/>
    <w:rsid w:val="00953240"/>
    <w:rPr>
      <w:rFonts w:ascii="Symbol" w:hAnsi="Symbol" w:cs="Times New Roman"/>
      <w:color w:val="auto"/>
    </w:rPr>
  </w:style>
  <w:style w:type="paragraph" w:customStyle="1" w:styleId="Informetextogeneral1">
    <w:name w:val="Informe texto general 1"/>
    <w:basedOn w:val="Default"/>
    <w:next w:val="Default"/>
    <w:uiPriority w:val="99"/>
    <w:rsid w:val="00953240"/>
    <w:rPr>
      <w:rFonts w:ascii="Symbol" w:hAnsi="Symbol" w:cs="Times New Roman"/>
      <w:color w:val="auto"/>
    </w:rPr>
  </w:style>
  <w:style w:type="paragraph" w:styleId="TableofFigures">
    <w:name w:val="table of figures"/>
    <w:basedOn w:val="Normal"/>
    <w:next w:val="Normal"/>
    <w:uiPriority w:val="99"/>
    <w:unhideWhenUsed/>
    <w:rsid w:val="00953240"/>
  </w:style>
  <w:style w:type="paragraph" w:customStyle="1" w:styleId="ANEXO2">
    <w:name w:val="ANEXO 2"/>
    <w:basedOn w:val="CELEFIC2"/>
    <w:qFormat/>
    <w:rsid w:val="00953240"/>
    <w:pPr>
      <w:numPr>
        <w:numId w:val="19"/>
      </w:numPr>
    </w:pPr>
  </w:style>
  <w:style w:type="table" w:styleId="LightList-Accent5">
    <w:name w:val="Light List Accent 5"/>
    <w:basedOn w:val="TableNormal"/>
    <w:uiPriority w:val="61"/>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Revision">
    <w:name w:val="Revision"/>
    <w:hidden/>
    <w:uiPriority w:val="99"/>
    <w:semiHidden/>
    <w:rsid w:val="00953240"/>
    <w:pPr>
      <w:spacing w:after="0" w:line="240" w:lineRule="auto"/>
    </w:pPr>
    <w:rPr>
      <w:rFonts w:ascii="Times New Roman" w:eastAsia="Times New Roman" w:hAnsi="Times New Roman" w:cs="Times New Roman"/>
      <w:sz w:val="24"/>
      <w:szCs w:val="24"/>
      <w:lang w:eastAsia="es-ES"/>
    </w:rPr>
  </w:style>
  <w:style w:type="character" w:customStyle="1" w:styleId="gcg2ujhdabb">
    <w:name w:val="gcg2ujhdabb"/>
    <w:basedOn w:val="DefaultParagraphFont"/>
    <w:rsid w:val="00953240"/>
  </w:style>
  <w:style w:type="character" w:customStyle="1" w:styleId="gcg2ujhdeab">
    <w:name w:val="gcg2ujhdeab"/>
    <w:basedOn w:val="DefaultParagraphFont"/>
    <w:rsid w:val="00953240"/>
  </w:style>
  <w:style w:type="character" w:customStyle="1" w:styleId="hps">
    <w:name w:val="hps"/>
    <w:basedOn w:val="DefaultParagraphFont"/>
    <w:rsid w:val="004769CA"/>
  </w:style>
  <w:style w:type="character" w:customStyle="1" w:styleId="shorttext">
    <w:name w:val="short_text"/>
    <w:basedOn w:val="DefaultParagraphFont"/>
    <w:rsid w:val="002E23DB"/>
  </w:style>
  <w:style w:type="character" w:customStyle="1" w:styleId="atn">
    <w:name w:val="atn"/>
    <w:basedOn w:val="DefaultParagraphFont"/>
    <w:rsid w:val="00784DD5"/>
  </w:style>
  <w:style w:type="paragraph" w:customStyle="1" w:styleId="NRELBodyText">
    <w:name w:val="NREL_Body_Text"/>
    <w:link w:val="NRELBodyTextCharChar"/>
    <w:uiPriority w:val="99"/>
    <w:rsid w:val="00DA44DF"/>
    <w:pPr>
      <w:spacing w:after="240" w:line="240" w:lineRule="auto"/>
    </w:pPr>
    <w:rPr>
      <w:rFonts w:ascii="Times New Roman" w:eastAsia="Calibri" w:hAnsi="Times New Roman" w:cs="Arial"/>
      <w:sz w:val="24"/>
      <w:lang w:val="en-US"/>
    </w:rPr>
  </w:style>
  <w:style w:type="character" w:customStyle="1" w:styleId="NRELBodyTextCharChar">
    <w:name w:val="NREL_Body_Text Char Char"/>
    <w:link w:val="NRELBodyText"/>
    <w:uiPriority w:val="99"/>
    <w:rsid w:val="00DA44DF"/>
    <w:rPr>
      <w:rFonts w:ascii="Times New Roman" w:eastAsia="Calibri" w:hAnsi="Times New Roman" w:cs="Arial"/>
      <w:sz w:val="24"/>
      <w:lang w:val="en-US"/>
    </w:rPr>
  </w:style>
  <w:style w:type="paragraph" w:customStyle="1" w:styleId="EVOBody">
    <w:name w:val="EVO Body"/>
    <w:basedOn w:val="Normal"/>
    <w:link w:val="EVOBodyChar"/>
    <w:rsid w:val="00DA44DF"/>
    <w:pPr>
      <w:tabs>
        <w:tab w:val="left" w:pos="720"/>
        <w:tab w:val="left" w:pos="1440"/>
        <w:tab w:val="left" w:pos="2160"/>
        <w:tab w:val="left" w:pos="2880"/>
        <w:tab w:val="left" w:pos="3600"/>
        <w:tab w:val="left" w:pos="4320"/>
        <w:tab w:val="left" w:pos="5040"/>
        <w:tab w:val="left" w:pos="5760"/>
        <w:tab w:val="left" w:pos="6480"/>
        <w:tab w:val="left" w:pos="10800"/>
      </w:tabs>
      <w:overflowPunct w:val="0"/>
      <w:autoSpaceDE w:val="0"/>
      <w:autoSpaceDN w:val="0"/>
      <w:adjustRightInd w:val="0"/>
      <w:spacing w:before="80" w:after="80"/>
      <w:textAlignment w:val="baseline"/>
    </w:pPr>
    <w:rPr>
      <w:rFonts w:ascii="Arial" w:hAnsi="Arial" w:cs="Arial"/>
      <w:noProof/>
      <w:color w:val="000000"/>
      <w:sz w:val="22"/>
      <w:szCs w:val="22"/>
      <w:lang w:eastAsia="en-US"/>
    </w:rPr>
  </w:style>
  <w:style w:type="character" w:customStyle="1" w:styleId="EVOBodyChar">
    <w:name w:val="EVO Body Char"/>
    <w:link w:val="EVOBody"/>
    <w:rsid w:val="00DA44DF"/>
    <w:rPr>
      <w:rFonts w:ascii="Arial" w:eastAsia="Times New Roman" w:hAnsi="Arial" w:cs="Arial"/>
      <w:noProof/>
      <w:color w:val="000000"/>
      <w:lang w:val="en-US"/>
    </w:rPr>
  </w:style>
  <w:style w:type="paragraph" w:styleId="FootnoteText">
    <w:name w:val="footnote text"/>
    <w:basedOn w:val="Normal"/>
    <w:link w:val="FootnoteTextChar"/>
    <w:uiPriority w:val="99"/>
    <w:semiHidden/>
    <w:unhideWhenUsed/>
    <w:rsid w:val="00FB067F"/>
    <w:rPr>
      <w:sz w:val="20"/>
      <w:szCs w:val="20"/>
    </w:rPr>
  </w:style>
  <w:style w:type="character" w:customStyle="1" w:styleId="FootnoteTextChar">
    <w:name w:val="Footnote Text Char"/>
    <w:basedOn w:val="DefaultParagraphFont"/>
    <w:link w:val="FootnoteText"/>
    <w:uiPriority w:val="99"/>
    <w:semiHidden/>
    <w:rsid w:val="00FB067F"/>
    <w:rPr>
      <w:rFonts w:ascii="Times New Roman" w:eastAsia="Times New Roman" w:hAnsi="Times New Roman" w:cs="Times New Roman"/>
      <w:sz w:val="20"/>
      <w:szCs w:val="20"/>
      <w:lang w:eastAsia="es-ES"/>
    </w:rPr>
  </w:style>
  <w:style w:type="character" w:styleId="FootnoteReference">
    <w:name w:val="footnote reference"/>
    <w:basedOn w:val="DefaultParagraphFont"/>
    <w:uiPriority w:val="99"/>
    <w:semiHidden/>
    <w:unhideWhenUsed/>
    <w:rsid w:val="00FB067F"/>
    <w:rPr>
      <w:vertAlign w:val="superscript"/>
    </w:rPr>
  </w:style>
  <w:style w:type="paragraph" w:customStyle="1" w:styleId="tabletitle">
    <w:name w:val="table title"/>
    <w:basedOn w:val="Heading1"/>
    <w:link w:val="tabletitleChar"/>
    <w:qFormat/>
    <w:rsid w:val="00743E7C"/>
    <w:pPr>
      <w:jc w:val="center"/>
    </w:pPr>
    <w:rPr>
      <w:sz w:val="24"/>
    </w:rPr>
  </w:style>
  <w:style w:type="character" w:customStyle="1" w:styleId="tabletitleChar">
    <w:name w:val="table title Char"/>
    <w:basedOn w:val="Heading1Char"/>
    <w:link w:val="tabletitle"/>
    <w:rsid w:val="00743E7C"/>
    <w:rPr>
      <w:rFonts w:ascii="Arial" w:eastAsia="Times New Roman" w:hAnsi="Arial" w:cs="Arial"/>
      <w:b/>
      <w:bCs/>
      <w:kern w:val="32"/>
      <w:sz w:val="24"/>
      <w:szCs w:val="32"/>
      <w:lang w:val="en-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1566423">
      <w:bodyDiv w:val="1"/>
      <w:marLeft w:val="0"/>
      <w:marRight w:val="0"/>
      <w:marTop w:val="0"/>
      <w:marBottom w:val="0"/>
      <w:divBdr>
        <w:top w:val="none" w:sz="0" w:space="0" w:color="auto"/>
        <w:left w:val="none" w:sz="0" w:space="0" w:color="auto"/>
        <w:bottom w:val="none" w:sz="0" w:space="0" w:color="auto"/>
        <w:right w:val="none" w:sz="0" w:space="0" w:color="auto"/>
      </w:divBdr>
    </w:div>
    <w:div w:id="381634135">
      <w:bodyDiv w:val="1"/>
      <w:marLeft w:val="0"/>
      <w:marRight w:val="0"/>
      <w:marTop w:val="0"/>
      <w:marBottom w:val="0"/>
      <w:divBdr>
        <w:top w:val="none" w:sz="0" w:space="0" w:color="auto"/>
        <w:left w:val="none" w:sz="0" w:space="0" w:color="auto"/>
        <w:bottom w:val="none" w:sz="0" w:space="0" w:color="auto"/>
        <w:right w:val="none" w:sz="0" w:space="0" w:color="auto"/>
      </w:divBdr>
      <w:divsChild>
        <w:div w:id="1207185275">
          <w:marLeft w:val="0"/>
          <w:marRight w:val="0"/>
          <w:marTop w:val="0"/>
          <w:marBottom w:val="0"/>
          <w:divBdr>
            <w:top w:val="none" w:sz="0" w:space="0" w:color="auto"/>
            <w:left w:val="none" w:sz="0" w:space="0" w:color="auto"/>
            <w:bottom w:val="none" w:sz="0" w:space="0" w:color="auto"/>
            <w:right w:val="none" w:sz="0" w:space="0" w:color="auto"/>
          </w:divBdr>
          <w:divsChild>
            <w:div w:id="1517573211">
              <w:marLeft w:val="0"/>
              <w:marRight w:val="0"/>
              <w:marTop w:val="0"/>
              <w:marBottom w:val="0"/>
              <w:divBdr>
                <w:top w:val="none" w:sz="0" w:space="0" w:color="auto"/>
                <w:left w:val="none" w:sz="0" w:space="0" w:color="auto"/>
                <w:bottom w:val="none" w:sz="0" w:space="0" w:color="auto"/>
                <w:right w:val="none" w:sz="0" w:space="0" w:color="auto"/>
              </w:divBdr>
              <w:divsChild>
                <w:div w:id="941841637">
                  <w:marLeft w:val="0"/>
                  <w:marRight w:val="0"/>
                  <w:marTop w:val="0"/>
                  <w:marBottom w:val="0"/>
                  <w:divBdr>
                    <w:top w:val="none" w:sz="0" w:space="0" w:color="auto"/>
                    <w:left w:val="none" w:sz="0" w:space="0" w:color="auto"/>
                    <w:bottom w:val="none" w:sz="0" w:space="0" w:color="auto"/>
                    <w:right w:val="none" w:sz="0" w:space="0" w:color="auto"/>
                  </w:divBdr>
                  <w:divsChild>
                    <w:div w:id="1353384294">
                      <w:marLeft w:val="0"/>
                      <w:marRight w:val="0"/>
                      <w:marTop w:val="0"/>
                      <w:marBottom w:val="0"/>
                      <w:divBdr>
                        <w:top w:val="none" w:sz="0" w:space="0" w:color="auto"/>
                        <w:left w:val="none" w:sz="0" w:space="0" w:color="auto"/>
                        <w:bottom w:val="none" w:sz="0" w:space="0" w:color="auto"/>
                        <w:right w:val="none" w:sz="0" w:space="0" w:color="auto"/>
                      </w:divBdr>
                      <w:divsChild>
                        <w:div w:id="1528759732">
                          <w:marLeft w:val="0"/>
                          <w:marRight w:val="0"/>
                          <w:marTop w:val="0"/>
                          <w:marBottom w:val="0"/>
                          <w:divBdr>
                            <w:top w:val="none" w:sz="0" w:space="0" w:color="auto"/>
                            <w:left w:val="none" w:sz="0" w:space="0" w:color="auto"/>
                            <w:bottom w:val="none" w:sz="0" w:space="0" w:color="auto"/>
                            <w:right w:val="none" w:sz="0" w:space="0" w:color="auto"/>
                          </w:divBdr>
                          <w:divsChild>
                            <w:div w:id="184492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4769403">
      <w:bodyDiv w:val="1"/>
      <w:marLeft w:val="0"/>
      <w:marRight w:val="0"/>
      <w:marTop w:val="0"/>
      <w:marBottom w:val="0"/>
      <w:divBdr>
        <w:top w:val="none" w:sz="0" w:space="0" w:color="auto"/>
        <w:left w:val="none" w:sz="0" w:space="0" w:color="auto"/>
        <w:bottom w:val="none" w:sz="0" w:space="0" w:color="auto"/>
        <w:right w:val="none" w:sz="0" w:space="0" w:color="auto"/>
      </w:divBdr>
    </w:div>
    <w:div w:id="791094075">
      <w:bodyDiv w:val="1"/>
      <w:marLeft w:val="0"/>
      <w:marRight w:val="0"/>
      <w:marTop w:val="0"/>
      <w:marBottom w:val="0"/>
      <w:divBdr>
        <w:top w:val="none" w:sz="0" w:space="0" w:color="auto"/>
        <w:left w:val="none" w:sz="0" w:space="0" w:color="auto"/>
        <w:bottom w:val="none" w:sz="0" w:space="0" w:color="auto"/>
        <w:right w:val="none" w:sz="0" w:space="0" w:color="auto"/>
      </w:divBdr>
    </w:div>
    <w:div w:id="855116154">
      <w:bodyDiv w:val="1"/>
      <w:marLeft w:val="0"/>
      <w:marRight w:val="0"/>
      <w:marTop w:val="0"/>
      <w:marBottom w:val="0"/>
      <w:divBdr>
        <w:top w:val="none" w:sz="0" w:space="0" w:color="auto"/>
        <w:left w:val="none" w:sz="0" w:space="0" w:color="auto"/>
        <w:bottom w:val="none" w:sz="0" w:space="0" w:color="auto"/>
        <w:right w:val="none" w:sz="0" w:space="0" w:color="auto"/>
      </w:divBdr>
    </w:div>
    <w:div w:id="874269918">
      <w:bodyDiv w:val="1"/>
      <w:marLeft w:val="0"/>
      <w:marRight w:val="0"/>
      <w:marTop w:val="0"/>
      <w:marBottom w:val="0"/>
      <w:divBdr>
        <w:top w:val="none" w:sz="0" w:space="0" w:color="auto"/>
        <w:left w:val="none" w:sz="0" w:space="0" w:color="auto"/>
        <w:bottom w:val="none" w:sz="0" w:space="0" w:color="auto"/>
        <w:right w:val="none" w:sz="0" w:space="0" w:color="auto"/>
      </w:divBdr>
    </w:div>
    <w:div w:id="985476899">
      <w:bodyDiv w:val="1"/>
      <w:marLeft w:val="0"/>
      <w:marRight w:val="0"/>
      <w:marTop w:val="0"/>
      <w:marBottom w:val="0"/>
      <w:divBdr>
        <w:top w:val="none" w:sz="0" w:space="0" w:color="auto"/>
        <w:left w:val="none" w:sz="0" w:space="0" w:color="auto"/>
        <w:bottom w:val="none" w:sz="0" w:space="0" w:color="auto"/>
        <w:right w:val="none" w:sz="0" w:space="0" w:color="auto"/>
      </w:divBdr>
    </w:div>
    <w:div w:id="1236940143">
      <w:bodyDiv w:val="1"/>
      <w:marLeft w:val="0"/>
      <w:marRight w:val="0"/>
      <w:marTop w:val="0"/>
      <w:marBottom w:val="0"/>
      <w:divBdr>
        <w:top w:val="none" w:sz="0" w:space="0" w:color="auto"/>
        <w:left w:val="none" w:sz="0" w:space="0" w:color="auto"/>
        <w:bottom w:val="none" w:sz="0" w:space="0" w:color="auto"/>
        <w:right w:val="none" w:sz="0" w:space="0" w:color="auto"/>
      </w:divBdr>
    </w:div>
    <w:div w:id="1380934979">
      <w:bodyDiv w:val="1"/>
      <w:marLeft w:val="0"/>
      <w:marRight w:val="0"/>
      <w:marTop w:val="0"/>
      <w:marBottom w:val="0"/>
      <w:divBdr>
        <w:top w:val="none" w:sz="0" w:space="0" w:color="auto"/>
        <w:left w:val="none" w:sz="0" w:space="0" w:color="auto"/>
        <w:bottom w:val="none" w:sz="0" w:space="0" w:color="auto"/>
        <w:right w:val="none" w:sz="0" w:space="0" w:color="auto"/>
      </w:divBdr>
    </w:div>
    <w:div w:id="1526870059">
      <w:bodyDiv w:val="1"/>
      <w:marLeft w:val="0"/>
      <w:marRight w:val="0"/>
      <w:marTop w:val="0"/>
      <w:marBottom w:val="0"/>
      <w:divBdr>
        <w:top w:val="none" w:sz="0" w:space="0" w:color="auto"/>
        <w:left w:val="none" w:sz="0" w:space="0" w:color="auto"/>
        <w:bottom w:val="none" w:sz="0" w:space="0" w:color="auto"/>
        <w:right w:val="none" w:sz="0" w:space="0" w:color="auto"/>
      </w:divBdr>
    </w:div>
    <w:div w:id="1923488157">
      <w:bodyDiv w:val="1"/>
      <w:marLeft w:val="0"/>
      <w:marRight w:val="0"/>
      <w:marTop w:val="0"/>
      <w:marBottom w:val="0"/>
      <w:divBdr>
        <w:top w:val="none" w:sz="0" w:space="0" w:color="auto"/>
        <w:left w:val="none" w:sz="0" w:space="0" w:color="auto"/>
        <w:bottom w:val="none" w:sz="0" w:space="0" w:color="auto"/>
        <w:right w:val="none" w:sz="0" w:space="0" w:color="auto"/>
      </w:divBdr>
    </w:div>
    <w:div w:id="1933662842">
      <w:bodyDiv w:val="1"/>
      <w:marLeft w:val="0"/>
      <w:marRight w:val="0"/>
      <w:marTop w:val="0"/>
      <w:marBottom w:val="0"/>
      <w:divBdr>
        <w:top w:val="none" w:sz="0" w:space="0" w:color="auto"/>
        <w:left w:val="none" w:sz="0" w:space="0" w:color="auto"/>
        <w:bottom w:val="none" w:sz="0" w:space="0" w:color="auto"/>
        <w:right w:val="none" w:sz="0" w:space="0" w:color="auto"/>
      </w:divBdr>
    </w:div>
    <w:div w:id="1970086678">
      <w:bodyDiv w:val="1"/>
      <w:marLeft w:val="0"/>
      <w:marRight w:val="0"/>
      <w:marTop w:val="0"/>
      <w:marBottom w:val="0"/>
      <w:divBdr>
        <w:top w:val="none" w:sz="0" w:space="0" w:color="auto"/>
        <w:left w:val="none" w:sz="0" w:space="0" w:color="auto"/>
        <w:bottom w:val="none" w:sz="0" w:space="0" w:color="auto"/>
        <w:right w:val="none" w:sz="0" w:space="0" w:color="auto"/>
      </w:divBdr>
      <w:divsChild>
        <w:div w:id="323899330">
          <w:marLeft w:val="0"/>
          <w:marRight w:val="0"/>
          <w:marTop w:val="0"/>
          <w:marBottom w:val="0"/>
          <w:divBdr>
            <w:top w:val="none" w:sz="0" w:space="0" w:color="auto"/>
            <w:left w:val="none" w:sz="0" w:space="0" w:color="auto"/>
            <w:bottom w:val="none" w:sz="0" w:space="0" w:color="auto"/>
            <w:right w:val="none" w:sz="0" w:space="0" w:color="auto"/>
          </w:divBdr>
          <w:divsChild>
            <w:div w:id="994142686">
              <w:marLeft w:val="0"/>
              <w:marRight w:val="0"/>
              <w:marTop w:val="0"/>
              <w:marBottom w:val="0"/>
              <w:divBdr>
                <w:top w:val="none" w:sz="0" w:space="0" w:color="auto"/>
                <w:left w:val="none" w:sz="0" w:space="0" w:color="auto"/>
                <w:bottom w:val="none" w:sz="0" w:space="0" w:color="auto"/>
                <w:right w:val="none" w:sz="0" w:space="0" w:color="auto"/>
              </w:divBdr>
              <w:divsChild>
                <w:div w:id="2037929468">
                  <w:marLeft w:val="0"/>
                  <w:marRight w:val="0"/>
                  <w:marTop w:val="0"/>
                  <w:marBottom w:val="0"/>
                  <w:divBdr>
                    <w:top w:val="none" w:sz="0" w:space="0" w:color="auto"/>
                    <w:left w:val="none" w:sz="0" w:space="0" w:color="auto"/>
                    <w:bottom w:val="none" w:sz="0" w:space="0" w:color="auto"/>
                    <w:right w:val="none" w:sz="0" w:space="0" w:color="auto"/>
                  </w:divBdr>
                  <w:divsChild>
                    <w:div w:id="1794206637">
                      <w:marLeft w:val="0"/>
                      <w:marRight w:val="0"/>
                      <w:marTop w:val="0"/>
                      <w:marBottom w:val="0"/>
                      <w:divBdr>
                        <w:top w:val="none" w:sz="0" w:space="0" w:color="auto"/>
                        <w:left w:val="none" w:sz="0" w:space="0" w:color="auto"/>
                        <w:bottom w:val="none" w:sz="0" w:space="0" w:color="auto"/>
                        <w:right w:val="none" w:sz="0" w:space="0" w:color="auto"/>
                      </w:divBdr>
                      <w:divsChild>
                        <w:div w:id="1714422427">
                          <w:marLeft w:val="0"/>
                          <w:marRight w:val="0"/>
                          <w:marTop w:val="0"/>
                          <w:marBottom w:val="0"/>
                          <w:divBdr>
                            <w:top w:val="none" w:sz="0" w:space="0" w:color="auto"/>
                            <w:left w:val="none" w:sz="0" w:space="0" w:color="auto"/>
                            <w:bottom w:val="none" w:sz="0" w:space="0" w:color="auto"/>
                            <w:right w:val="none" w:sz="0" w:space="0" w:color="auto"/>
                          </w:divBdr>
                          <w:divsChild>
                            <w:div w:id="8665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4CACF83-2BCF-4B99-B662-328921311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10</Pages>
  <Words>2492</Words>
  <Characters>14209</Characters>
  <Application>Microsoft Office Word</Application>
  <DocSecurity>0</DocSecurity>
  <Lines>118</Lines>
  <Paragraphs>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16668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dc:creator>
  <cp:lastModifiedBy>Brian Ball</cp:lastModifiedBy>
  <cp:revision>16</cp:revision>
  <dcterms:created xsi:type="dcterms:W3CDTF">2017-05-24T15:38:00Z</dcterms:created>
  <dcterms:modified xsi:type="dcterms:W3CDTF">2017-05-24T20:56:00Z</dcterms:modified>
</cp:coreProperties>
</file>