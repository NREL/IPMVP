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2A6D7" w14:textId="5E7ED662" w:rsidR="005D7949" w:rsidRPr="00883FF3" w:rsidRDefault="008A5F66" w:rsidP="008A5F66">
      <w:pPr>
        <w:pStyle w:val="CELEFICNORMAL"/>
        <w:jc w:val="left"/>
        <w:rPr>
          <w:rStyle w:val="hps"/>
          <w:rFonts w:ascii="Times New Roman" w:hAnsi="Times New Roman"/>
          <w:lang w:val="en-US"/>
        </w:rPr>
      </w:pPr>
      <w:r>
        <w:rPr>
          <w:rStyle w:val="hps"/>
          <w:rFonts w:ascii="Times New Roman" w:hAnsi="Times New Roman"/>
          <w:lang w:val="en-US"/>
        </w:rPr>
        <w:t>In this section, we present t</w:t>
      </w:r>
      <w:r w:rsidR="005D7949" w:rsidRPr="00883FF3">
        <w:rPr>
          <w:rStyle w:val="hps"/>
          <w:rFonts w:ascii="Times New Roman" w:hAnsi="Times New Roman"/>
          <w:lang w:val="en-US"/>
        </w:rPr>
        <w:t>wo different approaches</w:t>
      </w:r>
      <w:r>
        <w:rPr>
          <w:rStyle w:val="hps"/>
          <w:rFonts w:ascii="Times New Roman" w:hAnsi="Times New Roman"/>
          <w:lang w:val="en-US"/>
        </w:rPr>
        <w:t xml:space="preserve"> to estimating savings using Option C</w:t>
      </w:r>
      <w:r w:rsidR="005D7949" w:rsidRPr="00883FF3">
        <w:rPr>
          <w:rStyle w:val="hps"/>
          <w:rFonts w:ascii="Times New Roman" w:hAnsi="Times New Roman"/>
          <w:lang w:val="en-US"/>
        </w:rPr>
        <w:t>:</w:t>
      </w:r>
    </w:p>
    <w:p w14:paraId="68E7681C" w14:textId="77777777" w:rsidR="005D7949" w:rsidRPr="00883FF3" w:rsidRDefault="005D7949" w:rsidP="00924111">
      <w:pPr>
        <w:pStyle w:val="CELEFICNORMAL"/>
        <w:numPr>
          <w:ilvl w:val="0"/>
          <w:numId w:val="26"/>
        </w:numPr>
        <w:rPr>
          <w:rStyle w:val="hps"/>
          <w:rFonts w:ascii="Times New Roman" w:hAnsi="Times New Roman"/>
          <w:lang w:val="en-US"/>
        </w:rPr>
      </w:pPr>
      <w:r w:rsidRPr="00883FF3">
        <w:rPr>
          <w:rFonts w:ascii="Times New Roman" w:hAnsi="Times New Roman"/>
          <w:lang w:val="en-US"/>
        </w:rPr>
        <w:t>Monthly-based data analysis (</w:t>
      </w:r>
      <w:r w:rsidR="00883FF3">
        <w:rPr>
          <w:rFonts w:ascii="Times New Roman" w:hAnsi="Times New Roman"/>
          <w:lang w:val="en-US"/>
        </w:rPr>
        <w:t>most common application of Option C</w:t>
      </w:r>
      <w:r w:rsidRPr="00883FF3">
        <w:rPr>
          <w:rFonts w:ascii="Times New Roman" w:hAnsi="Times New Roman"/>
          <w:lang w:val="en-US"/>
        </w:rPr>
        <w:t>).</w:t>
      </w:r>
    </w:p>
    <w:p w14:paraId="1091EA7E" w14:textId="760B88B5" w:rsidR="00883FF3" w:rsidRPr="00883FF3" w:rsidRDefault="00883FF3" w:rsidP="00883FF3">
      <w:pPr>
        <w:pStyle w:val="CELEFICNORMAL"/>
        <w:numPr>
          <w:ilvl w:val="0"/>
          <w:numId w:val="26"/>
        </w:numPr>
        <w:rPr>
          <w:rFonts w:ascii="Times New Roman" w:hAnsi="Times New Roman"/>
          <w:lang w:val="en-US"/>
        </w:rPr>
      </w:pPr>
      <w:r>
        <w:rPr>
          <w:rFonts w:ascii="Times New Roman" w:hAnsi="Times New Roman"/>
          <w:lang w:val="en-US"/>
        </w:rPr>
        <w:t>Hourly-based data analysis (increasing use with use of smart meters)</w:t>
      </w:r>
    </w:p>
    <w:p w14:paraId="48DDA1F7" w14:textId="77777777" w:rsidR="00924111" w:rsidRPr="00883FF3" w:rsidRDefault="00924111" w:rsidP="00924111">
      <w:pPr>
        <w:rPr>
          <w:rStyle w:val="hps"/>
          <w:sz w:val="22"/>
        </w:rPr>
      </w:pPr>
    </w:p>
    <w:p w14:paraId="799B516D" w14:textId="77777777" w:rsidR="00883FF3" w:rsidRPr="00883FF3" w:rsidRDefault="00883FF3" w:rsidP="006F7069">
      <w:pPr>
        <w:pStyle w:val="Heading1"/>
      </w:pPr>
      <w:r>
        <w:t>I</w:t>
      </w:r>
      <w:r w:rsidRPr="00883FF3">
        <w:t xml:space="preserve">. </w:t>
      </w:r>
      <w:proofErr w:type="spellStart"/>
      <w:r>
        <w:t>Monthly-based</w:t>
      </w:r>
      <w:proofErr w:type="spellEnd"/>
      <w:r>
        <w:t xml:space="preserve"> data c</w:t>
      </w:r>
      <w:r w:rsidR="00393C70">
        <w:t>ase</w:t>
      </w:r>
      <w:r w:rsidR="00924111" w:rsidRPr="00883FF3">
        <w:t xml:space="preserve"> </w:t>
      </w:r>
      <w:proofErr w:type="spellStart"/>
      <w:r w:rsidR="00393C70">
        <w:t>studies</w:t>
      </w:r>
      <w:proofErr w:type="spellEnd"/>
    </w:p>
    <w:p w14:paraId="568FB47D" w14:textId="08B302C8" w:rsidR="00883FF3" w:rsidRPr="00883FF3" w:rsidRDefault="00953240" w:rsidP="006F7069">
      <w:pPr>
        <w:pStyle w:val="Heading2"/>
      </w:pPr>
      <w:r w:rsidRPr="00883FF3">
        <w:t>CAS</w:t>
      </w:r>
      <w:r w:rsidR="00C80B36" w:rsidRPr="00883FF3">
        <w:t>E</w:t>
      </w:r>
      <w:r w:rsidRPr="00883FF3">
        <w:t xml:space="preserve"> </w:t>
      </w:r>
      <w:r w:rsidR="00883FF3">
        <w:t>A</w:t>
      </w:r>
      <w:r w:rsidRPr="00883FF3">
        <w:t xml:space="preserve">- </w:t>
      </w:r>
      <w:r w:rsidR="004769CA" w:rsidRPr="00883FF3">
        <w:t xml:space="preserve">Several </w:t>
      </w:r>
      <w:r w:rsidR="008A5F66">
        <w:t xml:space="preserve">Measures </w:t>
      </w:r>
      <w:r w:rsidR="004769CA" w:rsidRPr="00883FF3">
        <w:t>in a Commercial Mall</w:t>
      </w:r>
    </w:p>
    <w:p w14:paraId="620BFCD8" w14:textId="77777777" w:rsidR="00924111" w:rsidRPr="00883FF3" w:rsidRDefault="00883FF3" w:rsidP="006F7069">
      <w:pPr>
        <w:pStyle w:val="Heading3"/>
      </w:pPr>
      <w:r>
        <w:t xml:space="preserve">1. </w:t>
      </w:r>
      <w:r w:rsidR="00924111" w:rsidRPr="00883FF3">
        <w:t xml:space="preserve">Situation </w:t>
      </w:r>
    </w:p>
    <w:p w14:paraId="00EFD7B8" w14:textId="4D45D3D0" w:rsidR="004769CA" w:rsidRPr="00883FF3" w:rsidRDefault="004769CA" w:rsidP="008A5F66">
      <w:pPr>
        <w:pStyle w:val="CELEFICNORMAL"/>
        <w:jc w:val="left"/>
        <w:rPr>
          <w:rFonts w:ascii="Times New Roman" w:hAnsi="Times New Roman"/>
          <w:lang w:val="en-US"/>
        </w:rPr>
      </w:pPr>
      <w:r w:rsidRPr="00883FF3">
        <w:rPr>
          <w:rStyle w:val="hps"/>
          <w:rFonts w:ascii="Times New Roman" w:hAnsi="Times New Roman"/>
          <w:lang w:val="en-US"/>
        </w:rPr>
        <w:t>This</w:t>
      </w:r>
      <w:r w:rsidRPr="00883FF3">
        <w:rPr>
          <w:rFonts w:ascii="Times New Roman" w:hAnsi="Times New Roman"/>
          <w:lang w:val="en-US"/>
        </w:rPr>
        <w:t xml:space="preserve"> </w:t>
      </w:r>
      <w:r w:rsidRPr="00883FF3">
        <w:rPr>
          <w:rStyle w:val="hps"/>
          <w:rFonts w:ascii="Times New Roman" w:hAnsi="Times New Roman"/>
          <w:lang w:val="en-US"/>
        </w:rPr>
        <w:t>project involves the</w:t>
      </w:r>
      <w:r w:rsidRPr="00883FF3">
        <w:rPr>
          <w:rFonts w:ascii="Times New Roman" w:hAnsi="Times New Roman"/>
          <w:lang w:val="en-US"/>
        </w:rPr>
        <w:t xml:space="preserve"> </w:t>
      </w:r>
      <w:r w:rsidRPr="00883FF3">
        <w:rPr>
          <w:rStyle w:val="hps"/>
          <w:rFonts w:ascii="Times New Roman" w:hAnsi="Times New Roman"/>
          <w:lang w:val="en-US"/>
        </w:rPr>
        <w:t>implementation of</w:t>
      </w:r>
      <w:r w:rsidRPr="00883FF3">
        <w:rPr>
          <w:rFonts w:ascii="Times New Roman" w:hAnsi="Times New Roman"/>
          <w:lang w:val="en-US"/>
        </w:rPr>
        <w:t xml:space="preserve"> </w:t>
      </w:r>
      <w:r w:rsidRPr="00883FF3">
        <w:rPr>
          <w:rStyle w:val="hps"/>
          <w:rFonts w:ascii="Times New Roman" w:hAnsi="Times New Roman"/>
          <w:lang w:val="en-US"/>
        </w:rPr>
        <w:t>a package of</w:t>
      </w:r>
      <w:r w:rsidRPr="00883FF3">
        <w:rPr>
          <w:rFonts w:ascii="Times New Roman" w:hAnsi="Times New Roman"/>
          <w:lang w:val="en-US"/>
        </w:rPr>
        <w:t xml:space="preserve"> </w:t>
      </w:r>
      <w:r w:rsidRPr="00883FF3">
        <w:rPr>
          <w:rStyle w:val="hps"/>
          <w:rFonts w:ascii="Times New Roman" w:hAnsi="Times New Roman"/>
          <w:lang w:val="en-US"/>
        </w:rPr>
        <w:t>various</w:t>
      </w:r>
      <w:r w:rsidRPr="00883FF3">
        <w:rPr>
          <w:rFonts w:ascii="Times New Roman" w:hAnsi="Times New Roman"/>
          <w:lang w:val="en-US"/>
        </w:rPr>
        <w:t xml:space="preserve"> </w:t>
      </w:r>
      <w:r w:rsidR="008A5F66">
        <w:rPr>
          <w:rFonts w:ascii="Times New Roman" w:hAnsi="Times New Roman"/>
          <w:lang w:val="en-US"/>
        </w:rPr>
        <w:t>Energy Conservation Measures (</w:t>
      </w:r>
      <w:r w:rsidRPr="00883FF3">
        <w:rPr>
          <w:rStyle w:val="hps"/>
          <w:rFonts w:ascii="Times New Roman" w:hAnsi="Times New Roman"/>
          <w:lang w:val="en-US"/>
        </w:rPr>
        <w:t>ECMs</w:t>
      </w:r>
      <w:r w:rsidR="008A5F66">
        <w:rPr>
          <w:rStyle w:val="hps"/>
          <w:rFonts w:ascii="Times New Roman" w:hAnsi="Times New Roman"/>
          <w:lang w:val="en-US"/>
        </w:rPr>
        <w:t>)</w:t>
      </w:r>
      <w:r w:rsidRPr="00883FF3">
        <w:rPr>
          <w:rFonts w:ascii="Times New Roman" w:hAnsi="Times New Roman"/>
          <w:lang w:val="en-US"/>
        </w:rPr>
        <w:t xml:space="preserve"> </w:t>
      </w:r>
      <w:r w:rsidRPr="00883FF3">
        <w:rPr>
          <w:rStyle w:val="hps"/>
          <w:rFonts w:ascii="Times New Roman" w:hAnsi="Times New Roman"/>
          <w:lang w:val="en-US"/>
        </w:rPr>
        <w:t>in a mall</w:t>
      </w:r>
      <w:r w:rsidRPr="00883FF3">
        <w:rPr>
          <w:rFonts w:ascii="Times New Roman" w:hAnsi="Times New Roman"/>
          <w:lang w:val="en-US"/>
        </w:rPr>
        <w:t>:</w:t>
      </w:r>
    </w:p>
    <w:p w14:paraId="0C335AE1" w14:textId="77777777" w:rsidR="004769CA" w:rsidRPr="00883FF3" w:rsidRDefault="004769CA" w:rsidP="004769CA">
      <w:pPr>
        <w:pStyle w:val="CELEFICNORMAL"/>
        <w:numPr>
          <w:ilvl w:val="0"/>
          <w:numId w:val="1"/>
        </w:numPr>
        <w:rPr>
          <w:rStyle w:val="hps"/>
          <w:rFonts w:ascii="Times New Roman" w:hAnsi="Times New Roman"/>
          <w:lang w:val="en-US"/>
        </w:rPr>
      </w:pPr>
      <w:r w:rsidRPr="00883FF3">
        <w:rPr>
          <w:rStyle w:val="hps"/>
          <w:rFonts w:ascii="Times New Roman" w:hAnsi="Times New Roman"/>
          <w:lang w:val="en-US"/>
        </w:rPr>
        <w:t>Replacement of</w:t>
      </w:r>
      <w:r w:rsidRPr="00883FF3">
        <w:rPr>
          <w:rFonts w:ascii="Times New Roman" w:hAnsi="Times New Roman"/>
          <w:lang w:val="en-US"/>
        </w:rPr>
        <w:t xml:space="preserve"> </w:t>
      </w:r>
      <w:r w:rsidRPr="00883FF3">
        <w:rPr>
          <w:rStyle w:val="hps"/>
          <w:rFonts w:ascii="Times New Roman" w:hAnsi="Times New Roman"/>
          <w:lang w:val="en-US"/>
        </w:rPr>
        <w:t>lighting</w:t>
      </w:r>
      <w:r w:rsidRPr="00883FF3">
        <w:rPr>
          <w:rFonts w:ascii="Times New Roman" w:hAnsi="Times New Roman"/>
          <w:lang w:val="en-US"/>
        </w:rPr>
        <w:t xml:space="preserve"> </w:t>
      </w:r>
      <w:r w:rsidRPr="00883FF3">
        <w:rPr>
          <w:rStyle w:val="hps"/>
          <w:rFonts w:ascii="Times New Roman" w:hAnsi="Times New Roman"/>
          <w:lang w:val="en-US"/>
        </w:rPr>
        <w:t>in different areas</w:t>
      </w:r>
    </w:p>
    <w:p w14:paraId="29322396" w14:textId="77777777" w:rsidR="004769CA" w:rsidRPr="00883FF3" w:rsidRDefault="004769CA" w:rsidP="004769CA">
      <w:pPr>
        <w:pStyle w:val="CELEFICNORMAL"/>
        <w:numPr>
          <w:ilvl w:val="0"/>
          <w:numId w:val="1"/>
        </w:numPr>
        <w:rPr>
          <w:rStyle w:val="hps"/>
          <w:rFonts w:ascii="Times New Roman" w:hAnsi="Times New Roman"/>
          <w:lang w:val="en-US"/>
        </w:rPr>
      </w:pPr>
      <w:r w:rsidRPr="00883FF3">
        <w:rPr>
          <w:rStyle w:val="hps"/>
          <w:rFonts w:ascii="Times New Roman" w:hAnsi="Times New Roman"/>
          <w:lang w:val="en-US"/>
        </w:rPr>
        <w:t>Various</w:t>
      </w:r>
      <w:r w:rsidRPr="00883FF3">
        <w:rPr>
          <w:rFonts w:ascii="Times New Roman" w:hAnsi="Times New Roman"/>
          <w:lang w:val="en-US"/>
        </w:rPr>
        <w:t xml:space="preserve"> </w:t>
      </w:r>
      <w:r w:rsidRPr="00883FF3">
        <w:rPr>
          <w:rStyle w:val="hps"/>
          <w:rFonts w:ascii="Times New Roman" w:hAnsi="Times New Roman"/>
          <w:lang w:val="en-US"/>
        </w:rPr>
        <w:t>improvements in the</w:t>
      </w:r>
      <w:r w:rsidRPr="00883FF3">
        <w:rPr>
          <w:rFonts w:ascii="Times New Roman" w:hAnsi="Times New Roman"/>
          <w:lang w:val="en-US"/>
        </w:rPr>
        <w:t xml:space="preserve"> </w:t>
      </w:r>
      <w:r w:rsidRPr="00883FF3">
        <w:rPr>
          <w:rStyle w:val="hps"/>
          <w:rFonts w:ascii="Times New Roman" w:hAnsi="Times New Roman"/>
          <w:lang w:val="en-US"/>
        </w:rPr>
        <w:t>HVAC</w:t>
      </w:r>
      <w:r w:rsidRPr="00883FF3">
        <w:rPr>
          <w:rFonts w:ascii="Times New Roman" w:hAnsi="Times New Roman"/>
          <w:lang w:val="en-US"/>
        </w:rPr>
        <w:t xml:space="preserve"> </w:t>
      </w:r>
      <w:r w:rsidRPr="00883FF3">
        <w:rPr>
          <w:rStyle w:val="hps"/>
          <w:rFonts w:ascii="Times New Roman" w:hAnsi="Times New Roman"/>
          <w:lang w:val="en-US"/>
        </w:rPr>
        <w:t>of common spaces</w:t>
      </w:r>
    </w:p>
    <w:p w14:paraId="038BF92A" w14:textId="77777777" w:rsidR="004769CA" w:rsidRPr="00883FF3" w:rsidRDefault="004769CA" w:rsidP="004769CA">
      <w:pPr>
        <w:pStyle w:val="CELEFICNORMAL"/>
        <w:numPr>
          <w:ilvl w:val="0"/>
          <w:numId w:val="1"/>
        </w:numPr>
        <w:rPr>
          <w:rStyle w:val="hps"/>
          <w:rFonts w:ascii="Times New Roman" w:hAnsi="Times New Roman"/>
          <w:lang w:val="en-US"/>
        </w:rPr>
      </w:pPr>
      <w:r w:rsidRPr="00883FF3">
        <w:rPr>
          <w:rStyle w:val="hps"/>
          <w:rFonts w:ascii="Times New Roman" w:hAnsi="Times New Roman"/>
          <w:lang w:val="en-US"/>
        </w:rPr>
        <w:t>Set</w:t>
      </w:r>
      <w:r w:rsidRPr="00883FF3">
        <w:rPr>
          <w:rFonts w:ascii="Times New Roman" w:hAnsi="Times New Roman"/>
          <w:lang w:val="en-US"/>
        </w:rPr>
        <w:t xml:space="preserve"> </w:t>
      </w:r>
      <w:r w:rsidRPr="00883FF3">
        <w:rPr>
          <w:rStyle w:val="hps"/>
          <w:rFonts w:ascii="Times New Roman" w:hAnsi="Times New Roman"/>
          <w:lang w:val="en-US"/>
        </w:rPr>
        <w:t>schedule</w:t>
      </w:r>
      <w:r w:rsidRPr="00883FF3">
        <w:rPr>
          <w:rFonts w:ascii="Times New Roman" w:hAnsi="Times New Roman"/>
          <w:lang w:val="en-US"/>
        </w:rPr>
        <w:t xml:space="preserve"> </w:t>
      </w:r>
      <w:r w:rsidRPr="00883FF3">
        <w:rPr>
          <w:rStyle w:val="hps"/>
          <w:rFonts w:ascii="Times New Roman" w:hAnsi="Times New Roman"/>
          <w:lang w:val="en-US"/>
        </w:rPr>
        <w:t>control system</w:t>
      </w:r>
    </w:p>
    <w:p w14:paraId="23FCBF1D" w14:textId="5CE16AB2" w:rsidR="00953240" w:rsidRDefault="008A5F66" w:rsidP="000F39BF">
      <w:pPr>
        <w:pStyle w:val="CELEFICNORMAL"/>
        <w:jc w:val="left"/>
        <w:rPr>
          <w:rFonts w:ascii="Times New Roman" w:hAnsi="Times New Roman"/>
          <w:lang w:val="en-US"/>
        </w:rPr>
      </w:pPr>
      <w:r>
        <w:rPr>
          <w:rStyle w:val="hps"/>
          <w:rFonts w:ascii="Times New Roman" w:hAnsi="Times New Roman"/>
          <w:lang w:val="en-US"/>
        </w:rPr>
        <w:t xml:space="preserve">This retrofit is expected to save </w:t>
      </w:r>
      <w:r w:rsidR="004769CA" w:rsidRPr="00883FF3">
        <w:rPr>
          <w:rStyle w:val="hps"/>
          <w:rFonts w:ascii="Times New Roman" w:hAnsi="Times New Roman"/>
          <w:lang w:val="en-US"/>
        </w:rPr>
        <w:t>27</w:t>
      </w:r>
      <w:r w:rsidR="004769CA" w:rsidRPr="00883FF3">
        <w:rPr>
          <w:rFonts w:ascii="Times New Roman" w:hAnsi="Times New Roman"/>
          <w:lang w:val="en-US"/>
        </w:rPr>
        <w:t xml:space="preserve">% </w:t>
      </w:r>
      <w:r w:rsidR="004769CA" w:rsidRPr="00883FF3">
        <w:rPr>
          <w:rStyle w:val="hps"/>
          <w:rFonts w:ascii="Times New Roman" w:hAnsi="Times New Roman"/>
          <w:lang w:val="en-US"/>
        </w:rPr>
        <w:t xml:space="preserve">of </w:t>
      </w:r>
      <w:r>
        <w:rPr>
          <w:rStyle w:val="hps"/>
          <w:rFonts w:ascii="Times New Roman" w:hAnsi="Times New Roman"/>
          <w:lang w:val="en-US"/>
        </w:rPr>
        <w:t xml:space="preserve">the total </w:t>
      </w:r>
      <w:r w:rsidR="004769CA" w:rsidRPr="00883FF3">
        <w:rPr>
          <w:rStyle w:val="hps"/>
          <w:rFonts w:ascii="Times New Roman" w:hAnsi="Times New Roman"/>
          <w:lang w:val="en-US"/>
        </w:rPr>
        <w:t xml:space="preserve">energy </w:t>
      </w:r>
      <w:r>
        <w:rPr>
          <w:rStyle w:val="hps"/>
          <w:rFonts w:ascii="Times New Roman" w:hAnsi="Times New Roman"/>
          <w:lang w:val="en-US"/>
        </w:rPr>
        <w:t xml:space="preserve">use. </w:t>
      </w:r>
      <w:r w:rsidR="004769CA" w:rsidRPr="00883FF3">
        <w:rPr>
          <w:rFonts w:ascii="Times New Roman" w:hAnsi="Times New Roman"/>
          <w:lang w:val="en-US"/>
        </w:rPr>
        <w:t xml:space="preserve">The user requires the </w:t>
      </w:r>
      <w:r>
        <w:rPr>
          <w:rFonts w:ascii="Times New Roman" w:hAnsi="Times New Roman"/>
          <w:lang w:val="en-US"/>
        </w:rPr>
        <w:t xml:space="preserve">application </w:t>
      </w:r>
      <w:r w:rsidR="004769CA" w:rsidRPr="00883FF3">
        <w:rPr>
          <w:rFonts w:ascii="Times New Roman" w:hAnsi="Times New Roman"/>
          <w:lang w:val="en-US"/>
        </w:rPr>
        <w:t>of option C, the ESCO who develops the project agree</w:t>
      </w:r>
      <w:r>
        <w:rPr>
          <w:rFonts w:ascii="Times New Roman" w:hAnsi="Times New Roman"/>
          <w:lang w:val="en-US"/>
        </w:rPr>
        <w:t>s</w:t>
      </w:r>
      <w:r w:rsidR="004769CA" w:rsidRPr="00883FF3">
        <w:rPr>
          <w:rFonts w:ascii="Times New Roman" w:hAnsi="Times New Roman"/>
          <w:lang w:val="en-US"/>
        </w:rPr>
        <w:t xml:space="preserve"> and the characteristics of the project are favorable to this approach (large </w:t>
      </w:r>
      <w:r>
        <w:rPr>
          <w:rFonts w:ascii="Times New Roman" w:hAnsi="Times New Roman"/>
          <w:lang w:val="en-US"/>
        </w:rPr>
        <w:t xml:space="preserve">expected </w:t>
      </w:r>
      <w:r w:rsidR="004769CA" w:rsidRPr="00883FF3">
        <w:rPr>
          <w:rFonts w:ascii="Times New Roman" w:hAnsi="Times New Roman"/>
          <w:lang w:val="en-US"/>
        </w:rPr>
        <w:t>savings expected</w:t>
      </w:r>
      <w:r>
        <w:rPr>
          <w:rFonts w:ascii="Times New Roman" w:hAnsi="Times New Roman"/>
          <w:lang w:val="en-US"/>
        </w:rPr>
        <w:t xml:space="preserve"> and</w:t>
      </w:r>
      <w:r w:rsidR="004769CA" w:rsidRPr="00883FF3">
        <w:rPr>
          <w:rFonts w:ascii="Times New Roman" w:hAnsi="Times New Roman"/>
          <w:lang w:val="en-US"/>
        </w:rPr>
        <w:t xml:space="preserve"> potential existence of interactive effects between ECMs).</w:t>
      </w:r>
      <w:r>
        <w:rPr>
          <w:rFonts w:ascii="Times New Roman" w:hAnsi="Times New Roman"/>
          <w:lang w:val="en-US"/>
        </w:rPr>
        <w:t xml:space="preserve"> Table 1 provides monthly data describing the </w:t>
      </w:r>
      <w:commentRangeStart w:id="0"/>
      <w:r>
        <w:rPr>
          <w:rFonts w:ascii="Times New Roman" w:hAnsi="Times New Roman"/>
          <w:lang w:val="en-US"/>
        </w:rPr>
        <w:t>site</w:t>
      </w:r>
      <w:commentRangeEnd w:id="0"/>
      <w:r w:rsidR="006F7069">
        <w:rPr>
          <w:rStyle w:val="CommentReference"/>
          <w:rFonts w:ascii="Times New Roman" w:hAnsi="Times New Roman"/>
          <w:lang w:val="en-US"/>
        </w:rPr>
        <w:commentReference w:id="0"/>
      </w:r>
      <w:r>
        <w:rPr>
          <w:rFonts w:ascii="Times New Roman" w:hAnsi="Times New Roman"/>
          <w:lang w:val="en-US"/>
        </w:rPr>
        <w:t xml:space="preserve">. </w:t>
      </w:r>
    </w:p>
    <w:p w14:paraId="710F4DB4" w14:textId="77777777" w:rsidR="006F7069" w:rsidRPr="00883FF3" w:rsidRDefault="006F7069" w:rsidP="006F7069">
      <w:pPr>
        <w:pStyle w:val="Heading3"/>
      </w:pPr>
      <w:r>
        <w:t xml:space="preserve">2. </w:t>
      </w:r>
      <w:r w:rsidRPr="00883FF3">
        <w:t>M&amp;V Option selected</w:t>
      </w:r>
    </w:p>
    <w:p w14:paraId="6C41D9F7" w14:textId="7E1D92C6" w:rsidR="006F7069" w:rsidRPr="00883FF3" w:rsidRDefault="006F7069" w:rsidP="006F7069">
      <w:pPr>
        <w:pStyle w:val="CELEFICNORMAL"/>
        <w:jc w:val="left"/>
        <w:rPr>
          <w:rStyle w:val="hps"/>
          <w:rFonts w:ascii="Times New Roman" w:hAnsi="Times New Roman"/>
          <w:lang w:val="en-US"/>
        </w:rPr>
      </w:pPr>
      <w:r w:rsidRPr="00883FF3">
        <w:rPr>
          <w:rStyle w:val="hps"/>
          <w:rFonts w:ascii="Times New Roman" w:hAnsi="Times New Roman"/>
          <w:lang w:val="en-US"/>
        </w:rPr>
        <w:t xml:space="preserve">The M&amp;V plan describes the procedures and uncertainty analysis for the electric savings based on the monthly energy use data. Because the energy efficiency projects affect both the lighting and HVAC systems, and have a high degree of interaction, the measurement boundary for the project was selected as whole building so that all energy using systems in the building were included. Activities and issues addressed in the M&amp;V Plan include the following: </w:t>
      </w:r>
    </w:p>
    <w:p w14:paraId="3553C8C0" w14:textId="77777777" w:rsidR="006F7069" w:rsidRPr="00883FF3" w:rsidRDefault="006F7069" w:rsidP="006F7069">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The plan will be IPMVP-adherent, Option C.</w:t>
      </w:r>
    </w:p>
    <w:p w14:paraId="6A493681" w14:textId="77777777" w:rsidR="006F7069" w:rsidRPr="00883FF3" w:rsidRDefault="006F7069" w:rsidP="006F7069">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 xml:space="preserve">The electricity supplier meters will be used for calculations during reporting period, as well as for the equations for baseline adjustments. Additional meters are available at the same point of those of the energy supplier, for their use in case of </w:t>
      </w:r>
      <w:commentRangeStart w:id="1"/>
      <w:r w:rsidRPr="00883FF3">
        <w:rPr>
          <w:rStyle w:val="hps"/>
          <w:rFonts w:ascii="Times New Roman" w:hAnsi="Times New Roman"/>
          <w:lang w:val="en-US"/>
        </w:rPr>
        <w:t>failure.</w:t>
      </w:r>
      <w:commentRangeEnd w:id="1"/>
      <w:r>
        <w:rPr>
          <w:rStyle w:val="CommentReference"/>
          <w:rFonts w:ascii="Times New Roman" w:hAnsi="Times New Roman"/>
          <w:lang w:val="en-US"/>
        </w:rPr>
        <w:commentReference w:id="1"/>
      </w:r>
    </w:p>
    <w:p w14:paraId="15BCDB04" w14:textId="77777777" w:rsidR="006F7069" w:rsidRPr="00883FF3" w:rsidRDefault="006F7069" w:rsidP="006F7069">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 xml:space="preserve">The primary influences of the building’s energy use were ambient temperature and occupancy, due to the elevated charge of heating/cooling needs. </w:t>
      </w:r>
    </w:p>
    <w:p w14:paraId="092AEE5D" w14:textId="77777777" w:rsidR="006F7069" w:rsidRPr="00883FF3" w:rsidRDefault="006F7069" w:rsidP="006F7069">
      <w:pPr>
        <w:pStyle w:val="CELEFICNORMAL"/>
        <w:numPr>
          <w:ilvl w:val="0"/>
          <w:numId w:val="1"/>
        </w:numPr>
        <w:jc w:val="left"/>
        <w:rPr>
          <w:rStyle w:val="hps"/>
          <w:rFonts w:ascii="Times New Roman" w:hAnsi="Times New Roman"/>
          <w:lang w:val="en-US"/>
        </w:rPr>
      </w:pPr>
      <w:commentRangeStart w:id="2"/>
      <w:r w:rsidRPr="00883FF3">
        <w:rPr>
          <w:rStyle w:val="hps"/>
          <w:rFonts w:ascii="Times New Roman" w:hAnsi="Times New Roman"/>
          <w:lang w:val="en-US"/>
        </w:rPr>
        <w:t>The owner wants to know the energy savings of the project as follows:</w:t>
      </w:r>
    </w:p>
    <w:p w14:paraId="4F072B51" w14:textId="77777777" w:rsidR="006F7069" w:rsidRPr="00883FF3" w:rsidRDefault="006F7069" w:rsidP="006F7069">
      <w:pPr>
        <w:pStyle w:val="CELEFICNORMAL"/>
        <w:numPr>
          <w:ilvl w:val="1"/>
          <w:numId w:val="1"/>
        </w:numPr>
        <w:jc w:val="left"/>
        <w:rPr>
          <w:rStyle w:val="hps"/>
          <w:rFonts w:ascii="Times New Roman" w:hAnsi="Times New Roman"/>
          <w:lang w:val="en-US"/>
        </w:rPr>
      </w:pPr>
      <w:r w:rsidRPr="00883FF3">
        <w:rPr>
          <w:rStyle w:val="hps"/>
          <w:rFonts w:ascii="Times New Roman" w:hAnsi="Times New Roman"/>
          <w:lang w:val="en-US"/>
        </w:rPr>
        <w:t>5 years of reporting period.</w:t>
      </w:r>
    </w:p>
    <w:p w14:paraId="6115B1D8" w14:textId="77777777" w:rsidR="006F7069" w:rsidRPr="00883FF3" w:rsidRDefault="006F7069" w:rsidP="006F7069">
      <w:pPr>
        <w:pStyle w:val="CELEFICNORMAL"/>
        <w:numPr>
          <w:ilvl w:val="1"/>
          <w:numId w:val="1"/>
        </w:numPr>
        <w:jc w:val="left"/>
        <w:rPr>
          <w:rStyle w:val="hps"/>
          <w:rFonts w:ascii="Times New Roman" w:hAnsi="Times New Roman"/>
          <w:lang w:val="en-US"/>
        </w:rPr>
      </w:pPr>
      <w:r w:rsidRPr="00883FF3">
        <w:rPr>
          <w:rStyle w:val="hps"/>
          <w:rFonts w:ascii="Times New Roman" w:hAnsi="Times New Roman"/>
          <w:lang w:val="en-US"/>
        </w:rPr>
        <w:t xml:space="preserve">Use of “avoided energy/cost” </w:t>
      </w:r>
      <w:commentRangeStart w:id="3"/>
      <w:r w:rsidRPr="00883FF3">
        <w:rPr>
          <w:rStyle w:val="hps"/>
          <w:rFonts w:ascii="Times New Roman" w:hAnsi="Times New Roman"/>
          <w:lang w:val="en-US"/>
        </w:rPr>
        <w:t>approach</w:t>
      </w:r>
      <w:commentRangeEnd w:id="3"/>
      <w:r>
        <w:rPr>
          <w:rStyle w:val="CommentReference"/>
          <w:rFonts w:ascii="Times New Roman" w:hAnsi="Times New Roman"/>
          <w:lang w:val="en-US"/>
        </w:rPr>
        <w:commentReference w:id="3"/>
      </w:r>
      <w:r w:rsidRPr="00883FF3">
        <w:rPr>
          <w:rStyle w:val="hps"/>
          <w:rFonts w:ascii="Times New Roman" w:hAnsi="Times New Roman"/>
          <w:lang w:val="en-US"/>
        </w:rPr>
        <w:t>.</w:t>
      </w:r>
      <w:commentRangeEnd w:id="2"/>
      <w:r>
        <w:rPr>
          <w:rStyle w:val="CommentReference"/>
          <w:rFonts w:ascii="Times New Roman" w:hAnsi="Times New Roman"/>
          <w:lang w:val="en-US"/>
        </w:rPr>
        <w:commentReference w:id="2"/>
      </w:r>
    </w:p>
    <w:p w14:paraId="3B6881E4" w14:textId="77777777" w:rsidR="006F7069" w:rsidRPr="00883FF3" w:rsidRDefault="006F7069" w:rsidP="006F7069">
      <w:pPr>
        <w:pStyle w:val="Heading3"/>
      </w:pPr>
      <w:r>
        <w:t xml:space="preserve">3. </w:t>
      </w:r>
      <w:r w:rsidRPr="00883FF3">
        <w:t>Assumptions</w:t>
      </w:r>
    </w:p>
    <w:p w14:paraId="334BCEDC" w14:textId="1C45EE6E" w:rsidR="006F7069" w:rsidRPr="00883FF3" w:rsidRDefault="006F7069" w:rsidP="006F7069">
      <w:pPr>
        <w:pStyle w:val="CELEFICNORMAL"/>
        <w:numPr>
          <w:ilvl w:val="0"/>
          <w:numId w:val="1"/>
        </w:numPr>
        <w:rPr>
          <w:rStyle w:val="hps"/>
          <w:rFonts w:ascii="Times New Roman" w:hAnsi="Times New Roman"/>
          <w:lang w:val="en-US"/>
        </w:rPr>
      </w:pPr>
      <w:r w:rsidRPr="00883FF3">
        <w:rPr>
          <w:rStyle w:val="hps"/>
          <w:rFonts w:ascii="Times New Roman" w:hAnsi="Times New Roman"/>
          <w:lang w:val="en-US"/>
        </w:rPr>
        <w:t>The range of data in the baseline period is sufficient to capture the behavior of energy use by covering tw</w:t>
      </w:r>
      <w:r>
        <w:rPr>
          <w:rStyle w:val="hps"/>
          <w:rFonts w:ascii="Times New Roman" w:hAnsi="Times New Roman"/>
          <w:lang w:val="en-US"/>
        </w:rPr>
        <w:t>o</w:t>
      </w:r>
      <w:r w:rsidRPr="00883FF3">
        <w:rPr>
          <w:rStyle w:val="hps"/>
          <w:rFonts w:ascii="Times New Roman" w:hAnsi="Times New Roman"/>
          <w:lang w:val="en-US"/>
        </w:rPr>
        <w:t xml:space="preserve"> </w:t>
      </w:r>
      <w:commentRangeStart w:id="4"/>
      <w:r w:rsidRPr="00883FF3">
        <w:rPr>
          <w:rStyle w:val="hps"/>
          <w:rFonts w:ascii="Times New Roman" w:hAnsi="Times New Roman"/>
          <w:lang w:val="en-US"/>
        </w:rPr>
        <w:t>natural</w:t>
      </w:r>
      <w:commentRangeEnd w:id="4"/>
      <w:r>
        <w:rPr>
          <w:rStyle w:val="CommentReference"/>
          <w:rFonts w:ascii="Times New Roman" w:hAnsi="Times New Roman"/>
          <w:lang w:val="en-US"/>
        </w:rPr>
        <w:commentReference w:id="4"/>
      </w:r>
      <w:r w:rsidRPr="00883FF3">
        <w:rPr>
          <w:rStyle w:val="hps"/>
          <w:rFonts w:ascii="Times New Roman" w:hAnsi="Times New Roman"/>
          <w:lang w:val="en-US"/>
        </w:rPr>
        <w:t xml:space="preserve"> years.</w:t>
      </w:r>
    </w:p>
    <w:p w14:paraId="7E4BAF40" w14:textId="627036FA" w:rsidR="006F7069" w:rsidRPr="00883FF3" w:rsidRDefault="006F7069" w:rsidP="00C4151D">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The data used in the development of baseline energy model are normally distributed and show no autocorrelation</w:t>
      </w:r>
      <w:r w:rsidR="00C4151D">
        <w:rPr>
          <w:rStyle w:val="hps"/>
          <w:rFonts w:ascii="Times New Roman" w:hAnsi="Times New Roman"/>
          <w:lang w:val="en-US"/>
        </w:rPr>
        <w:t xml:space="preserve"> (no </w:t>
      </w:r>
      <w:r w:rsidR="00C4151D" w:rsidRPr="00C4151D">
        <w:rPr>
          <w:rStyle w:val="hps"/>
          <w:rFonts w:ascii="Times New Roman" w:hAnsi="Times New Roman"/>
          <w:lang w:val="en-US"/>
        </w:rPr>
        <w:t>correlation between</w:t>
      </w:r>
      <w:r w:rsidR="00C4151D">
        <w:rPr>
          <w:rStyle w:val="hps"/>
          <w:rFonts w:ascii="Times New Roman" w:hAnsi="Times New Roman"/>
          <w:lang w:val="en-US"/>
        </w:rPr>
        <w:t xml:space="preserve"> monthly use data)</w:t>
      </w:r>
      <w:r w:rsidRPr="00883FF3">
        <w:rPr>
          <w:rStyle w:val="hps"/>
          <w:rFonts w:ascii="Times New Roman" w:hAnsi="Times New Roman"/>
          <w:lang w:val="en-US"/>
        </w:rPr>
        <w:t>.</w:t>
      </w:r>
    </w:p>
    <w:p w14:paraId="388F2894" w14:textId="77777777" w:rsidR="006F7069" w:rsidRPr="00883FF3" w:rsidRDefault="006F7069" w:rsidP="006F7069">
      <w:pPr>
        <w:pStyle w:val="CELEFICNORMAL"/>
        <w:numPr>
          <w:ilvl w:val="0"/>
          <w:numId w:val="1"/>
        </w:numPr>
        <w:rPr>
          <w:rStyle w:val="hps"/>
          <w:rFonts w:ascii="Times New Roman" w:hAnsi="Times New Roman"/>
          <w:lang w:val="en-US"/>
        </w:rPr>
      </w:pPr>
      <w:r w:rsidRPr="00883FF3">
        <w:rPr>
          <w:rStyle w:val="hps"/>
          <w:rFonts w:ascii="Times New Roman" w:hAnsi="Times New Roman"/>
          <w:lang w:val="en-US"/>
        </w:rPr>
        <w:t>Building occupancy range is properly covered with the baseline data.</w:t>
      </w:r>
    </w:p>
    <w:p w14:paraId="55A87A4B" w14:textId="77777777" w:rsidR="006F7069" w:rsidRDefault="006F7069" w:rsidP="006F7069">
      <w:pPr>
        <w:pStyle w:val="CELEFICNORMAL"/>
        <w:jc w:val="left"/>
        <w:rPr>
          <w:rFonts w:ascii="Times New Roman" w:hAnsi="Times New Roman"/>
          <w:lang w:val="en-US"/>
        </w:rPr>
      </w:pPr>
    </w:p>
    <w:p w14:paraId="7037AFF9" w14:textId="77777777" w:rsidR="00E57561" w:rsidRDefault="00E57561" w:rsidP="00E57561">
      <w:pPr>
        <w:pStyle w:val="Heading3"/>
      </w:pPr>
      <w:r>
        <w:t xml:space="preserve">4. </w:t>
      </w:r>
      <w:r w:rsidRPr="00883FF3">
        <w:t xml:space="preserve">Sources of </w:t>
      </w:r>
      <w:commentRangeStart w:id="5"/>
      <w:r w:rsidRPr="00883FF3">
        <w:t>Error</w:t>
      </w:r>
      <w:commentRangeEnd w:id="5"/>
      <w:r>
        <w:rPr>
          <w:rStyle w:val="CommentReference"/>
          <w:rFonts w:ascii="Times New Roman" w:hAnsi="Times New Roman"/>
          <w:smallCaps/>
        </w:rPr>
        <w:commentReference w:id="5"/>
      </w:r>
    </w:p>
    <w:p w14:paraId="23BEF7DD" w14:textId="77777777" w:rsidR="00E57561" w:rsidRDefault="00E57561" w:rsidP="006F7069">
      <w:pPr>
        <w:pStyle w:val="CELEFICNORMAL"/>
        <w:jc w:val="left"/>
        <w:rPr>
          <w:rFonts w:ascii="Times New Roman" w:hAnsi="Times New Roman"/>
          <w:lang w:val="en-US"/>
        </w:rPr>
      </w:pPr>
    </w:p>
    <w:p w14:paraId="4D31E981" w14:textId="0ED7E9F6" w:rsidR="006F7069" w:rsidRPr="00883FF3" w:rsidRDefault="006F7069" w:rsidP="00743E7C">
      <w:pPr>
        <w:pStyle w:val="tabletitle"/>
      </w:pPr>
      <w:r>
        <w:lastRenderedPageBreak/>
        <w:t>Table 1: Monthly Site Data</w:t>
      </w:r>
    </w:p>
    <w:tbl>
      <w:tblPr>
        <w:tblStyle w:val="LightList-Accent3"/>
        <w:tblW w:w="5569" w:type="pct"/>
        <w:tblInd w:w="-190" w:type="dxa"/>
        <w:tblLayout w:type="fixed"/>
        <w:tblLook w:val="04E0" w:firstRow="1" w:lastRow="1" w:firstColumn="1" w:lastColumn="0" w:noHBand="0" w:noVBand="1"/>
      </w:tblPr>
      <w:tblGrid>
        <w:gridCol w:w="911"/>
        <w:gridCol w:w="1232"/>
        <w:gridCol w:w="739"/>
        <w:gridCol w:w="1529"/>
        <w:gridCol w:w="990"/>
        <w:gridCol w:w="1032"/>
        <w:gridCol w:w="909"/>
        <w:gridCol w:w="1119"/>
        <w:gridCol w:w="988"/>
      </w:tblGrid>
      <w:tr w:rsidR="000F39BF" w:rsidRPr="006F7069" w14:paraId="3F11FD6A" w14:textId="77777777" w:rsidTr="006F7069">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3BE11703" w14:textId="77777777" w:rsidR="00953240" w:rsidRPr="006F7069" w:rsidRDefault="00953240" w:rsidP="004769CA">
            <w:pPr>
              <w:jc w:val="center"/>
              <w:rPr>
                <w:i/>
                <w:iCs/>
                <w:color w:val="FFFFFF"/>
                <w:sz w:val="18"/>
                <w:szCs w:val="18"/>
              </w:rPr>
            </w:pPr>
            <w:r w:rsidRPr="006F7069">
              <w:rPr>
                <w:i/>
                <w:iCs/>
                <w:color w:val="FFFFFF"/>
                <w:sz w:val="18"/>
                <w:szCs w:val="18"/>
              </w:rPr>
              <w:t>M</w:t>
            </w:r>
            <w:r w:rsidR="004769CA" w:rsidRPr="006F7069">
              <w:rPr>
                <w:i/>
                <w:iCs/>
                <w:color w:val="FFFFFF"/>
                <w:sz w:val="18"/>
                <w:szCs w:val="18"/>
              </w:rPr>
              <w:t>onth</w:t>
            </w:r>
          </w:p>
        </w:tc>
        <w:tc>
          <w:tcPr>
            <w:tcW w:w="652" w:type="pct"/>
            <w:noWrap/>
            <w:vAlign w:val="center"/>
            <w:hideMark/>
          </w:tcPr>
          <w:p w14:paraId="453C8F94" w14:textId="4D2D3238" w:rsidR="00953240" w:rsidRPr="006F7069" w:rsidRDefault="008A5F66" w:rsidP="008A5F66">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r w:rsidRPr="006F7069">
              <w:rPr>
                <w:i/>
                <w:iCs/>
                <w:color w:val="FFFFFF"/>
                <w:sz w:val="18"/>
                <w:szCs w:val="18"/>
              </w:rPr>
              <w:t>Use</w:t>
            </w:r>
            <w:r w:rsidR="004769CA" w:rsidRPr="006F7069">
              <w:rPr>
                <w:i/>
                <w:iCs/>
                <w:color w:val="FFFFFF"/>
                <w:sz w:val="18"/>
                <w:szCs w:val="18"/>
              </w:rPr>
              <w:t xml:space="preserve"> </w:t>
            </w:r>
            <w:r w:rsidR="00953240" w:rsidRPr="006F7069">
              <w:rPr>
                <w:i/>
                <w:iCs/>
                <w:color w:val="FFFFFF"/>
                <w:sz w:val="18"/>
                <w:szCs w:val="18"/>
              </w:rPr>
              <w:t>(kWh)</w:t>
            </w:r>
          </w:p>
        </w:tc>
        <w:tc>
          <w:tcPr>
            <w:tcW w:w="391" w:type="pct"/>
            <w:noWrap/>
            <w:vAlign w:val="center"/>
            <w:hideMark/>
          </w:tcPr>
          <w:p w14:paraId="3F5CFF8D" w14:textId="77777777" w:rsidR="00953240" w:rsidRPr="006F7069" w:rsidRDefault="00953240" w:rsidP="004769CA">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r w:rsidRPr="006F7069">
              <w:rPr>
                <w:i/>
                <w:iCs/>
                <w:color w:val="FFFFFF"/>
                <w:sz w:val="18"/>
                <w:szCs w:val="18"/>
              </w:rPr>
              <w:t>D</w:t>
            </w:r>
            <w:r w:rsidR="004769CA" w:rsidRPr="006F7069">
              <w:rPr>
                <w:i/>
                <w:iCs/>
                <w:color w:val="FFFFFF"/>
                <w:sz w:val="18"/>
                <w:szCs w:val="18"/>
              </w:rPr>
              <w:t>ays</w:t>
            </w:r>
          </w:p>
        </w:tc>
        <w:tc>
          <w:tcPr>
            <w:tcW w:w="809" w:type="pct"/>
            <w:noWrap/>
            <w:vAlign w:val="center"/>
            <w:hideMark/>
          </w:tcPr>
          <w:p w14:paraId="6DC49571" w14:textId="77777777" w:rsidR="00953240" w:rsidRPr="006F7069" w:rsidRDefault="00953240" w:rsidP="001171EE">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proofErr w:type="spellStart"/>
            <w:r w:rsidRPr="006F7069">
              <w:rPr>
                <w:i/>
                <w:iCs/>
                <w:color w:val="FFFFFF"/>
                <w:sz w:val="18"/>
                <w:szCs w:val="18"/>
              </w:rPr>
              <w:t>O</w:t>
            </w:r>
            <w:r w:rsidR="001171EE" w:rsidRPr="006F7069">
              <w:rPr>
                <w:i/>
                <w:iCs/>
                <w:color w:val="FFFFFF"/>
                <w:sz w:val="18"/>
                <w:szCs w:val="18"/>
              </w:rPr>
              <w:t>ccupnacy</w:t>
            </w:r>
            <w:proofErr w:type="spellEnd"/>
            <w:r w:rsidR="001171EE" w:rsidRPr="006F7069">
              <w:rPr>
                <w:i/>
                <w:iCs/>
                <w:color w:val="FFFFFF"/>
                <w:sz w:val="18"/>
                <w:szCs w:val="18"/>
              </w:rPr>
              <w:t xml:space="preserve"> </w:t>
            </w:r>
            <w:r w:rsidRPr="006F7069">
              <w:rPr>
                <w:i/>
                <w:iCs/>
                <w:color w:val="FFFFFF"/>
                <w:sz w:val="18"/>
                <w:szCs w:val="18"/>
              </w:rPr>
              <w:t>(Asist./m</w:t>
            </w:r>
            <w:r w:rsidR="001171EE" w:rsidRPr="006F7069">
              <w:rPr>
                <w:i/>
                <w:iCs/>
                <w:color w:val="FFFFFF"/>
                <w:sz w:val="18"/>
                <w:szCs w:val="18"/>
              </w:rPr>
              <w:t>onth</w:t>
            </w:r>
            <w:r w:rsidRPr="006F7069">
              <w:rPr>
                <w:i/>
                <w:iCs/>
                <w:color w:val="FFFFFF"/>
                <w:sz w:val="18"/>
                <w:szCs w:val="18"/>
              </w:rPr>
              <w:t>)</w:t>
            </w:r>
          </w:p>
        </w:tc>
        <w:tc>
          <w:tcPr>
            <w:tcW w:w="524" w:type="pct"/>
            <w:noWrap/>
            <w:vAlign w:val="center"/>
            <w:hideMark/>
          </w:tcPr>
          <w:p w14:paraId="29A60C5C" w14:textId="77777777" w:rsidR="00953240" w:rsidRPr="006F7069" w:rsidRDefault="001171EE" w:rsidP="001171EE">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r w:rsidRPr="006F7069">
              <w:rPr>
                <w:i/>
                <w:iCs/>
                <w:color w:val="FFFFFF"/>
                <w:sz w:val="18"/>
                <w:szCs w:val="18"/>
              </w:rPr>
              <w:t xml:space="preserve">Average </w:t>
            </w:r>
            <w:r w:rsidR="00953240" w:rsidRPr="006F7069">
              <w:rPr>
                <w:i/>
                <w:iCs/>
                <w:color w:val="FFFFFF"/>
                <w:sz w:val="18"/>
                <w:szCs w:val="18"/>
              </w:rPr>
              <w:t>Temp (ºC)</w:t>
            </w:r>
          </w:p>
        </w:tc>
        <w:tc>
          <w:tcPr>
            <w:tcW w:w="546" w:type="pct"/>
            <w:noWrap/>
            <w:vAlign w:val="center"/>
            <w:hideMark/>
          </w:tcPr>
          <w:p w14:paraId="6234E615" w14:textId="77777777" w:rsidR="00953240" w:rsidRPr="006F7069" w:rsidRDefault="001171EE" w:rsidP="00C80B36">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r w:rsidRPr="006F7069">
              <w:rPr>
                <w:i/>
                <w:iCs/>
                <w:color w:val="FFFFFF"/>
                <w:sz w:val="18"/>
                <w:szCs w:val="18"/>
              </w:rPr>
              <w:t>RH</w:t>
            </w:r>
            <w:r w:rsidR="00953240" w:rsidRPr="006F7069">
              <w:rPr>
                <w:i/>
                <w:iCs/>
                <w:color w:val="FFFFFF"/>
                <w:sz w:val="18"/>
                <w:szCs w:val="18"/>
              </w:rPr>
              <w:t xml:space="preserve"> (%)</w:t>
            </w:r>
          </w:p>
        </w:tc>
        <w:tc>
          <w:tcPr>
            <w:tcW w:w="481" w:type="pct"/>
            <w:noWrap/>
            <w:vAlign w:val="center"/>
            <w:hideMark/>
          </w:tcPr>
          <w:p w14:paraId="226BAA78" w14:textId="77777777" w:rsidR="00953240" w:rsidRPr="006F7069" w:rsidRDefault="001171EE" w:rsidP="001171EE">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r w:rsidRPr="006F7069">
              <w:rPr>
                <w:i/>
                <w:iCs/>
                <w:color w:val="FFFFFF"/>
                <w:sz w:val="18"/>
                <w:szCs w:val="18"/>
              </w:rPr>
              <w:t xml:space="preserve">Wind speed </w:t>
            </w:r>
            <w:r w:rsidR="00953240" w:rsidRPr="006F7069">
              <w:rPr>
                <w:i/>
                <w:iCs/>
                <w:color w:val="FFFFFF"/>
                <w:sz w:val="18"/>
                <w:szCs w:val="18"/>
              </w:rPr>
              <w:t>(m/s)</w:t>
            </w:r>
          </w:p>
        </w:tc>
        <w:tc>
          <w:tcPr>
            <w:tcW w:w="592" w:type="pct"/>
            <w:noWrap/>
            <w:vAlign w:val="center"/>
            <w:hideMark/>
          </w:tcPr>
          <w:p w14:paraId="17777438" w14:textId="77777777" w:rsidR="00953240" w:rsidRPr="006F7069" w:rsidRDefault="001171EE" w:rsidP="00C80B36">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r w:rsidRPr="006F7069">
              <w:rPr>
                <w:i/>
                <w:iCs/>
                <w:color w:val="FFFFFF"/>
                <w:sz w:val="18"/>
                <w:szCs w:val="18"/>
              </w:rPr>
              <w:t>Solar r</w:t>
            </w:r>
            <w:r w:rsidR="00953240" w:rsidRPr="006F7069">
              <w:rPr>
                <w:i/>
                <w:iCs/>
                <w:color w:val="FFFFFF"/>
                <w:sz w:val="18"/>
                <w:szCs w:val="18"/>
              </w:rPr>
              <w:t>ad</w:t>
            </w:r>
            <w:r w:rsidRPr="006F7069">
              <w:rPr>
                <w:i/>
                <w:iCs/>
                <w:color w:val="FFFFFF"/>
                <w:sz w:val="18"/>
                <w:szCs w:val="18"/>
              </w:rPr>
              <w:t>iation</w:t>
            </w:r>
            <w:r w:rsidR="00953240" w:rsidRPr="006F7069">
              <w:rPr>
                <w:i/>
                <w:iCs/>
                <w:color w:val="FFFFFF"/>
                <w:sz w:val="18"/>
                <w:szCs w:val="18"/>
              </w:rPr>
              <w:t xml:space="preserve"> (MJ/m2)</w:t>
            </w:r>
          </w:p>
        </w:tc>
        <w:tc>
          <w:tcPr>
            <w:tcW w:w="523" w:type="pct"/>
            <w:noWrap/>
            <w:vAlign w:val="center"/>
            <w:hideMark/>
          </w:tcPr>
          <w:p w14:paraId="5CB24BC7" w14:textId="77777777" w:rsidR="00953240" w:rsidRPr="006F7069" w:rsidRDefault="00953240" w:rsidP="00C80B36">
            <w:pPr>
              <w:jc w:val="center"/>
              <w:cnfStyle w:val="100000000000" w:firstRow="1" w:lastRow="0" w:firstColumn="0" w:lastColumn="0" w:oddVBand="0" w:evenVBand="0" w:oddHBand="0" w:evenHBand="0" w:firstRowFirstColumn="0" w:firstRowLastColumn="0" w:lastRowFirstColumn="0" w:lastRowLastColumn="0"/>
              <w:rPr>
                <w:i/>
                <w:iCs/>
                <w:color w:val="FFFFFF"/>
                <w:sz w:val="18"/>
                <w:szCs w:val="18"/>
              </w:rPr>
            </w:pPr>
            <w:proofErr w:type="spellStart"/>
            <w:r w:rsidRPr="006F7069">
              <w:rPr>
                <w:i/>
                <w:iCs/>
                <w:color w:val="FFFFFF"/>
                <w:sz w:val="18"/>
                <w:szCs w:val="18"/>
              </w:rPr>
              <w:t>Eto</w:t>
            </w:r>
            <w:proofErr w:type="spellEnd"/>
            <w:r w:rsidRPr="006F7069">
              <w:rPr>
                <w:i/>
                <w:iCs/>
                <w:color w:val="FFFFFF"/>
                <w:sz w:val="18"/>
                <w:szCs w:val="18"/>
              </w:rPr>
              <w:t xml:space="preserve"> (mm)</w:t>
            </w:r>
          </w:p>
        </w:tc>
      </w:tr>
      <w:tr w:rsidR="000F39BF" w:rsidRPr="006F7069" w14:paraId="044ED749"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3033A978" w14:textId="77777777" w:rsidR="00953240" w:rsidRPr="006F7069" w:rsidRDefault="002E1E69" w:rsidP="00C80B36">
            <w:pPr>
              <w:jc w:val="center"/>
              <w:rPr>
                <w:i/>
                <w:iCs/>
                <w:color w:val="000000"/>
                <w:sz w:val="18"/>
                <w:szCs w:val="18"/>
              </w:rPr>
            </w:pPr>
            <w:r w:rsidRPr="006F7069">
              <w:rPr>
                <w:i/>
                <w:iCs/>
                <w:color w:val="000000"/>
                <w:sz w:val="18"/>
                <w:szCs w:val="18"/>
              </w:rPr>
              <w:t>jan</w:t>
            </w:r>
            <w:r w:rsidR="00953240" w:rsidRPr="006F7069">
              <w:rPr>
                <w:i/>
                <w:iCs/>
                <w:color w:val="000000"/>
                <w:sz w:val="18"/>
                <w:szCs w:val="18"/>
              </w:rPr>
              <w:t>-12</w:t>
            </w:r>
          </w:p>
        </w:tc>
        <w:tc>
          <w:tcPr>
            <w:tcW w:w="652" w:type="pct"/>
            <w:noWrap/>
            <w:vAlign w:val="center"/>
            <w:hideMark/>
          </w:tcPr>
          <w:p w14:paraId="48F931E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579.651</w:t>
            </w:r>
          </w:p>
        </w:tc>
        <w:tc>
          <w:tcPr>
            <w:tcW w:w="391" w:type="pct"/>
            <w:noWrap/>
            <w:vAlign w:val="center"/>
            <w:hideMark/>
          </w:tcPr>
          <w:p w14:paraId="1AFBD4BE"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4A1D397E" w14:textId="44369331" w:rsidR="00953240" w:rsidRPr="006F7069" w:rsidRDefault="008A5F66"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1.006.401</w:t>
            </w:r>
          </w:p>
        </w:tc>
        <w:tc>
          <w:tcPr>
            <w:tcW w:w="524" w:type="pct"/>
            <w:noWrap/>
            <w:vAlign w:val="center"/>
            <w:hideMark/>
          </w:tcPr>
          <w:p w14:paraId="5E3360A7"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3,89</w:t>
            </w:r>
          </w:p>
        </w:tc>
        <w:tc>
          <w:tcPr>
            <w:tcW w:w="546" w:type="pct"/>
            <w:noWrap/>
            <w:vAlign w:val="center"/>
            <w:hideMark/>
          </w:tcPr>
          <w:p w14:paraId="740FC440"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76,90</w:t>
            </w:r>
          </w:p>
        </w:tc>
        <w:tc>
          <w:tcPr>
            <w:tcW w:w="481" w:type="pct"/>
            <w:noWrap/>
            <w:vAlign w:val="center"/>
            <w:hideMark/>
          </w:tcPr>
          <w:p w14:paraId="1BE8C66F"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1,50</w:t>
            </w:r>
          </w:p>
        </w:tc>
        <w:tc>
          <w:tcPr>
            <w:tcW w:w="592" w:type="pct"/>
            <w:noWrap/>
            <w:vAlign w:val="center"/>
            <w:hideMark/>
          </w:tcPr>
          <w:p w14:paraId="4C115B7A"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8,84</w:t>
            </w:r>
          </w:p>
        </w:tc>
        <w:tc>
          <w:tcPr>
            <w:tcW w:w="523" w:type="pct"/>
            <w:noWrap/>
            <w:vAlign w:val="center"/>
            <w:hideMark/>
          </w:tcPr>
          <w:p w14:paraId="50EF3847"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33,19</w:t>
            </w:r>
          </w:p>
        </w:tc>
      </w:tr>
      <w:tr w:rsidR="000F39BF" w:rsidRPr="006F7069" w14:paraId="38EB19A2"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5FA5B6AD" w14:textId="77777777" w:rsidR="00953240" w:rsidRPr="006F7069" w:rsidRDefault="00953240" w:rsidP="00C80B36">
            <w:pPr>
              <w:jc w:val="center"/>
              <w:rPr>
                <w:i/>
                <w:iCs/>
                <w:color w:val="000000"/>
                <w:sz w:val="18"/>
                <w:szCs w:val="18"/>
              </w:rPr>
            </w:pPr>
            <w:r w:rsidRPr="006F7069">
              <w:rPr>
                <w:i/>
                <w:iCs/>
                <w:color w:val="000000"/>
                <w:sz w:val="18"/>
                <w:szCs w:val="18"/>
              </w:rPr>
              <w:t>feb-12</w:t>
            </w:r>
          </w:p>
        </w:tc>
        <w:tc>
          <w:tcPr>
            <w:tcW w:w="652" w:type="pct"/>
            <w:noWrap/>
            <w:vAlign w:val="center"/>
            <w:hideMark/>
          </w:tcPr>
          <w:p w14:paraId="735DFCA9"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594.073</w:t>
            </w:r>
          </w:p>
        </w:tc>
        <w:tc>
          <w:tcPr>
            <w:tcW w:w="391" w:type="pct"/>
            <w:noWrap/>
            <w:vAlign w:val="center"/>
            <w:hideMark/>
          </w:tcPr>
          <w:p w14:paraId="77B2DC39"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29</w:t>
            </w:r>
          </w:p>
        </w:tc>
        <w:tc>
          <w:tcPr>
            <w:tcW w:w="809" w:type="pct"/>
            <w:noWrap/>
            <w:vAlign w:val="center"/>
            <w:hideMark/>
          </w:tcPr>
          <w:p w14:paraId="23B7683A" w14:textId="7F3FDDBA" w:rsidR="00953240" w:rsidRPr="006F7069" w:rsidRDefault="00953240" w:rsidP="008A5F6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654.359</w:t>
            </w:r>
          </w:p>
        </w:tc>
        <w:tc>
          <w:tcPr>
            <w:tcW w:w="524" w:type="pct"/>
            <w:noWrap/>
            <w:vAlign w:val="center"/>
            <w:hideMark/>
          </w:tcPr>
          <w:p w14:paraId="4E2633BD"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4,08</w:t>
            </w:r>
          </w:p>
        </w:tc>
        <w:tc>
          <w:tcPr>
            <w:tcW w:w="546" w:type="pct"/>
            <w:noWrap/>
            <w:vAlign w:val="center"/>
            <w:hideMark/>
          </w:tcPr>
          <w:p w14:paraId="2A9BBC1E"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51,74</w:t>
            </w:r>
          </w:p>
        </w:tc>
        <w:tc>
          <w:tcPr>
            <w:tcW w:w="481" w:type="pct"/>
            <w:noWrap/>
            <w:vAlign w:val="center"/>
            <w:hideMark/>
          </w:tcPr>
          <w:p w14:paraId="338C984D"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2,73</w:t>
            </w:r>
          </w:p>
        </w:tc>
        <w:tc>
          <w:tcPr>
            <w:tcW w:w="592" w:type="pct"/>
            <w:noWrap/>
            <w:vAlign w:val="center"/>
            <w:hideMark/>
          </w:tcPr>
          <w:p w14:paraId="33BB8DCD"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12,92</w:t>
            </w:r>
          </w:p>
        </w:tc>
        <w:tc>
          <w:tcPr>
            <w:tcW w:w="523" w:type="pct"/>
            <w:noWrap/>
            <w:vAlign w:val="center"/>
            <w:hideMark/>
          </w:tcPr>
          <w:p w14:paraId="3D3BC46B"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61,47</w:t>
            </w:r>
          </w:p>
        </w:tc>
      </w:tr>
      <w:tr w:rsidR="000F39BF" w:rsidRPr="006F7069" w14:paraId="7121CF98"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2E4330BF" w14:textId="77777777" w:rsidR="00953240" w:rsidRPr="006F7069" w:rsidRDefault="00953240" w:rsidP="00C80B36">
            <w:pPr>
              <w:jc w:val="center"/>
              <w:rPr>
                <w:i/>
                <w:iCs/>
                <w:color w:val="000000"/>
                <w:sz w:val="18"/>
                <w:szCs w:val="18"/>
              </w:rPr>
            </w:pPr>
            <w:r w:rsidRPr="006F7069">
              <w:rPr>
                <w:i/>
                <w:iCs/>
                <w:color w:val="000000"/>
                <w:sz w:val="18"/>
                <w:szCs w:val="18"/>
              </w:rPr>
              <w:t>mar-12</w:t>
            </w:r>
          </w:p>
        </w:tc>
        <w:tc>
          <w:tcPr>
            <w:tcW w:w="652" w:type="pct"/>
            <w:noWrap/>
            <w:vAlign w:val="center"/>
            <w:hideMark/>
          </w:tcPr>
          <w:p w14:paraId="62B1E182"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564.725</w:t>
            </w:r>
          </w:p>
        </w:tc>
        <w:tc>
          <w:tcPr>
            <w:tcW w:w="391" w:type="pct"/>
            <w:noWrap/>
            <w:vAlign w:val="center"/>
            <w:hideMark/>
          </w:tcPr>
          <w:p w14:paraId="5D251510"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72A5E2AC" w14:textId="0578A785" w:rsidR="00953240" w:rsidRPr="006F7069" w:rsidRDefault="00953240" w:rsidP="008A5F6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680.281</w:t>
            </w:r>
          </w:p>
        </w:tc>
        <w:tc>
          <w:tcPr>
            <w:tcW w:w="524" w:type="pct"/>
            <w:noWrap/>
            <w:vAlign w:val="center"/>
            <w:hideMark/>
          </w:tcPr>
          <w:p w14:paraId="60F5D4D9"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10,28</w:t>
            </w:r>
          </w:p>
        </w:tc>
        <w:tc>
          <w:tcPr>
            <w:tcW w:w="546" w:type="pct"/>
            <w:noWrap/>
            <w:vAlign w:val="center"/>
            <w:hideMark/>
          </w:tcPr>
          <w:p w14:paraId="51F3661E"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50,88</w:t>
            </w:r>
          </w:p>
        </w:tc>
        <w:tc>
          <w:tcPr>
            <w:tcW w:w="481" w:type="pct"/>
            <w:noWrap/>
            <w:vAlign w:val="center"/>
            <w:hideMark/>
          </w:tcPr>
          <w:p w14:paraId="01A16C3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1,86</w:t>
            </w:r>
          </w:p>
        </w:tc>
        <w:tc>
          <w:tcPr>
            <w:tcW w:w="592" w:type="pct"/>
            <w:noWrap/>
            <w:vAlign w:val="center"/>
            <w:hideMark/>
          </w:tcPr>
          <w:p w14:paraId="28C108E5"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17,71</w:t>
            </w:r>
          </w:p>
        </w:tc>
        <w:tc>
          <w:tcPr>
            <w:tcW w:w="523" w:type="pct"/>
            <w:noWrap/>
            <w:vAlign w:val="center"/>
            <w:hideMark/>
          </w:tcPr>
          <w:p w14:paraId="107EF24B"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95,94</w:t>
            </w:r>
          </w:p>
        </w:tc>
      </w:tr>
      <w:tr w:rsidR="000F39BF" w:rsidRPr="006F7069" w14:paraId="51E3CD12"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3925E016" w14:textId="77777777" w:rsidR="00953240" w:rsidRPr="006F7069" w:rsidRDefault="00953240" w:rsidP="002E1E69">
            <w:pPr>
              <w:jc w:val="center"/>
              <w:rPr>
                <w:i/>
                <w:iCs/>
                <w:color w:val="000000"/>
                <w:sz w:val="18"/>
                <w:szCs w:val="18"/>
              </w:rPr>
            </w:pPr>
            <w:r w:rsidRPr="006F7069">
              <w:rPr>
                <w:i/>
                <w:iCs/>
                <w:color w:val="000000"/>
                <w:sz w:val="18"/>
                <w:szCs w:val="18"/>
              </w:rPr>
              <w:t>a</w:t>
            </w:r>
            <w:r w:rsidR="002E1E69" w:rsidRPr="006F7069">
              <w:rPr>
                <w:i/>
                <w:iCs/>
                <w:color w:val="000000"/>
                <w:sz w:val="18"/>
                <w:szCs w:val="18"/>
              </w:rPr>
              <w:t>p</w:t>
            </w:r>
            <w:r w:rsidRPr="006F7069">
              <w:rPr>
                <w:i/>
                <w:iCs/>
                <w:color w:val="000000"/>
                <w:sz w:val="18"/>
                <w:szCs w:val="18"/>
              </w:rPr>
              <w:t>r-12</w:t>
            </w:r>
          </w:p>
        </w:tc>
        <w:tc>
          <w:tcPr>
            <w:tcW w:w="652" w:type="pct"/>
            <w:noWrap/>
            <w:vAlign w:val="center"/>
            <w:hideMark/>
          </w:tcPr>
          <w:p w14:paraId="7D12706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496.578</w:t>
            </w:r>
          </w:p>
        </w:tc>
        <w:tc>
          <w:tcPr>
            <w:tcW w:w="391" w:type="pct"/>
            <w:noWrap/>
            <w:vAlign w:val="center"/>
            <w:hideMark/>
          </w:tcPr>
          <w:p w14:paraId="476EF30A"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066E9563" w14:textId="054BA496" w:rsidR="00953240" w:rsidRPr="006F7069" w:rsidRDefault="00953240" w:rsidP="008A5F6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679.402</w:t>
            </w:r>
          </w:p>
        </w:tc>
        <w:tc>
          <w:tcPr>
            <w:tcW w:w="524" w:type="pct"/>
            <w:noWrap/>
            <w:vAlign w:val="center"/>
            <w:hideMark/>
          </w:tcPr>
          <w:p w14:paraId="5B65A6C5"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11,11</w:t>
            </w:r>
          </w:p>
        </w:tc>
        <w:tc>
          <w:tcPr>
            <w:tcW w:w="546" w:type="pct"/>
            <w:noWrap/>
            <w:vAlign w:val="center"/>
            <w:hideMark/>
          </w:tcPr>
          <w:p w14:paraId="65BBA90F"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63,92</w:t>
            </w:r>
          </w:p>
        </w:tc>
        <w:tc>
          <w:tcPr>
            <w:tcW w:w="481" w:type="pct"/>
            <w:noWrap/>
            <w:vAlign w:val="center"/>
            <w:hideMark/>
          </w:tcPr>
          <w:p w14:paraId="6B5187F4"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2,97</w:t>
            </w:r>
          </w:p>
        </w:tc>
        <w:tc>
          <w:tcPr>
            <w:tcW w:w="592" w:type="pct"/>
            <w:noWrap/>
            <w:vAlign w:val="center"/>
            <w:hideMark/>
          </w:tcPr>
          <w:p w14:paraId="31D97DDF"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17,92</w:t>
            </w:r>
          </w:p>
        </w:tc>
        <w:tc>
          <w:tcPr>
            <w:tcW w:w="523" w:type="pct"/>
            <w:noWrap/>
            <w:vAlign w:val="center"/>
            <w:hideMark/>
          </w:tcPr>
          <w:p w14:paraId="7FBEB2F1"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99,69</w:t>
            </w:r>
          </w:p>
        </w:tc>
      </w:tr>
      <w:tr w:rsidR="000F39BF" w:rsidRPr="006F7069" w14:paraId="68DD6B9F"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2B3F1FC1" w14:textId="77777777" w:rsidR="00953240" w:rsidRPr="006F7069" w:rsidRDefault="00953240" w:rsidP="00C80B36">
            <w:pPr>
              <w:jc w:val="center"/>
              <w:rPr>
                <w:i/>
                <w:iCs/>
                <w:color w:val="000000"/>
                <w:sz w:val="18"/>
                <w:szCs w:val="18"/>
              </w:rPr>
            </w:pPr>
            <w:r w:rsidRPr="006F7069">
              <w:rPr>
                <w:i/>
                <w:iCs/>
                <w:color w:val="000000"/>
                <w:sz w:val="18"/>
                <w:szCs w:val="18"/>
              </w:rPr>
              <w:t>may-12</w:t>
            </w:r>
          </w:p>
        </w:tc>
        <w:tc>
          <w:tcPr>
            <w:tcW w:w="652" w:type="pct"/>
            <w:noWrap/>
            <w:vAlign w:val="center"/>
            <w:hideMark/>
          </w:tcPr>
          <w:p w14:paraId="2FB1FE6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572.999</w:t>
            </w:r>
          </w:p>
        </w:tc>
        <w:tc>
          <w:tcPr>
            <w:tcW w:w="391" w:type="pct"/>
            <w:noWrap/>
            <w:vAlign w:val="center"/>
            <w:hideMark/>
          </w:tcPr>
          <w:p w14:paraId="5A78FC8C"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6E7D65DE" w14:textId="31622F62" w:rsidR="00953240" w:rsidRPr="006F7069" w:rsidRDefault="00953240" w:rsidP="008A5F6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671.193</w:t>
            </w:r>
          </w:p>
        </w:tc>
        <w:tc>
          <w:tcPr>
            <w:tcW w:w="524" w:type="pct"/>
            <w:noWrap/>
            <w:vAlign w:val="center"/>
            <w:hideMark/>
          </w:tcPr>
          <w:p w14:paraId="5BB9DBC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17,94</w:t>
            </w:r>
          </w:p>
        </w:tc>
        <w:tc>
          <w:tcPr>
            <w:tcW w:w="546" w:type="pct"/>
            <w:noWrap/>
            <w:vAlign w:val="center"/>
            <w:hideMark/>
          </w:tcPr>
          <w:p w14:paraId="04312AF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53,77</w:t>
            </w:r>
          </w:p>
        </w:tc>
        <w:tc>
          <w:tcPr>
            <w:tcW w:w="481" w:type="pct"/>
            <w:noWrap/>
            <w:vAlign w:val="center"/>
            <w:hideMark/>
          </w:tcPr>
          <w:p w14:paraId="6D4974F5"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1,77</w:t>
            </w:r>
          </w:p>
        </w:tc>
        <w:tc>
          <w:tcPr>
            <w:tcW w:w="592" w:type="pct"/>
            <w:noWrap/>
            <w:vAlign w:val="center"/>
            <w:hideMark/>
          </w:tcPr>
          <w:p w14:paraId="3618BC30"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24,66</w:t>
            </w:r>
          </w:p>
        </w:tc>
        <w:tc>
          <w:tcPr>
            <w:tcW w:w="523" w:type="pct"/>
            <w:noWrap/>
            <w:vAlign w:val="center"/>
            <w:hideMark/>
          </w:tcPr>
          <w:p w14:paraId="6DF8478A"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154,58</w:t>
            </w:r>
          </w:p>
        </w:tc>
      </w:tr>
      <w:tr w:rsidR="000F39BF" w:rsidRPr="006F7069" w14:paraId="0D863F63"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1176A195" w14:textId="77777777" w:rsidR="00953240" w:rsidRPr="006F7069" w:rsidRDefault="00953240" w:rsidP="00C80B36">
            <w:pPr>
              <w:jc w:val="center"/>
              <w:rPr>
                <w:i/>
                <w:iCs/>
                <w:color w:val="000000"/>
                <w:sz w:val="18"/>
                <w:szCs w:val="18"/>
              </w:rPr>
            </w:pPr>
            <w:r w:rsidRPr="006F7069">
              <w:rPr>
                <w:i/>
                <w:iCs/>
                <w:color w:val="000000"/>
                <w:sz w:val="18"/>
                <w:szCs w:val="18"/>
              </w:rPr>
              <w:t>jun-12</w:t>
            </w:r>
          </w:p>
        </w:tc>
        <w:tc>
          <w:tcPr>
            <w:tcW w:w="652" w:type="pct"/>
            <w:noWrap/>
            <w:vAlign w:val="center"/>
            <w:hideMark/>
          </w:tcPr>
          <w:p w14:paraId="0F219D69"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614.323</w:t>
            </w:r>
          </w:p>
        </w:tc>
        <w:tc>
          <w:tcPr>
            <w:tcW w:w="391" w:type="pct"/>
            <w:noWrap/>
            <w:vAlign w:val="center"/>
            <w:hideMark/>
          </w:tcPr>
          <w:p w14:paraId="17A0752D"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01BC0363" w14:textId="14615B73" w:rsidR="00953240" w:rsidRPr="006F7069" w:rsidRDefault="00953240" w:rsidP="008A5F6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672.679</w:t>
            </w:r>
          </w:p>
        </w:tc>
        <w:tc>
          <w:tcPr>
            <w:tcW w:w="524" w:type="pct"/>
            <w:noWrap/>
            <w:vAlign w:val="center"/>
            <w:hideMark/>
          </w:tcPr>
          <w:p w14:paraId="24DA9DBF"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23,17</w:t>
            </w:r>
          </w:p>
        </w:tc>
        <w:tc>
          <w:tcPr>
            <w:tcW w:w="546" w:type="pct"/>
            <w:noWrap/>
            <w:vAlign w:val="center"/>
            <w:hideMark/>
          </w:tcPr>
          <w:p w14:paraId="71E26561"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40,79</w:t>
            </w:r>
          </w:p>
        </w:tc>
        <w:tc>
          <w:tcPr>
            <w:tcW w:w="481" w:type="pct"/>
            <w:noWrap/>
            <w:vAlign w:val="center"/>
            <w:hideMark/>
          </w:tcPr>
          <w:p w14:paraId="1558258A"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1,85</w:t>
            </w:r>
          </w:p>
        </w:tc>
        <w:tc>
          <w:tcPr>
            <w:tcW w:w="592" w:type="pct"/>
            <w:noWrap/>
            <w:vAlign w:val="center"/>
            <w:hideMark/>
          </w:tcPr>
          <w:p w14:paraId="71A4D6CD"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26,73</w:t>
            </w:r>
          </w:p>
        </w:tc>
        <w:tc>
          <w:tcPr>
            <w:tcW w:w="523" w:type="pct"/>
            <w:noWrap/>
            <w:vAlign w:val="center"/>
            <w:hideMark/>
          </w:tcPr>
          <w:p w14:paraId="5BD1751A"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185,75</w:t>
            </w:r>
          </w:p>
        </w:tc>
      </w:tr>
      <w:tr w:rsidR="000F39BF" w:rsidRPr="006F7069" w14:paraId="26B874A1"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723A83BE" w14:textId="77777777" w:rsidR="00953240" w:rsidRPr="006F7069" w:rsidRDefault="00953240" w:rsidP="00C80B36">
            <w:pPr>
              <w:jc w:val="center"/>
              <w:rPr>
                <w:i/>
                <w:iCs/>
                <w:color w:val="000000"/>
                <w:sz w:val="18"/>
                <w:szCs w:val="18"/>
              </w:rPr>
            </w:pPr>
            <w:r w:rsidRPr="006F7069">
              <w:rPr>
                <w:i/>
                <w:iCs/>
                <w:color w:val="000000"/>
                <w:sz w:val="18"/>
                <w:szCs w:val="18"/>
              </w:rPr>
              <w:t>jul-12</w:t>
            </w:r>
          </w:p>
        </w:tc>
        <w:tc>
          <w:tcPr>
            <w:tcW w:w="652" w:type="pct"/>
            <w:noWrap/>
            <w:vAlign w:val="center"/>
            <w:hideMark/>
          </w:tcPr>
          <w:p w14:paraId="49DCF481"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687.538</w:t>
            </w:r>
          </w:p>
        </w:tc>
        <w:tc>
          <w:tcPr>
            <w:tcW w:w="391" w:type="pct"/>
            <w:noWrap/>
            <w:vAlign w:val="center"/>
            <w:hideMark/>
          </w:tcPr>
          <w:p w14:paraId="3C9CC2AB"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64E4F0BC" w14:textId="32E12653" w:rsidR="00953240" w:rsidRPr="006F7069" w:rsidRDefault="00953240" w:rsidP="008A5F6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752.889</w:t>
            </w:r>
          </w:p>
        </w:tc>
        <w:tc>
          <w:tcPr>
            <w:tcW w:w="524" w:type="pct"/>
            <w:noWrap/>
            <w:vAlign w:val="center"/>
            <w:hideMark/>
          </w:tcPr>
          <w:p w14:paraId="3DF45B9A"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24,09</w:t>
            </w:r>
          </w:p>
        </w:tc>
        <w:tc>
          <w:tcPr>
            <w:tcW w:w="546" w:type="pct"/>
            <w:noWrap/>
            <w:vAlign w:val="center"/>
            <w:hideMark/>
          </w:tcPr>
          <w:p w14:paraId="626AEDB9"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40,15</w:t>
            </w:r>
          </w:p>
        </w:tc>
        <w:tc>
          <w:tcPr>
            <w:tcW w:w="481" w:type="pct"/>
            <w:noWrap/>
            <w:vAlign w:val="center"/>
            <w:hideMark/>
          </w:tcPr>
          <w:p w14:paraId="3B2EB6B0"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1,45</w:t>
            </w:r>
          </w:p>
        </w:tc>
        <w:tc>
          <w:tcPr>
            <w:tcW w:w="592" w:type="pct"/>
            <w:noWrap/>
            <w:vAlign w:val="center"/>
            <w:hideMark/>
          </w:tcPr>
          <w:p w14:paraId="0A2347AC"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28,89</w:t>
            </w:r>
          </w:p>
        </w:tc>
        <w:tc>
          <w:tcPr>
            <w:tcW w:w="523" w:type="pct"/>
            <w:noWrap/>
            <w:vAlign w:val="center"/>
            <w:hideMark/>
          </w:tcPr>
          <w:p w14:paraId="06813AC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196,71</w:t>
            </w:r>
          </w:p>
        </w:tc>
      </w:tr>
      <w:tr w:rsidR="000F39BF" w:rsidRPr="006F7069" w14:paraId="154F79C3"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0D5F0EE5" w14:textId="77777777" w:rsidR="00953240" w:rsidRPr="006F7069" w:rsidRDefault="002E1E69" w:rsidP="002E1E69">
            <w:pPr>
              <w:jc w:val="center"/>
              <w:rPr>
                <w:i/>
                <w:iCs/>
                <w:color w:val="000000"/>
                <w:sz w:val="18"/>
                <w:szCs w:val="18"/>
              </w:rPr>
            </w:pPr>
            <w:r w:rsidRPr="006F7069">
              <w:rPr>
                <w:i/>
                <w:iCs/>
                <w:color w:val="000000"/>
                <w:sz w:val="18"/>
                <w:szCs w:val="18"/>
              </w:rPr>
              <w:t>aug</w:t>
            </w:r>
            <w:r w:rsidR="00953240" w:rsidRPr="006F7069">
              <w:rPr>
                <w:i/>
                <w:iCs/>
                <w:color w:val="000000"/>
                <w:sz w:val="18"/>
                <w:szCs w:val="18"/>
              </w:rPr>
              <w:t>-12</w:t>
            </w:r>
          </w:p>
        </w:tc>
        <w:tc>
          <w:tcPr>
            <w:tcW w:w="652" w:type="pct"/>
            <w:noWrap/>
            <w:vAlign w:val="center"/>
            <w:hideMark/>
          </w:tcPr>
          <w:p w14:paraId="12CB28D5"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684.956</w:t>
            </w:r>
          </w:p>
        </w:tc>
        <w:tc>
          <w:tcPr>
            <w:tcW w:w="391" w:type="pct"/>
            <w:noWrap/>
            <w:vAlign w:val="center"/>
            <w:hideMark/>
          </w:tcPr>
          <w:p w14:paraId="16EA2B5A"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308DE979" w14:textId="7E368426" w:rsidR="00953240" w:rsidRPr="006F7069" w:rsidRDefault="00953240" w:rsidP="008A5F6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633.692</w:t>
            </w:r>
          </w:p>
        </w:tc>
        <w:tc>
          <w:tcPr>
            <w:tcW w:w="524" w:type="pct"/>
            <w:noWrap/>
            <w:vAlign w:val="center"/>
            <w:hideMark/>
          </w:tcPr>
          <w:p w14:paraId="4F428F43"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24,89</w:t>
            </w:r>
          </w:p>
        </w:tc>
        <w:tc>
          <w:tcPr>
            <w:tcW w:w="546" w:type="pct"/>
            <w:noWrap/>
            <w:vAlign w:val="center"/>
            <w:hideMark/>
          </w:tcPr>
          <w:p w14:paraId="477EE20B"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39,58</w:t>
            </w:r>
          </w:p>
        </w:tc>
        <w:tc>
          <w:tcPr>
            <w:tcW w:w="481" w:type="pct"/>
            <w:noWrap/>
            <w:vAlign w:val="center"/>
            <w:hideMark/>
          </w:tcPr>
          <w:p w14:paraId="69B29EA1"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1,59</w:t>
            </w:r>
          </w:p>
        </w:tc>
        <w:tc>
          <w:tcPr>
            <w:tcW w:w="592" w:type="pct"/>
            <w:noWrap/>
            <w:vAlign w:val="center"/>
            <w:hideMark/>
          </w:tcPr>
          <w:p w14:paraId="047C7024"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24,00</w:t>
            </w:r>
          </w:p>
        </w:tc>
        <w:tc>
          <w:tcPr>
            <w:tcW w:w="523" w:type="pct"/>
            <w:noWrap/>
            <w:vAlign w:val="center"/>
            <w:hideMark/>
          </w:tcPr>
          <w:p w14:paraId="34E6CCE7"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178,89</w:t>
            </w:r>
          </w:p>
        </w:tc>
      </w:tr>
      <w:tr w:rsidR="000F39BF" w:rsidRPr="006F7069" w14:paraId="5864D02A"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24FED807" w14:textId="77777777" w:rsidR="00953240" w:rsidRPr="006F7069" w:rsidRDefault="00953240" w:rsidP="00C80B36">
            <w:pPr>
              <w:jc w:val="center"/>
              <w:rPr>
                <w:i/>
                <w:iCs/>
                <w:color w:val="000000"/>
                <w:sz w:val="18"/>
                <w:szCs w:val="18"/>
              </w:rPr>
            </w:pPr>
            <w:r w:rsidRPr="006F7069">
              <w:rPr>
                <w:i/>
                <w:iCs/>
                <w:color w:val="000000"/>
                <w:sz w:val="18"/>
                <w:szCs w:val="18"/>
              </w:rPr>
              <w:t>sep-12</w:t>
            </w:r>
          </w:p>
        </w:tc>
        <w:tc>
          <w:tcPr>
            <w:tcW w:w="652" w:type="pct"/>
            <w:noWrap/>
            <w:vAlign w:val="center"/>
            <w:hideMark/>
          </w:tcPr>
          <w:p w14:paraId="5FB24222"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560.727</w:t>
            </w:r>
          </w:p>
        </w:tc>
        <w:tc>
          <w:tcPr>
            <w:tcW w:w="391" w:type="pct"/>
            <w:noWrap/>
            <w:vAlign w:val="center"/>
            <w:hideMark/>
          </w:tcPr>
          <w:p w14:paraId="549FF807"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17FB110B" w14:textId="63755BDB" w:rsidR="00953240" w:rsidRPr="006F7069" w:rsidRDefault="00953240" w:rsidP="008A5F6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667.995</w:t>
            </w:r>
          </w:p>
        </w:tc>
        <w:tc>
          <w:tcPr>
            <w:tcW w:w="524" w:type="pct"/>
            <w:noWrap/>
            <w:vAlign w:val="center"/>
            <w:hideMark/>
          </w:tcPr>
          <w:p w14:paraId="15C98713"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19,61</w:t>
            </w:r>
          </w:p>
        </w:tc>
        <w:tc>
          <w:tcPr>
            <w:tcW w:w="546" w:type="pct"/>
            <w:noWrap/>
            <w:vAlign w:val="center"/>
            <w:hideMark/>
          </w:tcPr>
          <w:p w14:paraId="6F4FA097"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52,87</w:t>
            </w:r>
          </w:p>
        </w:tc>
        <w:tc>
          <w:tcPr>
            <w:tcW w:w="481" w:type="pct"/>
            <w:noWrap/>
            <w:vAlign w:val="center"/>
            <w:hideMark/>
          </w:tcPr>
          <w:p w14:paraId="5CD0C600"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1,46</w:t>
            </w:r>
          </w:p>
        </w:tc>
        <w:tc>
          <w:tcPr>
            <w:tcW w:w="592" w:type="pct"/>
            <w:noWrap/>
            <w:vAlign w:val="center"/>
            <w:hideMark/>
          </w:tcPr>
          <w:p w14:paraId="5048E5A9"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17,21</w:t>
            </w:r>
          </w:p>
        </w:tc>
        <w:tc>
          <w:tcPr>
            <w:tcW w:w="523" w:type="pct"/>
            <w:noWrap/>
            <w:vAlign w:val="center"/>
            <w:hideMark/>
          </w:tcPr>
          <w:p w14:paraId="179F614F"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103,80</w:t>
            </w:r>
          </w:p>
        </w:tc>
      </w:tr>
      <w:tr w:rsidR="000F39BF" w:rsidRPr="006F7069" w14:paraId="181EBC3C"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2E92CB80" w14:textId="77777777" w:rsidR="00953240" w:rsidRPr="006F7069" w:rsidRDefault="00953240" w:rsidP="00C80B36">
            <w:pPr>
              <w:jc w:val="center"/>
              <w:rPr>
                <w:i/>
                <w:iCs/>
                <w:color w:val="000000"/>
                <w:sz w:val="18"/>
                <w:szCs w:val="18"/>
              </w:rPr>
            </w:pPr>
            <w:r w:rsidRPr="006F7069">
              <w:rPr>
                <w:i/>
                <w:iCs/>
                <w:color w:val="000000"/>
                <w:sz w:val="18"/>
                <w:szCs w:val="18"/>
              </w:rPr>
              <w:t>oct-12</w:t>
            </w:r>
          </w:p>
        </w:tc>
        <w:tc>
          <w:tcPr>
            <w:tcW w:w="652" w:type="pct"/>
            <w:noWrap/>
            <w:vAlign w:val="center"/>
            <w:hideMark/>
          </w:tcPr>
          <w:p w14:paraId="5095CB1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504.948</w:t>
            </w:r>
          </w:p>
        </w:tc>
        <w:tc>
          <w:tcPr>
            <w:tcW w:w="391" w:type="pct"/>
            <w:noWrap/>
            <w:vAlign w:val="center"/>
            <w:hideMark/>
          </w:tcPr>
          <w:p w14:paraId="1D9CDFD0"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2642F9B8" w14:textId="40C79450" w:rsidR="00953240" w:rsidRPr="006F7069" w:rsidRDefault="00953240" w:rsidP="008A5F6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740.113</w:t>
            </w:r>
          </w:p>
        </w:tc>
        <w:tc>
          <w:tcPr>
            <w:tcW w:w="524" w:type="pct"/>
            <w:noWrap/>
            <w:vAlign w:val="center"/>
            <w:hideMark/>
          </w:tcPr>
          <w:p w14:paraId="7272C26F"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13,88</w:t>
            </w:r>
          </w:p>
        </w:tc>
        <w:tc>
          <w:tcPr>
            <w:tcW w:w="546" w:type="pct"/>
            <w:noWrap/>
            <w:vAlign w:val="center"/>
            <w:hideMark/>
          </w:tcPr>
          <w:p w14:paraId="379A1E2D"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73,32</w:t>
            </w:r>
          </w:p>
        </w:tc>
        <w:tc>
          <w:tcPr>
            <w:tcW w:w="481" w:type="pct"/>
            <w:noWrap/>
            <w:vAlign w:val="center"/>
            <w:hideMark/>
          </w:tcPr>
          <w:p w14:paraId="2E8475F2"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1,14</w:t>
            </w:r>
          </w:p>
        </w:tc>
        <w:tc>
          <w:tcPr>
            <w:tcW w:w="592" w:type="pct"/>
            <w:noWrap/>
            <w:vAlign w:val="center"/>
            <w:hideMark/>
          </w:tcPr>
          <w:p w14:paraId="2AAD975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13,06</w:t>
            </w:r>
          </w:p>
        </w:tc>
        <w:tc>
          <w:tcPr>
            <w:tcW w:w="523" w:type="pct"/>
            <w:noWrap/>
            <w:vAlign w:val="center"/>
            <w:hideMark/>
          </w:tcPr>
          <w:p w14:paraId="6093909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58,07</w:t>
            </w:r>
          </w:p>
        </w:tc>
      </w:tr>
      <w:tr w:rsidR="000F39BF" w:rsidRPr="006F7069" w14:paraId="05A549AA"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6E28194B" w14:textId="77777777" w:rsidR="00953240" w:rsidRPr="006F7069" w:rsidRDefault="00953240" w:rsidP="00C80B36">
            <w:pPr>
              <w:jc w:val="center"/>
              <w:rPr>
                <w:i/>
                <w:iCs/>
                <w:color w:val="000000"/>
                <w:sz w:val="18"/>
                <w:szCs w:val="18"/>
              </w:rPr>
            </w:pPr>
            <w:r w:rsidRPr="006F7069">
              <w:rPr>
                <w:i/>
                <w:iCs/>
                <w:color w:val="000000"/>
                <w:sz w:val="18"/>
                <w:szCs w:val="18"/>
              </w:rPr>
              <w:t>nov-12</w:t>
            </w:r>
          </w:p>
        </w:tc>
        <w:tc>
          <w:tcPr>
            <w:tcW w:w="652" w:type="pct"/>
            <w:noWrap/>
            <w:vAlign w:val="center"/>
            <w:hideMark/>
          </w:tcPr>
          <w:p w14:paraId="135F47BD"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537.085</w:t>
            </w:r>
          </w:p>
        </w:tc>
        <w:tc>
          <w:tcPr>
            <w:tcW w:w="391" w:type="pct"/>
            <w:noWrap/>
            <w:vAlign w:val="center"/>
            <w:hideMark/>
          </w:tcPr>
          <w:p w14:paraId="494FC9F1"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150309CE" w14:textId="65E4E6EB" w:rsidR="00953240" w:rsidRPr="006F7069" w:rsidRDefault="00953240" w:rsidP="008A5F6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761.291</w:t>
            </w:r>
          </w:p>
        </w:tc>
        <w:tc>
          <w:tcPr>
            <w:tcW w:w="524" w:type="pct"/>
            <w:noWrap/>
            <w:vAlign w:val="center"/>
            <w:hideMark/>
          </w:tcPr>
          <w:p w14:paraId="309BE2DA"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8,98</w:t>
            </w:r>
          </w:p>
        </w:tc>
        <w:tc>
          <w:tcPr>
            <w:tcW w:w="546" w:type="pct"/>
            <w:noWrap/>
            <w:vAlign w:val="center"/>
            <w:hideMark/>
          </w:tcPr>
          <w:p w14:paraId="675A95D1"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80,53</w:t>
            </w:r>
          </w:p>
        </w:tc>
        <w:tc>
          <w:tcPr>
            <w:tcW w:w="481" w:type="pct"/>
            <w:noWrap/>
            <w:vAlign w:val="center"/>
            <w:hideMark/>
          </w:tcPr>
          <w:p w14:paraId="19325DDA"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1,13</w:t>
            </w:r>
          </w:p>
        </w:tc>
        <w:tc>
          <w:tcPr>
            <w:tcW w:w="592" w:type="pct"/>
            <w:noWrap/>
            <w:vAlign w:val="center"/>
            <w:hideMark/>
          </w:tcPr>
          <w:p w14:paraId="3C472F6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7,11</w:t>
            </w:r>
          </w:p>
        </w:tc>
        <w:tc>
          <w:tcPr>
            <w:tcW w:w="523" w:type="pct"/>
            <w:noWrap/>
            <w:vAlign w:val="center"/>
            <w:hideMark/>
          </w:tcPr>
          <w:p w14:paraId="11F1D5D7"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26,55</w:t>
            </w:r>
          </w:p>
        </w:tc>
      </w:tr>
      <w:tr w:rsidR="000F39BF" w:rsidRPr="006F7069" w14:paraId="17C693B7"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3107A6D8" w14:textId="77777777" w:rsidR="00953240" w:rsidRPr="006F7069" w:rsidRDefault="002E1E69" w:rsidP="00C80B36">
            <w:pPr>
              <w:jc w:val="center"/>
              <w:rPr>
                <w:i/>
                <w:iCs/>
                <w:color w:val="000000"/>
                <w:sz w:val="18"/>
                <w:szCs w:val="18"/>
              </w:rPr>
            </w:pPr>
            <w:r w:rsidRPr="006F7069">
              <w:rPr>
                <w:i/>
                <w:iCs/>
                <w:color w:val="000000"/>
                <w:sz w:val="18"/>
                <w:szCs w:val="18"/>
              </w:rPr>
              <w:t>de</w:t>
            </w:r>
            <w:r w:rsidR="00953240" w:rsidRPr="006F7069">
              <w:rPr>
                <w:i/>
                <w:iCs/>
                <w:color w:val="000000"/>
                <w:sz w:val="18"/>
                <w:szCs w:val="18"/>
              </w:rPr>
              <w:t>c-12</w:t>
            </w:r>
          </w:p>
        </w:tc>
        <w:tc>
          <w:tcPr>
            <w:tcW w:w="652" w:type="pct"/>
            <w:noWrap/>
            <w:vAlign w:val="center"/>
            <w:hideMark/>
          </w:tcPr>
          <w:p w14:paraId="0D988D21"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636.226</w:t>
            </w:r>
          </w:p>
        </w:tc>
        <w:tc>
          <w:tcPr>
            <w:tcW w:w="391" w:type="pct"/>
            <w:noWrap/>
            <w:vAlign w:val="center"/>
            <w:hideMark/>
          </w:tcPr>
          <w:p w14:paraId="306AEA9B"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10B6F7F4" w14:textId="55403D9A" w:rsidR="00953240" w:rsidRPr="006F7069" w:rsidRDefault="00953240" w:rsidP="008A5F6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1.016.147</w:t>
            </w:r>
          </w:p>
        </w:tc>
        <w:tc>
          <w:tcPr>
            <w:tcW w:w="524" w:type="pct"/>
            <w:noWrap/>
            <w:vAlign w:val="center"/>
            <w:hideMark/>
          </w:tcPr>
          <w:p w14:paraId="56531598"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5,21</w:t>
            </w:r>
          </w:p>
        </w:tc>
        <w:tc>
          <w:tcPr>
            <w:tcW w:w="546" w:type="pct"/>
            <w:noWrap/>
            <w:vAlign w:val="center"/>
            <w:hideMark/>
          </w:tcPr>
          <w:p w14:paraId="4C704CC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83,97</w:t>
            </w:r>
          </w:p>
        </w:tc>
        <w:tc>
          <w:tcPr>
            <w:tcW w:w="481" w:type="pct"/>
            <w:noWrap/>
            <w:vAlign w:val="center"/>
            <w:hideMark/>
          </w:tcPr>
          <w:p w14:paraId="0B3E18A2"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1,51</w:t>
            </w:r>
          </w:p>
        </w:tc>
        <w:tc>
          <w:tcPr>
            <w:tcW w:w="592" w:type="pct"/>
            <w:noWrap/>
            <w:vAlign w:val="center"/>
            <w:hideMark/>
          </w:tcPr>
          <w:p w14:paraId="6843A404"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5,96</w:t>
            </w:r>
          </w:p>
        </w:tc>
        <w:tc>
          <w:tcPr>
            <w:tcW w:w="523" w:type="pct"/>
            <w:noWrap/>
            <w:vAlign w:val="center"/>
            <w:hideMark/>
          </w:tcPr>
          <w:p w14:paraId="05F80AE4"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23,04</w:t>
            </w:r>
          </w:p>
        </w:tc>
      </w:tr>
      <w:tr w:rsidR="000F39BF" w:rsidRPr="006F7069" w14:paraId="221B016C"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381D8083" w14:textId="77777777" w:rsidR="00953240" w:rsidRPr="006F7069" w:rsidRDefault="002E1E69" w:rsidP="00C80B36">
            <w:pPr>
              <w:jc w:val="center"/>
              <w:rPr>
                <w:i/>
                <w:iCs/>
                <w:color w:val="000000"/>
                <w:sz w:val="18"/>
                <w:szCs w:val="18"/>
              </w:rPr>
            </w:pPr>
            <w:r w:rsidRPr="006F7069">
              <w:rPr>
                <w:i/>
                <w:iCs/>
                <w:color w:val="000000"/>
                <w:sz w:val="18"/>
                <w:szCs w:val="18"/>
              </w:rPr>
              <w:t>jan</w:t>
            </w:r>
            <w:r w:rsidR="00953240" w:rsidRPr="006F7069">
              <w:rPr>
                <w:i/>
                <w:iCs/>
                <w:color w:val="000000"/>
                <w:sz w:val="18"/>
                <w:szCs w:val="18"/>
              </w:rPr>
              <w:t>-13</w:t>
            </w:r>
          </w:p>
        </w:tc>
        <w:tc>
          <w:tcPr>
            <w:tcW w:w="652" w:type="pct"/>
            <w:noWrap/>
            <w:vAlign w:val="center"/>
            <w:hideMark/>
          </w:tcPr>
          <w:p w14:paraId="5ED801CC"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623.013</w:t>
            </w:r>
          </w:p>
        </w:tc>
        <w:tc>
          <w:tcPr>
            <w:tcW w:w="391" w:type="pct"/>
            <w:noWrap/>
            <w:vAlign w:val="center"/>
            <w:hideMark/>
          </w:tcPr>
          <w:p w14:paraId="1FC9D1A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1C7C54F3" w14:textId="1228AF38" w:rsidR="00953240" w:rsidRPr="006F7069" w:rsidRDefault="00953240" w:rsidP="008A5F6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972.843</w:t>
            </w:r>
          </w:p>
        </w:tc>
        <w:tc>
          <w:tcPr>
            <w:tcW w:w="524" w:type="pct"/>
            <w:noWrap/>
            <w:vAlign w:val="center"/>
            <w:hideMark/>
          </w:tcPr>
          <w:p w14:paraId="68D3B5FB"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4,54</w:t>
            </w:r>
          </w:p>
        </w:tc>
        <w:tc>
          <w:tcPr>
            <w:tcW w:w="546" w:type="pct"/>
            <w:noWrap/>
            <w:vAlign w:val="center"/>
            <w:hideMark/>
          </w:tcPr>
          <w:p w14:paraId="1CF957DF"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79,34</w:t>
            </w:r>
          </w:p>
        </w:tc>
        <w:tc>
          <w:tcPr>
            <w:tcW w:w="481" w:type="pct"/>
            <w:noWrap/>
            <w:vAlign w:val="center"/>
            <w:hideMark/>
          </w:tcPr>
          <w:p w14:paraId="24ACB8E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2,05</w:t>
            </w:r>
          </w:p>
        </w:tc>
        <w:tc>
          <w:tcPr>
            <w:tcW w:w="592" w:type="pct"/>
            <w:noWrap/>
            <w:vAlign w:val="center"/>
            <w:hideMark/>
          </w:tcPr>
          <w:p w14:paraId="113DC31F"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7,09</w:t>
            </w:r>
          </w:p>
        </w:tc>
        <w:tc>
          <w:tcPr>
            <w:tcW w:w="523" w:type="pct"/>
            <w:noWrap/>
            <w:vAlign w:val="center"/>
            <w:hideMark/>
          </w:tcPr>
          <w:p w14:paraId="097329E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27,43</w:t>
            </w:r>
          </w:p>
        </w:tc>
      </w:tr>
      <w:tr w:rsidR="000F39BF" w:rsidRPr="006F7069" w14:paraId="79FE818D"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01124DCD" w14:textId="77777777" w:rsidR="00953240" w:rsidRPr="006F7069" w:rsidRDefault="00953240" w:rsidP="00C80B36">
            <w:pPr>
              <w:jc w:val="center"/>
              <w:rPr>
                <w:i/>
                <w:iCs/>
                <w:color w:val="000000"/>
                <w:sz w:val="18"/>
                <w:szCs w:val="18"/>
              </w:rPr>
            </w:pPr>
            <w:r w:rsidRPr="006F7069">
              <w:rPr>
                <w:i/>
                <w:iCs/>
                <w:color w:val="000000"/>
                <w:sz w:val="18"/>
                <w:szCs w:val="18"/>
              </w:rPr>
              <w:t>feb-13</w:t>
            </w:r>
          </w:p>
        </w:tc>
        <w:tc>
          <w:tcPr>
            <w:tcW w:w="652" w:type="pct"/>
            <w:noWrap/>
            <w:vAlign w:val="center"/>
            <w:hideMark/>
          </w:tcPr>
          <w:p w14:paraId="363F627A"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553.987</w:t>
            </w:r>
          </w:p>
        </w:tc>
        <w:tc>
          <w:tcPr>
            <w:tcW w:w="391" w:type="pct"/>
            <w:noWrap/>
            <w:vAlign w:val="center"/>
            <w:hideMark/>
          </w:tcPr>
          <w:p w14:paraId="38B1B438"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28</w:t>
            </w:r>
          </w:p>
        </w:tc>
        <w:tc>
          <w:tcPr>
            <w:tcW w:w="809" w:type="pct"/>
            <w:noWrap/>
            <w:vAlign w:val="center"/>
            <w:hideMark/>
          </w:tcPr>
          <w:p w14:paraId="145B9BBE" w14:textId="3F7EAD51" w:rsidR="00953240" w:rsidRPr="006F7069" w:rsidRDefault="00743E7C"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Pr>
                <w:i/>
                <w:iCs/>
                <w:color w:val="000000"/>
                <w:sz w:val="18"/>
                <w:szCs w:val="18"/>
              </w:rPr>
              <w:t>624.314</w:t>
            </w:r>
          </w:p>
        </w:tc>
        <w:tc>
          <w:tcPr>
            <w:tcW w:w="524" w:type="pct"/>
            <w:noWrap/>
            <w:vAlign w:val="center"/>
            <w:hideMark/>
          </w:tcPr>
          <w:p w14:paraId="197281DF"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5,65</w:t>
            </w:r>
          </w:p>
        </w:tc>
        <w:tc>
          <w:tcPr>
            <w:tcW w:w="546" w:type="pct"/>
            <w:noWrap/>
            <w:vAlign w:val="center"/>
            <w:hideMark/>
          </w:tcPr>
          <w:p w14:paraId="58ED042E"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69,02</w:t>
            </w:r>
          </w:p>
        </w:tc>
        <w:tc>
          <w:tcPr>
            <w:tcW w:w="481" w:type="pct"/>
            <w:noWrap/>
            <w:vAlign w:val="center"/>
            <w:hideMark/>
          </w:tcPr>
          <w:p w14:paraId="17C62D15"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2,51</w:t>
            </w:r>
          </w:p>
        </w:tc>
        <w:tc>
          <w:tcPr>
            <w:tcW w:w="592" w:type="pct"/>
            <w:noWrap/>
            <w:vAlign w:val="center"/>
            <w:hideMark/>
          </w:tcPr>
          <w:p w14:paraId="28BC465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10,51</w:t>
            </w:r>
          </w:p>
        </w:tc>
        <w:tc>
          <w:tcPr>
            <w:tcW w:w="523" w:type="pct"/>
            <w:noWrap/>
            <w:vAlign w:val="center"/>
            <w:hideMark/>
          </w:tcPr>
          <w:p w14:paraId="59E32490"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45,73</w:t>
            </w:r>
          </w:p>
        </w:tc>
      </w:tr>
      <w:tr w:rsidR="000F39BF" w:rsidRPr="006F7069" w14:paraId="11051590"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33BCE4E0" w14:textId="77777777" w:rsidR="00953240" w:rsidRPr="006F7069" w:rsidRDefault="00953240" w:rsidP="00C80B36">
            <w:pPr>
              <w:jc w:val="center"/>
              <w:rPr>
                <w:i/>
                <w:iCs/>
                <w:color w:val="000000"/>
                <w:sz w:val="18"/>
                <w:szCs w:val="18"/>
              </w:rPr>
            </w:pPr>
            <w:r w:rsidRPr="006F7069">
              <w:rPr>
                <w:i/>
                <w:iCs/>
                <w:color w:val="000000"/>
                <w:sz w:val="18"/>
                <w:szCs w:val="18"/>
              </w:rPr>
              <w:t>mar-13</w:t>
            </w:r>
          </w:p>
        </w:tc>
        <w:tc>
          <w:tcPr>
            <w:tcW w:w="652" w:type="pct"/>
            <w:noWrap/>
            <w:vAlign w:val="center"/>
            <w:hideMark/>
          </w:tcPr>
          <w:p w14:paraId="70A5398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563.895</w:t>
            </w:r>
          </w:p>
        </w:tc>
        <w:tc>
          <w:tcPr>
            <w:tcW w:w="391" w:type="pct"/>
            <w:noWrap/>
            <w:vAlign w:val="center"/>
            <w:hideMark/>
          </w:tcPr>
          <w:p w14:paraId="0D9C7C7C"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47605A84" w14:textId="1B7A854B" w:rsidR="00953240" w:rsidRPr="006F7069" w:rsidRDefault="00743E7C"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Pr>
                <w:i/>
                <w:iCs/>
                <w:color w:val="000000"/>
                <w:sz w:val="18"/>
                <w:szCs w:val="18"/>
              </w:rPr>
              <w:t>737.934</w:t>
            </w:r>
          </w:p>
        </w:tc>
        <w:tc>
          <w:tcPr>
            <w:tcW w:w="524" w:type="pct"/>
            <w:noWrap/>
            <w:vAlign w:val="center"/>
            <w:hideMark/>
          </w:tcPr>
          <w:p w14:paraId="567D6001"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8,74</w:t>
            </w:r>
          </w:p>
        </w:tc>
        <w:tc>
          <w:tcPr>
            <w:tcW w:w="546" w:type="pct"/>
            <w:noWrap/>
            <w:vAlign w:val="center"/>
            <w:hideMark/>
          </w:tcPr>
          <w:p w14:paraId="22D8EF57"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75,67</w:t>
            </w:r>
          </w:p>
        </w:tc>
        <w:tc>
          <w:tcPr>
            <w:tcW w:w="481" w:type="pct"/>
            <w:noWrap/>
            <w:vAlign w:val="center"/>
            <w:hideMark/>
          </w:tcPr>
          <w:p w14:paraId="7762A270"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2,49</w:t>
            </w:r>
          </w:p>
        </w:tc>
        <w:tc>
          <w:tcPr>
            <w:tcW w:w="592" w:type="pct"/>
            <w:noWrap/>
            <w:vAlign w:val="center"/>
            <w:hideMark/>
          </w:tcPr>
          <w:p w14:paraId="1DFE879E"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11,72</w:t>
            </w:r>
          </w:p>
        </w:tc>
        <w:tc>
          <w:tcPr>
            <w:tcW w:w="523" w:type="pct"/>
            <w:noWrap/>
            <w:vAlign w:val="center"/>
            <w:hideMark/>
          </w:tcPr>
          <w:p w14:paraId="48A585A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60,98</w:t>
            </w:r>
          </w:p>
        </w:tc>
      </w:tr>
      <w:tr w:rsidR="000F39BF" w:rsidRPr="006F7069" w14:paraId="7B224FF0"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0B18EA24" w14:textId="77777777" w:rsidR="00953240" w:rsidRPr="006F7069" w:rsidRDefault="00953240" w:rsidP="00C80B36">
            <w:pPr>
              <w:jc w:val="center"/>
              <w:rPr>
                <w:i/>
                <w:iCs/>
                <w:color w:val="000000"/>
                <w:sz w:val="18"/>
                <w:szCs w:val="18"/>
              </w:rPr>
            </w:pPr>
            <w:r w:rsidRPr="006F7069">
              <w:rPr>
                <w:i/>
                <w:iCs/>
                <w:color w:val="000000"/>
                <w:sz w:val="18"/>
                <w:szCs w:val="18"/>
              </w:rPr>
              <w:t>abr-13</w:t>
            </w:r>
          </w:p>
        </w:tc>
        <w:tc>
          <w:tcPr>
            <w:tcW w:w="652" w:type="pct"/>
            <w:noWrap/>
            <w:vAlign w:val="center"/>
            <w:hideMark/>
          </w:tcPr>
          <w:p w14:paraId="55DB1CBA"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515.410</w:t>
            </w:r>
          </w:p>
        </w:tc>
        <w:tc>
          <w:tcPr>
            <w:tcW w:w="391" w:type="pct"/>
            <w:noWrap/>
            <w:vAlign w:val="center"/>
            <w:hideMark/>
          </w:tcPr>
          <w:p w14:paraId="51E9E782"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15633B33" w14:textId="4345A339" w:rsidR="00953240" w:rsidRPr="006F7069" w:rsidRDefault="00743E7C"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Pr>
                <w:i/>
                <w:iCs/>
                <w:color w:val="000000"/>
                <w:sz w:val="18"/>
                <w:szCs w:val="18"/>
              </w:rPr>
              <w:t>654.375</w:t>
            </w:r>
          </w:p>
        </w:tc>
        <w:tc>
          <w:tcPr>
            <w:tcW w:w="524" w:type="pct"/>
            <w:noWrap/>
            <w:vAlign w:val="center"/>
            <w:hideMark/>
          </w:tcPr>
          <w:p w14:paraId="1AE2C642"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11,40</w:t>
            </w:r>
          </w:p>
        </w:tc>
        <w:tc>
          <w:tcPr>
            <w:tcW w:w="546" w:type="pct"/>
            <w:noWrap/>
            <w:vAlign w:val="center"/>
            <w:hideMark/>
          </w:tcPr>
          <w:p w14:paraId="08DC8455"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65,32</w:t>
            </w:r>
          </w:p>
        </w:tc>
        <w:tc>
          <w:tcPr>
            <w:tcW w:w="481" w:type="pct"/>
            <w:noWrap/>
            <w:vAlign w:val="center"/>
            <w:hideMark/>
          </w:tcPr>
          <w:p w14:paraId="0ECD66C1"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2,44</w:t>
            </w:r>
          </w:p>
        </w:tc>
        <w:tc>
          <w:tcPr>
            <w:tcW w:w="592" w:type="pct"/>
            <w:noWrap/>
            <w:vAlign w:val="center"/>
            <w:hideMark/>
          </w:tcPr>
          <w:p w14:paraId="78EBC497"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19,42</w:t>
            </w:r>
          </w:p>
        </w:tc>
        <w:tc>
          <w:tcPr>
            <w:tcW w:w="523" w:type="pct"/>
            <w:noWrap/>
            <w:vAlign w:val="center"/>
            <w:hideMark/>
          </w:tcPr>
          <w:p w14:paraId="07E1C3D4"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96,01</w:t>
            </w:r>
          </w:p>
        </w:tc>
      </w:tr>
      <w:tr w:rsidR="000F39BF" w:rsidRPr="006F7069" w14:paraId="6A3E4279"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6E61A5AB" w14:textId="77777777" w:rsidR="00953240" w:rsidRPr="006F7069" w:rsidRDefault="00953240" w:rsidP="00C80B36">
            <w:pPr>
              <w:jc w:val="center"/>
              <w:rPr>
                <w:i/>
                <w:iCs/>
                <w:color w:val="000000"/>
                <w:sz w:val="18"/>
                <w:szCs w:val="18"/>
              </w:rPr>
            </w:pPr>
            <w:r w:rsidRPr="006F7069">
              <w:rPr>
                <w:i/>
                <w:iCs/>
                <w:color w:val="000000"/>
                <w:sz w:val="18"/>
                <w:szCs w:val="18"/>
              </w:rPr>
              <w:t>may-13</w:t>
            </w:r>
          </w:p>
        </w:tc>
        <w:tc>
          <w:tcPr>
            <w:tcW w:w="652" w:type="pct"/>
            <w:noWrap/>
            <w:vAlign w:val="center"/>
            <w:hideMark/>
          </w:tcPr>
          <w:p w14:paraId="331D782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498.257</w:t>
            </w:r>
          </w:p>
        </w:tc>
        <w:tc>
          <w:tcPr>
            <w:tcW w:w="391" w:type="pct"/>
            <w:noWrap/>
            <w:vAlign w:val="center"/>
            <w:hideMark/>
          </w:tcPr>
          <w:p w14:paraId="0C971A5B"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1BDAD2A7" w14:textId="77755383" w:rsidR="00953240" w:rsidRPr="006F7069" w:rsidRDefault="00743E7C"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Pr>
                <w:i/>
                <w:iCs/>
                <w:color w:val="000000"/>
                <w:sz w:val="18"/>
                <w:szCs w:val="18"/>
              </w:rPr>
              <w:t>707.727</w:t>
            </w:r>
          </w:p>
        </w:tc>
        <w:tc>
          <w:tcPr>
            <w:tcW w:w="524" w:type="pct"/>
            <w:noWrap/>
            <w:vAlign w:val="center"/>
            <w:hideMark/>
          </w:tcPr>
          <w:p w14:paraId="34D00FFC"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13,57</w:t>
            </w:r>
          </w:p>
        </w:tc>
        <w:tc>
          <w:tcPr>
            <w:tcW w:w="546" w:type="pct"/>
            <w:noWrap/>
            <w:vAlign w:val="center"/>
            <w:hideMark/>
          </w:tcPr>
          <w:p w14:paraId="2D01FCAE"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62,04</w:t>
            </w:r>
          </w:p>
        </w:tc>
        <w:tc>
          <w:tcPr>
            <w:tcW w:w="481" w:type="pct"/>
            <w:noWrap/>
            <w:vAlign w:val="center"/>
            <w:hideMark/>
          </w:tcPr>
          <w:p w14:paraId="404779A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1,84</w:t>
            </w:r>
          </w:p>
        </w:tc>
        <w:tc>
          <w:tcPr>
            <w:tcW w:w="592" w:type="pct"/>
            <w:noWrap/>
            <w:vAlign w:val="center"/>
            <w:hideMark/>
          </w:tcPr>
          <w:p w14:paraId="1112B85D"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24,13</w:t>
            </w:r>
          </w:p>
        </w:tc>
        <w:tc>
          <w:tcPr>
            <w:tcW w:w="523" w:type="pct"/>
            <w:noWrap/>
            <w:vAlign w:val="center"/>
            <w:hideMark/>
          </w:tcPr>
          <w:p w14:paraId="16378036"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131,50</w:t>
            </w:r>
          </w:p>
        </w:tc>
      </w:tr>
      <w:tr w:rsidR="000F39BF" w:rsidRPr="006F7069" w14:paraId="49C63DE5"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71891843" w14:textId="77777777" w:rsidR="00953240" w:rsidRPr="006F7069" w:rsidRDefault="00953240" w:rsidP="00C80B36">
            <w:pPr>
              <w:jc w:val="center"/>
              <w:rPr>
                <w:i/>
                <w:iCs/>
                <w:color w:val="000000"/>
                <w:sz w:val="18"/>
                <w:szCs w:val="18"/>
              </w:rPr>
            </w:pPr>
            <w:r w:rsidRPr="006F7069">
              <w:rPr>
                <w:i/>
                <w:iCs/>
                <w:color w:val="000000"/>
                <w:sz w:val="18"/>
                <w:szCs w:val="18"/>
              </w:rPr>
              <w:t>jun-13</w:t>
            </w:r>
          </w:p>
        </w:tc>
        <w:tc>
          <w:tcPr>
            <w:tcW w:w="652" w:type="pct"/>
            <w:noWrap/>
            <w:vAlign w:val="center"/>
            <w:hideMark/>
          </w:tcPr>
          <w:p w14:paraId="3374A94B"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571.834</w:t>
            </w:r>
          </w:p>
        </w:tc>
        <w:tc>
          <w:tcPr>
            <w:tcW w:w="391" w:type="pct"/>
            <w:noWrap/>
            <w:vAlign w:val="center"/>
            <w:hideMark/>
          </w:tcPr>
          <w:p w14:paraId="1D8F6BE7"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222B459A" w14:textId="207411FC" w:rsidR="00953240" w:rsidRPr="006F7069" w:rsidRDefault="00743E7C"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Pr>
                <w:i/>
                <w:iCs/>
                <w:color w:val="000000"/>
                <w:sz w:val="18"/>
                <w:szCs w:val="18"/>
              </w:rPr>
              <w:t>713.490</w:t>
            </w:r>
          </w:p>
        </w:tc>
        <w:tc>
          <w:tcPr>
            <w:tcW w:w="524" w:type="pct"/>
            <w:noWrap/>
            <w:vAlign w:val="center"/>
            <w:hideMark/>
          </w:tcPr>
          <w:p w14:paraId="7119DFC3"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20,38</w:t>
            </w:r>
          </w:p>
        </w:tc>
        <w:tc>
          <w:tcPr>
            <w:tcW w:w="546" w:type="pct"/>
            <w:noWrap/>
            <w:vAlign w:val="center"/>
            <w:hideMark/>
          </w:tcPr>
          <w:p w14:paraId="08AA2C3C"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45,29</w:t>
            </w:r>
          </w:p>
        </w:tc>
        <w:tc>
          <w:tcPr>
            <w:tcW w:w="481" w:type="pct"/>
            <w:noWrap/>
            <w:vAlign w:val="center"/>
            <w:hideMark/>
          </w:tcPr>
          <w:p w14:paraId="036FBEF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2,21</w:t>
            </w:r>
          </w:p>
        </w:tc>
        <w:tc>
          <w:tcPr>
            <w:tcW w:w="592" w:type="pct"/>
            <w:noWrap/>
            <w:vAlign w:val="center"/>
            <w:hideMark/>
          </w:tcPr>
          <w:p w14:paraId="70FD8994"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28,07</w:t>
            </w:r>
          </w:p>
        </w:tc>
        <w:tc>
          <w:tcPr>
            <w:tcW w:w="523" w:type="pct"/>
            <w:noWrap/>
            <w:vAlign w:val="center"/>
            <w:hideMark/>
          </w:tcPr>
          <w:p w14:paraId="4993E508"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189,12</w:t>
            </w:r>
          </w:p>
        </w:tc>
      </w:tr>
      <w:tr w:rsidR="000F39BF" w:rsidRPr="006F7069" w14:paraId="4C5D9D30"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554159CD" w14:textId="77777777" w:rsidR="00953240" w:rsidRPr="006F7069" w:rsidRDefault="00953240" w:rsidP="00C80B36">
            <w:pPr>
              <w:jc w:val="center"/>
              <w:rPr>
                <w:i/>
                <w:iCs/>
                <w:color w:val="000000"/>
                <w:sz w:val="18"/>
                <w:szCs w:val="18"/>
              </w:rPr>
            </w:pPr>
            <w:r w:rsidRPr="006F7069">
              <w:rPr>
                <w:i/>
                <w:iCs/>
                <w:color w:val="000000"/>
                <w:sz w:val="18"/>
                <w:szCs w:val="18"/>
              </w:rPr>
              <w:t>jul-13</w:t>
            </w:r>
          </w:p>
        </w:tc>
        <w:tc>
          <w:tcPr>
            <w:tcW w:w="652" w:type="pct"/>
            <w:noWrap/>
            <w:vAlign w:val="center"/>
            <w:hideMark/>
          </w:tcPr>
          <w:p w14:paraId="471EDE9F"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697.448</w:t>
            </w:r>
          </w:p>
        </w:tc>
        <w:tc>
          <w:tcPr>
            <w:tcW w:w="391" w:type="pct"/>
            <w:noWrap/>
            <w:vAlign w:val="center"/>
            <w:hideMark/>
          </w:tcPr>
          <w:p w14:paraId="064F48BD"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2AA63F5F" w14:textId="55734393" w:rsidR="00953240" w:rsidRPr="006F7069" w:rsidRDefault="00743E7C"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Pr>
                <w:i/>
                <w:iCs/>
                <w:color w:val="000000"/>
                <w:sz w:val="18"/>
                <w:szCs w:val="18"/>
              </w:rPr>
              <w:t>816.359</w:t>
            </w:r>
          </w:p>
        </w:tc>
        <w:tc>
          <w:tcPr>
            <w:tcW w:w="524" w:type="pct"/>
            <w:noWrap/>
            <w:vAlign w:val="center"/>
            <w:hideMark/>
          </w:tcPr>
          <w:p w14:paraId="46D9E8A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25,66</w:t>
            </w:r>
          </w:p>
        </w:tc>
        <w:tc>
          <w:tcPr>
            <w:tcW w:w="546" w:type="pct"/>
            <w:noWrap/>
            <w:vAlign w:val="center"/>
            <w:hideMark/>
          </w:tcPr>
          <w:p w14:paraId="30BEC035"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38,30</w:t>
            </w:r>
          </w:p>
        </w:tc>
        <w:tc>
          <w:tcPr>
            <w:tcW w:w="481" w:type="pct"/>
            <w:noWrap/>
            <w:vAlign w:val="center"/>
            <w:hideMark/>
          </w:tcPr>
          <w:p w14:paraId="20E088EC"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1,80</w:t>
            </w:r>
          </w:p>
        </w:tc>
        <w:tc>
          <w:tcPr>
            <w:tcW w:w="592" w:type="pct"/>
            <w:noWrap/>
            <w:vAlign w:val="center"/>
            <w:hideMark/>
          </w:tcPr>
          <w:p w14:paraId="60F18D2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27,62</w:t>
            </w:r>
          </w:p>
        </w:tc>
        <w:tc>
          <w:tcPr>
            <w:tcW w:w="523" w:type="pct"/>
            <w:noWrap/>
            <w:vAlign w:val="center"/>
            <w:hideMark/>
          </w:tcPr>
          <w:p w14:paraId="2DC07BE4"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210,20</w:t>
            </w:r>
          </w:p>
        </w:tc>
      </w:tr>
      <w:tr w:rsidR="000F39BF" w:rsidRPr="006F7069" w14:paraId="1AF8FF22"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3E641F97" w14:textId="77777777" w:rsidR="00953240" w:rsidRPr="006F7069" w:rsidRDefault="002E1E69" w:rsidP="002E1E69">
            <w:pPr>
              <w:jc w:val="center"/>
              <w:rPr>
                <w:i/>
                <w:iCs/>
                <w:color w:val="000000"/>
                <w:sz w:val="18"/>
                <w:szCs w:val="18"/>
              </w:rPr>
            </w:pPr>
            <w:r w:rsidRPr="006F7069">
              <w:rPr>
                <w:i/>
                <w:iCs/>
                <w:color w:val="000000"/>
                <w:sz w:val="18"/>
                <w:szCs w:val="18"/>
              </w:rPr>
              <w:t>aug</w:t>
            </w:r>
            <w:r w:rsidR="00953240" w:rsidRPr="006F7069">
              <w:rPr>
                <w:i/>
                <w:iCs/>
                <w:color w:val="000000"/>
                <w:sz w:val="18"/>
                <w:szCs w:val="18"/>
              </w:rPr>
              <w:t>-13</w:t>
            </w:r>
          </w:p>
        </w:tc>
        <w:tc>
          <w:tcPr>
            <w:tcW w:w="652" w:type="pct"/>
            <w:noWrap/>
            <w:vAlign w:val="center"/>
            <w:hideMark/>
          </w:tcPr>
          <w:p w14:paraId="221CC5F0"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679.146</w:t>
            </w:r>
          </w:p>
        </w:tc>
        <w:tc>
          <w:tcPr>
            <w:tcW w:w="391" w:type="pct"/>
            <w:noWrap/>
            <w:vAlign w:val="center"/>
            <w:hideMark/>
          </w:tcPr>
          <w:p w14:paraId="44E2591C"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3A81679B" w14:textId="51C52CB2" w:rsidR="00953240" w:rsidRPr="006F7069" w:rsidRDefault="00743E7C"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Pr>
                <w:i/>
                <w:iCs/>
                <w:color w:val="000000"/>
                <w:sz w:val="18"/>
                <w:szCs w:val="18"/>
              </w:rPr>
              <w:t>665.028</w:t>
            </w:r>
          </w:p>
        </w:tc>
        <w:tc>
          <w:tcPr>
            <w:tcW w:w="524" w:type="pct"/>
            <w:noWrap/>
            <w:vAlign w:val="center"/>
            <w:hideMark/>
          </w:tcPr>
          <w:p w14:paraId="11707662"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24,64</w:t>
            </w:r>
          </w:p>
        </w:tc>
        <w:tc>
          <w:tcPr>
            <w:tcW w:w="546" w:type="pct"/>
            <w:noWrap/>
            <w:vAlign w:val="center"/>
            <w:hideMark/>
          </w:tcPr>
          <w:p w14:paraId="227A559C"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40,73</w:t>
            </w:r>
          </w:p>
        </w:tc>
        <w:tc>
          <w:tcPr>
            <w:tcW w:w="481" w:type="pct"/>
            <w:noWrap/>
            <w:vAlign w:val="center"/>
            <w:hideMark/>
          </w:tcPr>
          <w:p w14:paraId="4A330A80"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1,71</w:t>
            </w:r>
          </w:p>
        </w:tc>
        <w:tc>
          <w:tcPr>
            <w:tcW w:w="592" w:type="pct"/>
            <w:noWrap/>
            <w:vAlign w:val="center"/>
            <w:hideMark/>
          </w:tcPr>
          <w:p w14:paraId="2326BF9F"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24,25</w:t>
            </w:r>
          </w:p>
        </w:tc>
        <w:tc>
          <w:tcPr>
            <w:tcW w:w="523" w:type="pct"/>
            <w:noWrap/>
            <w:vAlign w:val="center"/>
            <w:hideMark/>
          </w:tcPr>
          <w:p w14:paraId="2091F88D"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183,75</w:t>
            </w:r>
          </w:p>
        </w:tc>
      </w:tr>
      <w:tr w:rsidR="000F39BF" w:rsidRPr="006F7069" w14:paraId="16B95D70"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5D6080E2" w14:textId="77777777" w:rsidR="00953240" w:rsidRPr="006F7069" w:rsidRDefault="00953240" w:rsidP="00C80B36">
            <w:pPr>
              <w:jc w:val="center"/>
              <w:rPr>
                <w:i/>
                <w:iCs/>
                <w:color w:val="000000"/>
                <w:sz w:val="18"/>
                <w:szCs w:val="18"/>
              </w:rPr>
            </w:pPr>
            <w:r w:rsidRPr="006F7069">
              <w:rPr>
                <w:i/>
                <w:iCs/>
                <w:color w:val="000000"/>
                <w:sz w:val="18"/>
                <w:szCs w:val="18"/>
              </w:rPr>
              <w:t>sep-13</w:t>
            </w:r>
          </w:p>
        </w:tc>
        <w:tc>
          <w:tcPr>
            <w:tcW w:w="652" w:type="pct"/>
            <w:noWrap/>
            <w:vAlign w:val="center"/>
            <w:hideMark/>
          </w:tcPr>
          <w:p w14:paraId="5A3D4D85"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599.502</w:t>
            </w:r>
          </w:p>
        </w:tc>
        <w:tc>
          <w:tcPr>
            <w:tcW w:w="391" w:type="pct"/>
            <w:noWrap/>
            <w:vAlign w:val="center"/>
            <w:hideMark/>
          </w:tcPr>
          <w:p w14:paraId="7CD3C4F9"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6338869B" w14:textId="6E46F092" w:rsidR="00953240" w:rsidRPr="006F7069" w:rsidRDefault="00743E7C"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Pr>
                <w:i/>
                <w:iCs/>
                <w:color w:val="000000"/>
                <w:sz w:val="18"/>
                <w:szCs w:val="18"/>
              </w:rPr>
              <w:t>681.026</w:t>
            </w:r>
          </w:p>
        </w:tc>
        <w:tc>
          <w:tcPr>
            <w:tcW w:w="524" w:type="pct"/>
            <w:noWrap/>
            <w:vAlign w:val="center"/>
            <w:hideMark/>
          </w:tcPr>
          <w:p w14:paraId="0A90D5C8"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20,27</w:t>
            </w:r>
          </w:p>
        </w:tc>
        <w:tc>
          <w:tcPr>
            <w:tcW w:w="546" w:type="pct"/>
            <w:noWrap/>
            <w:vAlign w:val="center"/>
            <w:hideMark/>
          </w:tcPr>
          <w:p w14:paraId="71661B97"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53,30</w:t>
            </w:r>
          </w:p>
        </w:tc>
        <w:tc>
          <w:tcPr>
            <w:tcW w:w="481" w:type="pct"/>
            <w:noWrap/>
            <w:vAlign w:val="center"/>
            <w:hideMark/>
          </w:tcPr>
          <w:p w14:paraId="753D6A10"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1,56</w:t>
            </w:r>
          </w:p>
        </w:tc>
        <w:tc>
          <w:tcPr>
            <w:tcW w:w="592" w:type="pct"/>
            <w:noWrap/>
            <w:vAlign w:val="center"/>
            <w:hideMark/>
          </w:tcPr>
          <w:p w14:paraId="501ACB8B"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19,07</w:t>
            </w:r>
          </w:p>
        </w:tc>
        <w:tc>
          <w:tcPr>
            <w:tcW w:w="523" w:type="pct"/>
            <w:noWrap/>
            <w:vAlign w:val="center"/>
            <w:hideMark/>
          </w:tcPr>
          <w:p w14:paraId="2EFF6458"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122,15</w:t>
            </w:r>
          </w:p>
        </w:tc>
      </w:tr>
      <w:tr w:rsidR="000F39BF" w:rsidRPr="006F7069" w14:paraId="0A9D9BB7" w14:textId="77777777" w:rsidTr="006F7069">
        <w:trPr>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60424084" w14:textId="77777777" w:rsidR="00953240" w:rsidRPr="006F7069" w:rsidRDefault="00953240" w:rsidP="00C80B36">
            <w:pPr>
              <w:jc w:val="center"/>
              <w:rPr>
                <w:i/>
                <w:iCs/>
                <w:color w:val="000000"/>
                <w:sz w:val="18"/>
                <w:szCs w:val="18"/>
              </w:rPr>
            </w:pPr>
            <w:r w:rsidRPr="006F7069">
              <w:rPr>
                <w:i/>
                <w:iCs/>
                <w:color w:val="000000"/>
                <w:sz w:val="18"/>
                <w:szCs w:val="18"/>
              </w:rPr>
              <w:t>oct-13</w:t>
            </w:r>
          </w:p>
        </w:tc>
        <w:tc>
          <w:tcPr>
            <w:tcW w:w="652" w:type="pct"/>
            <w:noWrap/>
            <w:vAlign w:val="center"/>
            <w:hideMark/>
          </w:tcPr>
          <w:p w14:paraId="68B1F5F2"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508.782</w:t>
            </w:r>
          </w:p>
        </w:tc>
        <w:tc>
          <w:tcPr>
            <w:tcW w:w="391" w:type="pct"/>
            <w:noWrap/>
            <w:vAlign w:val="center"/>
            <w:hideMark/>
          </w:tcPr>
          <w:p w14:paraId="0E3537A2"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2AA3F8DA" w14:textId="2510B70E" w:rsidR="00953240" w:rsidRPr="006F7069" w:rsidRDefault="00743E7C"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Pr>
                <w:i/>
                <w:iCs/>
                <w:color w:val="000000"/>
                <w:sz w:val="18"/>
                <w:szCs w:val="18"/>
              </w:rPr>
              <w:t>719.023</w:t>
            </w:r>
          </w:p>
        </w:tc>
        <w:tc>
          <w:tcPr>
            <w:tcW w:w="524" w:type="pct"/>
            <w:noWrap/>
            <w:vAlign w:val="center"/>
            <w:hideMark/>
          </w:tcPr>
          <w:p w14:paraId="6F8E831B"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14,79</w:t>
            </w:r>
          </w:p>
        </w:tc>
        <w:tc>
          <w:tcPr>
            <w:tcW w:w="546" w:type="pct"/>
            <w:noWrap/>
            <w:vAlign w:val="center"/>
            <w:hideMark/>
          </w:tcPr>
          <w:p w14:paraId="4948A0B0"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72,70</w:t>
            </w:r>
          </w:p>
        </w:tc>
        <w:tc>
          <w:tcPr>
            <w:tcW w:w="481" w:type="pct"/>
            <w:noWrap/>
            <w:vAlign w:val="center"/>
            <w:hideMark/>
          </w:tcPr>
          <w:p w14:paraId="02495FC6"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1,37</w:t>
            </w:r>
          </w:p>
        </w:tc>
        <w:tc>
          <w:tcPr>
            <w:tcW w:w="592" w:type="pct"/>
            <w:noWrap/>
            <w:vAlign w:val="center"/>
            <w:hideMark/>
          </w:tcPr>
          <w:p w14:paraId="53EBEE9E"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12,52</w:t>
            </w:r>
          </w:p>
        </w:tc>
        <w:tc>
          <w:tcPr>
            <w:tcW w:w="523" w:type="pct"/>
            <w:noWrap/>
            <w:vAlign w:val="center"/>
            <w:hideMark/>
          </w:tcPr>
          <w:p w14:paraId="1D2E0C61" w14:textId="77777777" w:rsidR="00953240" w:rsidRPr="006F7069" w:rsidRDefault="00953240" w:rsidP="00C80B36">
            <w:pPr>
              <w:jc w:val="center"/>
              <w:cnfStyle w:val="000000000000" w:firstRow="0" w:lastRow="0"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67,52</w:t>
            </w:r>
          </w:p>
        </w:tc>
      </w:tr>
      <w:tr w:rsidR="000F39BF" w:rsidRPr="006F7069" w14:paraId="0C24794C" w14:textId="77777777" w:rsidTr="006F706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5B6B70FA" w14:textId="77777777" w:rsidR="00953240" w:rsidRPr="006F7069" w:rsidRDefault="00953240" w:rsidP="00C80B36">
            <w:pPr>
              <w:jc w:val="center"/>
              <w:rPr>
                <w:i/>
                <w:iCs/>
                <w:color w:val="000000"/>
                <w:sz w:val="18"/>
                <w:szCs w:val="18"/>
              </w:rPr>
            </w:pPr>
            <w:r w:rsidRPr="006F7069">
              <w:rPr>
                <w:i/>
                <w:iCs/>
                <w:color w:val="000000"/>
                <w:sz w:val="18"/>
                <w:szCs w:val="18"/>
              </w:rPr>
              <w:t>nov-13</w:t>
            </w:r>
          </w:p>
        </w:tc>
        <w:tc>
          <w:tcPr>
            <w:tcW w:w="652" w:type="pct"/>
            <w:noWrap/>
            <w:vAlign w:val="center"/>
            <w:hideMark/>
          </w:tcPr>
          <w:p w14:paraId="43DA1B2F"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529.013</w:t>
            </w:r>
          </w:p>
        </w:tc>
        <w:tc>
          <w:tcPr>
            <w:tcW w:w="391" w:type="pct"/>
            <w:noWrap/>
            <w:vAlign w:val="center"/>
            <w:hideMark/>
          </w:tcPr>
          <w:p w14:paraId="2151B74A"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30</w:t>
            </w:r>
          </w:p>
        </w:tc>
        <w:tc>
          <w:tcPr>
            <w:tcW w:w="809" w:type="pct"/>
            <w:noWrap/>
            <w:vAlign w:val="center"/>
            <w:hideMark/>
          </w:tcPr>
          <w:p w14:paraId="56F143DC" w14:textId="1D2783ED" w:rsidR="00953240" w:rsidRPr="006F7069" w:rsidRDefault="00743E7C"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Pr>
                <w:i/>
                <w:iCs/>
                <w:color w:val="000000"/>
                <w:sz w:val="18"/>
                <w:szCs w:val="18"/>
              </w:rPr>
              <w:t>789.645</w:t>
            </w:r>
          </w:p>
        </w:tc>
        <w:tc>
          <w:tcPr>
            <w:tcW w:w="524" w:type="pct"/>
            <w:noWrap/>
            <w:vAlign w:val="center"/>
            <w:hideMark/>
          </w:tcPr>
          <w:p w14:paraId="00C52EAF"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7,79</w:t>
            </w:r>
          </w:p>
        </w:tc>
        <w:tc>
          <w:tcPr>
            <w:tcW w:w="546" w:type="pct"/>
            <w:noWrap/>
            <w:vAlign w:val="center"/>
            <w:hideMark/>
          </w:tcPr>
          <w:p w14:paraId="279CA84C"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70,96</w:t>
            </w:r>
          </w:p>
        </w:tc>
        <w:tc>
          <w:tcPr>
            <w:tcW w:w="481" w:type="pct"/>
            <w:noWrap/>
            <w:vAlign w:val="center"/>
            <w:hideMark/>
          </w:tcPr>
          <w:p w14:paraId="3FF13258"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2,12</w:t>
            </w:r>
          </w:p>
        </w:tc>
        <w:tc>
          <w:tcPr>
            <w:tcW w:w="592" w:type="pct"/>
            <w:noWrap/>
            <w:vAlign w:val="center"/>
            <w:hideMark/>
          </w:tcPr>
          <w:p w14:paraId="23252AEE"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8,61</w:t>
            </w:r>
          </w:p>
        </w:tc>
        <w:tc>
          <w:tcPr>
            <w:tcW w:w="523" w:type="pct"/>
            <w:noWrap/>
            <w:vAlign w:val="center"/>
            <w:hideMark/>
          </w:tcPr>
          <w:p w14:paraId="63ECBD3B" w14:textId="77777777" w:rsidR="00953240" w:rsidRPr="006F7069" w:rsidRDefault="00953240" w:rsidP="00C80B36">
            <w:pPr>
              <w:jc w:val="center"/>
              <w:cnfStyle w:val="000000100000" w:firstRow="0" w:lastRow="0" w:firstColumn="0" w:lastColumn="0" w:oddVBand="0" w:evenVBand="0" w:oddHBand="1" w:evenHBand="0" w:firstRowFirstColumn="0" w:firstRowLastColumn="0" w:lastRowFirstColumn="0" w:lastRowLastColumn="0"/>
              <w:rPr>
                <w:i/>
                <w:iCs/>
                <w:color w:val="000000"/>
                <w:sz w:val="18"/>
                <w:szCs w:val="18"/>
              </w:rPr>
            </w:pPr>
            <w:r w:rsidRPr="006F7069">
              <w:rPr>
                <w:i/>
                <w:iCs/>
                <w:color w:val="000000"/>
                <w:sz w:val="18"/>
                <w:szCs w:val="18"/>
              </w:rPr>
              <w:t>45,17</w:t>
            </w:r>
          </w:p>
        </w:tc>
      </w:tr>
      <w:tr w:rsidR="000F39BF" w:rsidRPr="006F7069" w14:paraId="444B873B" w14:textId="77777777" w:rsidTr="006F7069">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2" w:type="pct"/>
            <w:noWrap/>
            <w:vAlign w:val="center"/>
            <w:hideMark/>
          </w:tcPr>
          <w:p w14:paraId="6E4E0B8F" w14:textId="77777777" w:rsidR="00953240" w:rsidRPr="006F7069" w:rsidRDefault="002E1E69" w:rsidP="00C80B36">
            <w:pPr>
              <w:jc w:val="center"/>
              <w:rPr>
                <w:i/>
                <w:iCs/>
                <w:color w:val="000000"/>
                <w:sz w:val="18"/>
                <w:szCs w:val="18"/>
              </w:rPr>
            </w:pPr>
            <w:r w:rsidRPr="006F7069">
              <w:rPr>
                <w:i/>
                <w:iCs/>
                <w:color w:val="000000"/>
                <w:sz w:val="18"/>
                <w:szCs w:val="18"/>
              </w:rPr>
              <w:t>de</w:t>
            </w:r>
            <w:r w:rsidR="00953240" w:rsidRPr="006F7069">
              <w:rPr>
                <w:i/>
                <w:iCs/>
                <w:color w:val="000000"/>
                <w:sz w:val="18"/>
                <w:szCs w:val="18"/>
              </w:rPr>
              <w:t>c-13</w:t>
            </w:r>
          </w:p>
        </w:tc>
        <w:tc>
          <w:tcPr>
            <w:tcW w:w="652" w:type="pct"/>
            <w:noWrap/>
            <w:vAlign w:val="center"/>
            <w:hideMark/>
          </w:tcPr>
          <w:p w14:paraId="431E5A92" w14:textId="77777777" w:rsidR="00953240" w:rsidRPr="006F7069" w:rsidRDefault="00953240"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618.030</w:t>
            </w:r>
          </w:p>
        </w:tc>
        <w:tc>
          <w:tcPr>
            <w:tcW w:w="391" w:type="pct"/>
            <w:noWrap/>
            <w:vAlign w:val="center"/>
            <w:hideMark/>
          </w:tcPr>
          <w:p w14:paraId="7E8562FC" w14:textId="77777777" w:rsidR="00953240" w:rsidRPr="006F7069" w:rsidRDefault="00953240"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31</w:t>
            </w:r>
          </w:p>
        </w:tc>
        <w:tc>
          <w:tcPr>
            <w:tcW w:w="809" w:type="pct"/>
            <w:noWrap/>
            <w:vAlign w:val="center"/>
            <w:hideMark/>
          </w:tcPr>
          <w:p w14:paraId="5E33567B" w14:textId="7159C5E4" w:rsidR="00953240" w:rsidRPr="006F7069" w:rsidRDefault="00743E7C"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Pr>
                <w:i/>
                <w:iCs/>
                <w:color w:val="000000"/>
                <w:sz w:val="18"/>
                <w:szCs w:val="18"/>
              </w:rPr>
              <w:t>1.068.260</w:t>
            </w:r>
          </w:p>
        </w:tc>
        <w:tc>
          <w:tcPr>
            <w:tcW w:w="524" w:type="pct"/>
            <w:noWrap/>
            <w:vAlign w:val="center"/>
            <w:hideMark/>
          </w:tcPr>
          <w:p w14:paraId="72898D1D" w14:textId="77777777" w:rsidR="00953240" w:rsidRPr="006F7069" w:rsidRDefault="00953240"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3,68</w:t>
            </w:r>
          </w:p>
        </w:tc>
        <w:tc>
          <w:tcPr>
            <w:tcW w:w="546" w:type="pct"/>
            <w:noWrap/>
            <w:vAlign w:val="center"/>
            <w:hideMark/>
          </w:tcPr>
          <w:p w14:paraId="21F788F9" w14:textId="77777777" w:rsidR="00953240" w:rsidRPr="006F7069" w:rsidRDefault="00953240"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77,80</w:t>
            </w:r>
          </w:p>
        </w:tc>
        <w:tc>
          <w:tcPr>
            <w:tcW w:w="481" w:type="pct"/>
            <w:noWrap/>
            <w:vAlign w:val="center"/>
            <w:hideMark/>
          </w:tcPr>
          <w:p w14:paraId="304E809D" w14:textId="77777777" w:rsidR="00953240" w:rsidRPr="006F7069" w:rsidRDefault="00953240"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1,64</w:t>
            </w:r>
          </w:p>
        </w:tc>
        <w:tc>
          <w:tcPr>
            <w:tcW w:w="592" w:type="pct"/>
            <w:noWrap/>
            <w:vAlign w:val="center"/>
            <w:hideMark/>
          </w:tcPr>
          <w:p w14:paraId="4EA8DDCD" w14:textId="77777777" w:rsidR="00953240" w:rsidRPr="006F7069" w:rsidRDefault="00953240"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7,57</w:t>
            </w:r>
          </w:p>
        </w:tc>
        <w:tc>
          <w:tcPr>
            <w:tcW w:w="523" w:type="pct"/>
            <w:noWrap/>
            <w:vAlign w:val="center"/>
            <w:hideMark/>
          </w:tcPr>
          <w:p w14:paraId="3F51E859" w14:textId="77777777" w:rsidR="00953240" w:rsidRPr="006F7069" w:rsidRDefault="00953240" w:rsidP="00C80B36">
            <w:pPr>
              <w:jc w:val="center"/>
              <w:cnfStyle w:val="010000000000" w:firstRow="0" w:lastRow="1" w:firstColumn="0" w:lastColumn="0" w:oddVBand="0" w:evenVBand="0" w:oddHBand="0" w:evenHBand="0" w:firstRowFirstColumn="0" w:firstRowLastColumn="0" w:lastRowFirstColumn="0" w:lastRowLastColumn="0"/>
              <w:rPr>
                <w:i/>
                <w:iCs/>
                <w:color w:val="000000"/>
                <w:sz w:val="18"/>
                <w:szCs w:val="18"/>
              </w:rPr>
            </w:pPr>
            <w:r w:rsidRPr="006F7069">
              <w:rPr>
                <w:i/>
                <w:iCs/>
                <w:color w:val="000000"/>
                <w:sz w:val="18"/>
                <w:szCs w:val="18"/>
              </w:rPr>
              <w:t>27,99</w:t>
            </w:r>
          </w:p>
        </w:tc>
      </w:tr>
    </w:tbl>
    <w:p w14:paraId="54B7ED37" w14:textId="77777777" w:rsidR="00953240" w:rsidRPr="00883FF3" w:rsidRDefault="00953240" w:rsidP="00953240">
      <w:pPr>
        <w:pStyle w:val="CELEFICNORMAL"/>
        <w:rPr>
          <w:rFonts w:ascii="Times New Roman" w:hAnsi="Times New Roman"/>
          <w:lang w:val="en-US"/>
        </w:rPr>
      </w:pPr>
    </w:p>
    <w:p w14:paraId="2EF73566" w14:textId="77777777" w:rsidR="002D06C9" w:rsidRPr="00883FF3" w:rsidRDefault="00883FF3" w:rsidP="006F7069">
      <w:pPr>
        <w:pStyle w:val="Heading3"/>
      </w:pPr>
      <w:r>
        <w:t xml:space="preserve">5. </w:t>
      </w:r>
      <w:r w:rsidR="002D06C9" w:rsidRPr="00883FF3">
        <w:t>Statistical analysis</w:t>
      </w:r>
    </w:p>
    <w:p w14:paraId="0F0ED578" w14:textId="27714F90" w:rsidR="00516FDD" w:rsidRPr="00883FF3" w:rsidRDefault="00516FDD" w:rsidP="00E57561">
      <w:pPr>
        <w:pStyle w:val="CELEFICNORMAL"/>
        <w:jc w:val="left"/>
        <w:rPr>
          <w:rStyle w:val="hps"/>
          <w:rFonts w:ascii="Times New Roman" w:hAnsi="Times New Roman"/>
          <w:lang w:val="en-US"/>
        </w:rPr>
      </w:pPr>
      <w:r w:rsidRPr="00883FF3">
        <w:rPr>
          <w:rStyle w:val="hps"/>
          <w:rFonts w:ascii="Times New Roman" w:hAnsi="Times New Roman"/>
          <w:lang w:val="en-US"/>
        </w:rPr>
        <w:t>The</w:t>
      </w:r>
      <w:r w:rsidRPr="00883FF3">
        <w:rPr>
          <w:rFonts w:ascii="Times New Roman" w:hAnsi="Times New Roman"/>
          <w:lang w:val="en-US"/>
        </w:rPr>
        <w:t xml:space="preserve"> </w:t>
      </w:r>
      <w:r w:rsidRPr="00883FF3">
        <w:rPr>
          <w:rStyle w:val="hps"/>
          <w:rFonts w:ascii="Times New Roman" w:hAnsi="Times New Roman"/>
          <w:lang w:val="en-US"/>
        </w:rPr>
        <w:t>analysis of this case</w:t>
      </w:r>
      <w:r w:rsidR="00060E7C">
        <w:rPr>
          <w:rFonts w:ascii="Times New Roman" w:hAnsi="Times New Roman"/>
          <w:lang w:val="en-US"/>
        </w:rPr>
        <w:t xml:space="preserve"> begins by</w:t>
      </w:r>
      <w:r w:rsidRPr="00883FF3">
        <w:rPr>
          <w:rFonts w:ascii="Times New Roman" w:hAnsi="Times New Roman"/>
          <w:lang w:val="en-US"/>
        </w:rPr>
        <w:t xml:space="preserve"> performing </w:t>
      </w:r>
      <w:r w:rsidRPr="00883FF3">
        <w:rPr>
          <w:rStyle w:val="hps"/>
          <w:rFonts w:ascii="Times New Roman" w:hAnsi="Times New Roman"/>
          <w:lang w:val="en-US"/>
        </w:rPr>
        <w:t xml:space="preserve">an exploratory </w:t>
      </w:r>
      <w:r w:rsidR="00E57561">
        <w:rPr>
          <w:rStyle w:val="hps"/>
          <w:rFonts w:ascii="Times New Roman" w:hAnsi="Times New Roman"/>
          <w:lang w:val="en-US"/>
        </w:rPr>
        <w:t xml:space="preserve">assessment </w:t>
      </w:r>
      <w:r w:rsidRPr="00883FF3">
        <w:rPr>
          <w:rStyle w:val="hps"/>
          <w:rFonts w:ascii="Times New Roman" w:hAnsi="Times New Roman"/>
          <w:lang w:val="en-US"/>
        </w:rPr>
        <w:t>of</w:t>
      </w:r>
      <w:r w:rsidRPr="00883FF3">
        <w:rPr>
          <w:rFonts w:ascii="Times New Roman" w:hAnsi="Times New Roman"/>
          <w:lang w:val="en-US"/>
        </w:rPr>
        <w:t xml:space="preserve"> </w:t>
      </w:r>
      <w:r w:rsidRPr="00883FF3">
        <w:rPr>
          <w:rStyle w:val="hps"/>
          <w:rFonts w:ascii="Times New Roman" w:hAnsi="Times New Roman"/>
          <w:lang w:val="en-US"/>
        </w:rPr>
        <w:t>each of</w:t>
      </w:r>
      <w:r w:rsidRPr="00883FF3">
        <w:rPr>
          <w:rFonts w:ascii="Times New Roman" w:hAnsi="Times New Roman"/>
          <w:lang w:val="en-US"/>
        </w:rPr>
        <w:t xml:space="preserve"> </w:t>
      </w:r>
      <w:r w:rsidRPr="00883FF3">
        <w:rPr>
          <w:rStyle w:val="hps"/>
          <w:rFonts w:ascii="Times New Roman" w:hAnsi="Times New Roman"/>
          <w:lang w:val="en-US"/>
        </w:rPr>
        <w:t>the variables considered.</w:t>
      </w:r>
    </w:p>
    <w:p w14:paraId="47201CF5" w14:textId="77777777" w:rsidR="00516FDD" w:rsidRPr="00883FF3" w:rsidRDefault="00516FDD" w:rsidP="00516FDD">
      <w:pPr>
        <w:pStyle w:val="CELEFICNORMAL"/>
        <w:rPr>
          <w:rStyle w:val="hps"/>
          <w:rFonts w:ascii="Times New Roman" w:hAnsi="Times New Roman"/>
          <w:lang w:val="en-US"/>
        </w:rPr>
      </w:pPr>
    </w:p>
    <w:p w14:paraId="14777ED5" w14:textId="45F2BB56" w:rsidR="00516FDD" w:rsidRPr="00883FF3" w:rsidRDefault="00516FDD" w:rsidP="000F39BF">
      <w:pPr>
        <w:pStyle w:val="CELEFICNORMAL"/>
        <w:jc w:val="left"/>
        <w:rPr>
          <w:rStyle w:val="hps"/>
          <w:rFonts w:ascii="Times New Roman" w:hAnsi="Times New Roman"/>
          <w:lang w:val="en-US"/>
        </w:rPr>
      </w:pPr>
      <w:r w:rsidRPr="00883FF3">
        <w:rPr>
          <w:rStyle w:val="hps"/>
          <w:rFonts w:ascii="Times New Roman" w:hAnsi="Times New Roman"/>
          <w:lang w:val="en-US"/>
        </w:rPr>
        <w:t>Since the total</w:t>
      </w:r>
      <w:r w:rsidRPr="00883FF3">
        <w:rPr>
          <w:rFonts w:ascii="Times New Roman" w:hAnsi="Times New Roman"/>
          <w:lang w:val="en-US"/>
        </w:rPr>
        <w:t xml:space="preserve"> </w:t>
      </w:r>
      <w:r w:rsidRPr="00883FF3">
        <w:rPr>
          <w:rStyle w:val="hps"/>
          <w:rFonts w:ascii="Times New Roman" w:hAnsi="Times New Roman"/>
          <w:lang w:val="en-US"/>
        </w:rPr>
        <w:t>monthly energy</w:t>
      </w:r>
      <w:r w:rsidRPr="00883FF3">
        <w:rPr>
          <w:rFonts w:ascii="Times New Roman" w:hAnsi="Times New Roman"/>
          <w:lang w:val="en-US"/>
        </w:rPr>
        <w:t xml:space="preserve"> </w:t>
      </w:r>
      <w:r w:rsidRPr="00883FF3">
        <w:rPr>
          <w:rStyle w:val="hps"/>
          <w:rFonts w:ascii="Times New Roman" w:hAnsi="Times New Roman"/>
          <w:lang w:val="en-US"/>
        </w:rPr>
        <w:t>consumption</w:t>
      </w:r>
      <w:r w:rsidRPr="00883FF3">
        <w:rPr>
          <w:rFonts w:ascii="Times New Roman" w:hAnsi="Times New Roman"/>
          <w:lang w:val="en-US"/>
        </w:rPr>
        <w:t xml:space="preserve"> </w:t>
      </w:r>
      <w:r w:rsidRPr="00883FF3">
        <w:rPr>
          <w:rStyle w:val="hps"/>
          <w:rFonts w:ascii="Times New Roman" w:hAnsi="Times New Roman"/>
          <w:lang w:val="en-US"/>
        </w:rPr>
        <w:t>clearly</w:t>
      </w:r>
      <w:r w:rsidRPr="00883FF3">
        <w:rPr>
          <w:rFonts w:ascii="Times New Roman" w:hAnsi="Times New Roman"/>
          <w:lang w:val="en-US"/>
        </w:rPr>
        <w:t xml:space="preserve"> </w:t>
      </w:r>
      <w:r w:rsidRPr="00883FF3">
        <w:rPr>
          <w:rStyle w:val="hps"/>
          <w:rFonts w:ascii="Times New Roman" w:hAnsi="Times New Roman"/>
          <w:lang w:val="en-US"/>
        </w:rPr>
        <w:t>depends</w:t>
      </w:r>
      <w:r w:rsidRPr="00883FF3">
        <w:rPr>
          <w:rFonts w:ascii="Times New Roman" w:hAnsi="Times New Roman"/>
          <w:lang w:val="en-US"/>
        </w:rPr>
        <w:t xml:space="preserve"> </w:t>
      </w:r>
      <w:r w:rsidRPr="00883FF3">
        <w:rPr>
          <w:rStyle w:val="hps"/>
          <w:rFonts w:ascii="Times New Roman" w:hAnsi="Times New Roman"/>
          <w:lang w:val="en-US"/>
        </w:rPr>
        <w:t>on the number</w:t>
      </w:r>
      <w:r w:rsidRPr="00883FF3">
        <w:rPr>
          <w:rFonts w:ascii="Times New Roman" w:hAnsi="Times New Roman"/>
          <w:lang w:val="en-US"/>
        </w:rPr>
        <w:t xml:space="preserve"> </w:t>
      </w:r>
      <w:r w:rsidRPr="00883FF3">
        <w:rPr>
          <w:rStyle w:val="hps"/>
          <w:rFonts w:ascii="Times New Roman" w:hAnsi="Times New Roman"/>
          <w:lang w:val="en-US"/>
        </w:rPr>
        <w:t>of days in month</w:t>
      </w:r>
      <w:r w:rsidRPr="00883FF3">
        <w:rPr>
          <w:rFonts w:ascii="Times New Roman" w:hAnsi="Times New Roman"/>
          <w:lang w:val="en-US"/>
        </w:rPr>
        <w:t xml:space="preserve">, </w:t>
      </w:r>
      <w:r w:rsidR="00E57561">
        <w:rPr>
          <w:rFonts w:ascii="Times New Roman" w:hAnsi="Times New Roman"/>
          <w:lang w:val="en-US"/>
        </w:rPr>
        <w:t xml:space="preserve">use data were normalized to </w:t>
      </w:r>
      <w:r w:rsidRPr="00883FF3">
        <w:rPr>
          <w:rStyle w:val="hps"/>
          <w:rFonts w:ascii="Times New Roman" w:hAnsi="Times New Roman"/>
          <w:lang w:val="en-US"/>
        </w:rPr>
        <w:t>average consumption</w:t>
      </w:r>
      <w:r w:rsidRPr="00883FF3">
        <w:rPr>
          <w:rFonts w:ascii="Times New Roman" w:hAnsi="Times New Roman"/>
          <w:lang w:val="en-US"/>
        </w:rPr>
        <w:t xml:space="preserve"> </w:t>
      </w:r>
      <w:r w:rsidRPr="00883FF3">
        <w:rPr>
          <w:rStyle w:val="hps"/>
          <w:rFonts w:ascii="Times New Roman" w:hAnsi="Times New Roman"/>
          <w:lang w:val="en-US"/>
        </w:rPr>
        <w:t>per day</w:t>
      </w:r>
      <w:r w:rsidR="00E57561">
        <w:rPr>
          <w:rStyle w:val="hps"/>
          <w:rFonts w:ascii="Times New Roman" w:hAnsi="Times New Roman"/>
          <w:lang w:val="en-US"/>
        </w:rPr>
        <w:t xml:space="preserve">. Figure 1 shows </w:t>
      </w:r>
      <w:r w:rsidRPr="00883FF3">
        <w:rPr>
          <w:rStyle w:val="hps"/>
          <w:rFonts w:ascii="Times New Roman" w:hAnsi="Times New Roman"/>
          <w:lang w:val="en-US"/>
        </w:rPr>
        <w:t>a marked</w:t>
      </w:r>
      <w:r w:rsidRPr="00883FF3">
        <w:rPr>
          <w:rFonts w:ascii="Times New Roman" w:hAnsi="Times New Roman"/>
          <w:lang w:val="en-US"/>
        </w:rPr>
        <w:t xml:space="preserve"> </w:t>
      </w:r>
      <w:r w:rsidRPr="00883FF3">
        <w:rPr>
          <w:rStyle w:val="hps"/>
          <w:rFonts w:ascii="Times New Roman" w:hAnsi="Times New Roman"/>
          <w:lang w:val="en-US"/>
        </w:rPr>
        <w:t>seasonal component</w:t>
      </w:r>
      <w:r w:rsidRPr="00883FF3">
        <w:rPr>
          <w:rFonts w:ascii="Times New Roman" w:hAnsi="Times New Roman"/>
          <w:lang w:val="en-US"/>
        </w:rPr>
        <w:t xml:space="preserve"> </w:t>
      </w:r>
      <w:r w:rsidRPr="00883FF3">
        <w:rPr>
          <w:rStyle w:val="hps"/>
          <w:rFonts w:ascii="Times New Roman" w:hAnsi="Times New Roman"/>
          <w:lang w:val="en-US"/>
        </w:rPr>
        <w:t>in the series of</w:t>
      </w:r>
      <w:r w:rsidRPr="00883FF3">
        <w:rPr>
          <w:rFonts w:ascii="Times New Roman" w:hAnsi="Times New Roman"/>
          <w:lang w:val="en-US"/>
        </w:rPr>
        <w:t xml:space="preserve"> </w:t>
      </w:r>
      <w:r w:rsidRPr="00883FF3">
        <w:rPr>
          <w:rStyle w:val="hps"/>
          <w:rFonts w:ascii="Times New Roman" w:hAnsi="Times New Roman"/>
          <w:lang w:val="en-US"/>
        </w:rPr>
        <w:t>energy consumption.</w:t>
      </w:r>
      <w:r w:rsidRPr="00883FF3">
        <w:rPr>
          <w:rFonts w:ascii="Times New Roman" w:hAnsi="Times New Roman"/>
          <w:lang w:val="en-US"/>
        </w:rPr>
        <w:t xml:space="preserve"> </w:t>
      </w:r>
      <w:r w:rsidRPr="00883FF3">
        <w:rPr>
          <w:rStyle w:val="hps"/>
          <w:rFonts w:ascii="Times New Roman" w:hAnsi="Times New Roman"/>
          <w:lang w:val="en-US"/>
        </w:rPr>
        <w:t>The average</w:t>
      </w:r>
      <w:r w:rsidRPr="00883FF3">
        <w:rPr>
          <w:rFonts w:ascii="Times New Roman" w:hAnsi="Times New Roman"/>
          <w:lang w:val="en-US"/>
        </w:rPr>
        <w:t xml:space="preserve"> </w:t>
      </w:r>
      <w:r w:rsidRPr="00883FF3">
        <w:rPr>
          <w:rStyle w:val="hps"/>
          <w:rFonts w:ascii="Times New Roman" w:hAnsi="Times New Roman"/>
          <w:lang w:val="en-US"/>
        </w:rPr>
        <w:t>daily</w:t>
      </w:r>
      <w:r w:rsidRPr="00883FF3">
        <w:rPr>
          <w:rFonts w:ascii="Times New Roman" w:hAnsi="Times New Roman"/>
          <w:lang w:val="en-US"/>
        </w:rPr>
        <w:t xml:space="preserve"> </w:t>
      </w:r>
      <w:r w:rsidRPr="00883FF3">
        <w:rPr>
          <w:rStyle w:val="hps"/>
          <w:rFonts w:ascii="Times New Roman" w:hAnsi="Times New Roman"/>
          <w:lang w:val="en-US"/>
        </w:rPr>
        <w:t>consumption</w:t>
      </w:r>
      <w:r w:rsidRPr="00883FF3">
        <w:rPr>
          <w:rFonts w:ascii="Times New Roman" w:hAnsi="Times New Roman"/>
          <w:lang w:val="en-US"/>
        </w:rPr>
        <w:t xml:space="preserve"> </w:t>
      </w:r>
      <w:r w:rsidR="00E57561">
        <w:rPr>
          <w:rFonts w:ascii="Times New Roman" w:hAnsi="Times New Roman"/>
          <w:lang w:val="en-US"/>
        </w:rPr>
        <w:t xml:space="preserve">also shows </w:t>
      </w:r>
      <w:r w:rsidRPr="00883FF3">
        <w:rPr>
          <w:rStyle w:val="hps"/>
          <w:rFonts w:ascii="Times New Roman" w:hAnsi="Times New Roman"/>
          <w:lang w:val="en-US"/>
        </w:rPr>
        <w:t>very</w:t>
      </w:r>
      <w:r w:rsidRPr="00883FF3">
        <w:rPr>
          <w:rFonts w:ascii="Times New Roman" w:hAnsi="Times New Roman"/>
          <w:lang w:val="en-US"/>
        </w:rPr>
        <w:t xml:space="preserve"> </w:t>
      </w:r>
      <w:r w:rsidRPr="00883FF3">
        <w:rPr>
          <w:rStyle w:val="hps"/>
          <w:rFonts w:ascii="Times New Roman" w:hAnsi="Times New Roman"/>
          <w:lang w:val="en-US"/>
        </w:rPr>
        <w:t>marked cyclical</w:t>
      </w:r>
      <w:r w:rsidRPr="00883FF3">
        <w:rPr>
          <w:rFonts w:ascii="Times New Roman" w:hAnsi="Times New Roman"/>
          <w:lang w:val="en-US"/>
        </w:rPr>
        <w:t xml:space="preserve"> </w:t>
      </w:r>
      <w:r w:rsidRPr="00883FF3">
        <w:rPr>
          <w:rStyle w:val="hps"/>
          <w:rFonts w:ascii="Times New Roman" w:hAnsi="Times New Roman"/>
          <w:lang w:val="en-US"/>
        </w:rPr>
        <w:t>behavior.</w:t>
      </w:r>
      <w:r w:rsidRPr="00883FF3">
        <w:rPr>
          <w:rFonts w:ascii="Times New Roman" w:hAnsi="Times New Roman"/>
          <w:lang w:val="en-US"/>
        </w:rPr>
        <w:t xml:space="preserve"> </w:t>
      </w:r>
      <w:r w:rsidRPr="00883FF3">
        <w:rPr>
          <w:rStyle w:val="hps"/>
          <w:rFonts w:ascii="Times New Roman" w:hAnsi="Times New Roman"/>
          <w:lang w:val="en-US"/>
        </w:rPr>
        <w:t>Important</w:t>
      </w:r>
      <w:r w:rsidRPr="00883FF3">
        <w:rPr>
          <w:rFonts w:ascii="Times New Roman" w:hAnsi="Times New Roman"/>
          <w:lang w:val="en-US"/>
        </w:rPr>
        <w:t xml:space="preserve"> </w:t>
      </w:r>
      <w:r w:rsidRPr="00883FF3">
        <w:rPr>
          <w:rStyle w:val="hps"/>
          <w:rFonts w:ascii="Times New Roman" w:hAnsi="Times New Roman"/>
          <w:lang w:val="en-US"/>
        </w:rPr>
        <w:t>consumption</w:t>
      </w:r>
      <w:r w:rsidRPr="00883FF3">
        <w:rPr>
          <w:rFonts w:ascii="Times New Roman" w:hAnsi="Times New Roman"/>
          <w:lang w:val="en-US"/>
        </w:rPr>
        <w:t xml:space="preserve"> </w:t>
      </w:r>
      <w:r w:rsidRPr="00883FF3">
        <w:rPr>
          <w:rStyle w:val="hps"/>
          <w:rFonts w:ascii="Times New Roman" w:hAnsi="Times New Roman"/>
          <w:lang w:val="en-US"/>
        </w:rPr>
        <w:t>peaks</w:t>
      </w:r>
      <w:r w:rsidRPr="00883FF3">
        <w:rPr>
          <w:rFonts w:ascii="Times New Roman" w:hAnsi="Times New Roman"/>
          <w:lang w:val="en-US"/>
        </w:rPr>
        <w:t xml:space="preserve"> </w:t>
      </w:r>
      <w:r w:rsidRPr="00883FF3">
        <w:rPr>
          <w:rStyle w:val="hps"/>
          <w:rFonts w:ascii="Times New Roman" w:hAnsi="Times New Roman"/>
          <w:lang w:val="en-US"/>
        </w:rPr>
        <w:t>are observed during</w:t>
      </w:r>
      <w:r w:rsidRPr="00883FF3">
        <w:rPr>
          <w:rFonts w:ascii="Times New Roman" w:hAnsi="Times New Roman"/>
          <w:lang w:val="en-US"/>
        </w:rPr>
        <w:t xml:space="preserve"> </w:t>
      </w:r>
      <w:r w:rsidRPr="00883FF3">
        <w:rPr>
          <w:rStyle w:val="hps"/>
          <w:rFonts w:ascii="Times New Roman" w:hAnsi="Times New Roman"/>
          <w:lang w:val="en-US"/>
        </w:rPr>
        <w:t>the months of July</w:t>
      </w:r>
      <w:r w:rsidRPr="00883FF3">
        <w:rPr>
          <w:rFonts w:ascii="Times New Roman" w:hAnsi="Times New Roman"/>
          <w:lang w:val="en-US"/>
        </w:rPr>
        <w:t xml:space="preserve"> </w:t>
      </w:r>
      <w:r w:rsidRPr="00883FF3">
        <w:rPr>
          <w:rStyle w:val="hps"/>
          <w:rFonts w:ascii="Times New Roman" w:hAnsi="Times New Roman"/>
          <w:lang w:val="en-US"/>
        </w:rPr>
        <w:t>and August</w:t>
      </w:r>
      <w:r w:rsidRPr="00883FF3">
        <w:rPr>
          <w:rFonts w:ascii="Times New Roman" w:hAnsi="Times New Roman"/>
          <w:lang w:val="en-US"/>
        </w:rPr>
        <w:t xml:space="preserve"> </w:t>
      </w:r>
      <w:r w:rsidRPr="00883FF3">
        <w:rPr>
          <w:rStyle w:val="hps"/>
          <w:rFonts w:ascii="Times New Roman" w:hAnsi="Times New Roman"/>
          <w:lang w:val="en-US"/>
        </w:rPr>
        <w:t>and during</w:t>
      </w:r>
      <w:r w:rsidRPr="00883FF3">
        <w:rPr>
          <w:rFonts w:ascii="Times New Roman" w:hAnsi="Times New Roman"/>
          <w:lang w:val="en-US"/>
        </w:rPr>
        <w:t xml:space="preserve"> </w:t>
      </w:r>
      <w:r w:rsidRPr="00883FF3">
        <w:rPr>
          <w:rStyle w:val="hps"/>
          <w:rFonts w:ascii="Times New Roman" w:hAnsi="Times New Roman"/>
          <w:lang w:val="en-US"/>
        </w:rPr>
        <w:t>the coldest</w:t>
      </w:r>
      <w:r w:rsidRPr="00883FF3">
        <w:rPr>
          <w:rFonts w:ascii="Times New Roman" w:hAnsi="Times New Roman"/>
          <w:lang w:val="en-US"/>
        </w:rPr>
        <w:t xml:space="preserve"> </w:t>
      </w:r>
      <w:r w:rsidRPr="00883FF3">
        <w:rPr>
          <w:rStyle w:val="hps"/>
          <w:rFonts w:ascii="Times New Roman" w:hAnsi="Times New Roman"/>
          <w:lang w:val="en-US"/>
        </w:rPr>
        <w:t>months</w:t>
      </w:r>
      <w:r w:rsidRPr="00883FF3">
        <w:rPr>
          <w:rFonts w:ascii="Times New Roman" w:hAnsi="Times New Roman"/>
          <w:lang w:val="en-US"/>
        </w:rPr>
        <w:t xml:space="preserve"> </w:t>
      </w:r>
      <w:r w:rsidRPr="00883FF3">
        <w:rPr>
          <w:rStyle w:val="hps"/>
          <w:rFonts w:ascii="Times New Roman" w:hAnsi="Times New Roman"/>
          <w:lang w:val="en-US"/>
        </w:rPr>
        <w:t>December, January</w:t>
      </w:r>
      <w:r w:rsidRPr="00883FF3">
        <w:rPr>
          <w:rFonts w:ascii="Times New Roman" w:hAnsi="Times New Roman"/>
          <w:lang w:val="en-US"/>
        </w:rPr>
        <w:t xml:space="preserve"> </w:t>
      </w:r>
      <w:r w:rsidRPr="00883FF3">
        <w:rPr>
          <w:rStyle w:val="hps"/>
          <w:rFonts w:ascii="Times New Roman" w:hAnsi="Times New Roman"/>
          <w:lang w:val="en-US"/>
        </w:rPr>
        <w:t>and February.</w:t>
      </w:r>
    </w:p>
    <w:p w14:paraId="47495EDC" w14:textId="28069862" w:rsidR="00516FDD" w:rsidRPr="00883FF3" w:rsidRDefault="006D34E9" w:rsidP="00743E7C">
      <w:pPr>
        <w:pStyle w:val="tabletitle"/>
        <w:rPr>
          <w:rFonts w:ascii="Times New Roman" w:hAnsi="Times New Roman"/>
        </w:rPr>
      </w:pPr>
      <w:r w:rsidRPr="00883FF3">
        <w:lastRenderedPageBreak/>
        <w:t>Fig</w:t>
      </w:r>
      <w:r w:rsidR="00D12CA4">
        <w:t>ure</w:t>
      </w:r>
      <w:r w:rsidRPr="00883FF3">
        <w:t xml:space="preserve"> </w:t>
      </w:r>
      <w:r w:rsidR="00D12CA4">
        <w:t>1:</w:t>
      </w:r>
      <w:r w:rsidRPr="00883FF3">
        <w:t xml:space="preserve"> Energy </w:t>
      </w:r>
      <w:r w:rsidR="00D12CA4">
        <w:t>C</w:t>
      </w:r>
      <w:r w:rsidRPr="00883FF3">
        <w:t>onsumption vs time</w:t>
      </w:r>
    </w:p>
    <w:tbl>
      <w:tblPr>
        <w:tblStyle w:val="TableGrid"/>
        <w:tblW w:w="0" w:type="auto"/>
        <w:jc w:val="center"/>
        <w:tblLook w:val="04A0" w:firstRow="1" w:lastRow="0" w:firstColumn="1" w:lastColumn="0" w:noHBand="0" w:noVBand="1"/>
      </w:tblPr>
      <w:tblGrid>
        <w:gridCol w:w="6156"/>
      </w:tblGrid>
      <w:tr w:rsidR="00516FDD" w:rsidRPr="00883FF3" w14:paraId="0E4E5493" w14:textId="77777777" w:rsidTr="00516FDD">
        <w:trPr>
          <w:jc w:val="center"/>
        </w:trPr>
        <w:tc>
          <w:tcPr>
            <w:tcW w:w="0" w:type="auto"/>
          </w:tcPr>
          <w:p w14:paraId="64C90193" w14:textId="77777777" w:rsidR="00516FDD" w:rsidRPr="00883FF3" w:rsidRDefault="00516FDD" w:rsidP="00516FDD">
            <w:pPr>
              <w:pStyle w:val="CELEFICNORMAL"/>
              <w:jc w:val="center"/>
              <w:rPr>
                <w:rFonts w:ascii="Times New Roman" w:hAnsi="Times New Roman"/>
                <w:lang w:val="en-US"/>
              </w:rPr>
            </w:pPr>
            <w:r w:rsidRPr="00883FF3">
              <w:rPr>
                <w:rFonts w:ascii="Times New Roman" w:hAnsi="Times New Roman"/>
                <w:noProof/>
                <w:lang w:val="en-US" w:eastAsia="en-US"/>
              </w:rPr>
              <w:drawing>
                <wp:inline distT="0" distB="0" distL="0" distR="0" wp14:anchorId="438EC7C5" wp14:editId="508B4127">
                  <wp:extent cx="3762830" cy="2729865"/>
                  <wp:effectExtent l="0" t="0" r="9525" b="0"/>
                  <wp:docPr id="16" name="Imagen 85" descr="Macintosh HD:Users:fcrespo:Dropbox:EMIN:caso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crespo:Dropbox:EMIN:caso3.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9228" cy="2734506"/>
                          </a:xfrm>
                          <a:prstGeom prst="rect">
                            <a:avLst/>
                          </a:prstGeom>
                          <a:noFill/>
                          <a:ln>
                            <a:noFill/>
                          </a:ln>
                        </pic:spPr>
                      </pic:pic>
                    </a:graphicData>
                  </a:graphic>
                </wp:inline>
              </w:drawing>
            </w:r>
          </w:p>
        </w:tc>
      </w:tr>
    </w:tbl>
    <w:p w14:paraId="4A443F4F" w14:textId="77777777" w:rsidR="00516FDD" w:rsidRPr="00883FF3" w:rsidRDefault="00516FDD" w:rsidP="00516FDD">
      <w:pPr>
        <w:pStyle w:val="CELEFICNORMAL"/>
        <w:rPr>
          <w:rFonts w:ascii="Times New Roman" w:hAnsi="Times New Roman"/>
          <w:lang w:val="en-US"/>
        </w:rPr>
      </w:pPr>
    </w:p>
    <w:p w14:paraId="373DA526" w14:textId="4AB9B40F" w:rsidR="002D06C9" w:rsidRPr="00883FF3" w:rsidRDefault="00883FF3" w:rsidP="00F640C5">
      <w:pPr>
        <w:pStyle w:val="Heading3"/>
      </w:pPr>
      <w:r>
        <w:t>5</w:t>
      </w:r>
      <w:commentRangeStart w:id="6"/>
      <w:r>
        <w:t>.</w:t>
      </w:r>
      <w:commentRangeEnd w:id="6"/>
      <w:r w:rsidR="00FF5001">
        <w:rPr>
          <w:rStyle w:val="CommentReference"/>
          <w:rFonts w:ascii="Times New Roman" w:hAnsi="Times New Roman"/>
          <w:b w:val="0"/>
          <w:smallCaps/>
        </w:rPr>
        <w:commentReference w:id="6"/>
      </w:r>
      <w:r>
        <w:t xml:space="preserve">1. </w:t>
      </w:r>
      <w:r w:rsidR="002D06C9" w:rsidRPr="00883FF3">
        <w:t xml:space="preserve">Progressive </w:t>
      </w:r>
      <w:r w:rsidR="00F640C5">
        <w:t>E</w:t>
      </w:r>
      <w:r w:rsidR="002D06C9" w:rsidRPr="00883FF3">
        <w:t>limination of variables</w:t>
      </w:r>
    </w:p>
    <w:p w14:paraId="52F5686A" w14:textId="77777777" w:rsidR="002D06C9" w:rsidRPr="00883FF3" w:rsidRDefault="002D06C9" w:rsidP="002D06C9">
      <w:pPr>
        <w:pStyle w:val="CELEFICNORMAL"/>
        <w:rPr>
          <w:rFonts w:ascii="Times New Roman" w:hAnsi="Times New Roman"/>
          <w:lang w:val="en-US"/>
        </w:rPr>
      </w:pPr>
    </w:p>
    <w:p w14:paraId="73514483" w14:textId="624AE72E" w:rsidR="002D06C9" w:rsidRDefault="002366C7" w:rsidP="002366C7">
      <w:pPr>
        <w:pStyle w:val="CELEFICNORMAL"/>
        <w:jc w:val="left"/>
        <w:rPr>
          <w:rFonts w:ascii="Times New Roman" w:hAnsi="Times New Roman"/>
          <w:lang w:val="en-US"/>
        </w:rPr>
      </w:pPr>
      <w:r>
        <w:rPr>
          <w:rFonts w:ascii="Times New Roman" w:hAnsi="Times New Roman"/>
          <w:lang w:val="en-US"/>
        </w:rPr>
        <w:t xml:space="preserve">In this section, we attempt to estimate </w:t>
      </w:r>
      <w:r w:rsidR="002D06C9" w:rsidRPr="00883FF3">
        <w:rPr>
          <w:rFonts w:ascii="Times New Roman" w:hAnsi="Times New Roman"/>
          <w:lang w:val="en-US"/>
        </w:rPr>
        <w:t>the best multi-variable linear model</w:t>
      </w:r>
      <w:r>
        <w:rPr>
          <w:rFonts w:ascii="Times New Roman" w:hAnsi="Times New Roman"/>
          <w:lang w:val="en-US"/>
        </w:rPr>
        <w:t>.</w:t>
      </w:r>
    </w:p>
    <w:p w14:paraId="2521DDAE" w14:textId="77777777" w:rsidR="00661D00" w:rsidRDefault="00661D00" w:rsidP="002366C7">
      <w:pPr>
        <w:pStyle w:val="CELEFICNORMAL"/>
        <w:jc w:val="left"/>
        <w:rPr>
          <w:rFonts w:ascii="Times New Roman" w:hAnsi="Times New Roman"/>
          <w:lang w:val="en-US"/>
        </w:rPr>
      </w:pPr>
    </w:p>
    <w:p w14:paraId="0FBE3919" w14:textId="77777777" w:rsidR="002D06C9" w:rsidRPr="00883FF3" w:rsidRDefault="002D06C9" w:rsidP="002D06C9">
      <w:pPr>
        <w:pStyle w:val="CELEFICNORMAL"/>
        <w:numPr>
          <w:ilvl w:val="0"/>
          <w:numId w:val="24"/>
        </w:numPr>
        <w:rPr>
          <w:rFonts w:ascii="Times New Roman" w:hAnsi="Times New Roman"/>
          <w:lang w:val="en-US"/>
        </w:rPr>
      </w:pPr>
      <w:r w:rsidRPr="00883FF3">
        <w:rPr>
          <w:rFonts w:ascii="Times New Roman" w:hAnsi="Times New Roman"/>
          <w:b/>
          <w:u w:val="single"/>
          <w:lang w:val="en-US"/>
        </w:rPr>
        <w:t>Model 1</w:t>
      </w:r>
    </w:p>
    <w:p w14:paraId="35B95C23" w14:textId="77777777"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t>The model we propose is as follows:</w:t>
      </w:r>
    </w:p>
    <w:p w14:paraId="418E5CC6" w14:textId="779F9796" w:rsidR="002D06C9" w:rsidRPr="002366C7" w:rsidRDefault="002366C7" w:rsidP="002366C7">
      <w:pPr>
        <w:pStyle w:val="CELEFICNORMAL"/>
        <w:numPr>
          <w:ilvl w:val="0"/>
          <w:numId w:val="24"/>
        </w:numPr>
        <w:rPr>
          <w:rFonts w:ascii="Times New Roman" w:hAnsi="Times New Roman"/>
          <w:lang w:val="en-US"/>
        </w:rPr>
      </w:pPr>
      <w:r w:rsidRPr="002366C7">
        <w:rPr>
          <w:rFonts w:ascii="Times New Roman" w:hAnsi="Times New Roman"/>
          <w:u w:val="single"/>
          <w:lang w:val="en-US"/>
        </w:rPr>
        <w:t xml:space="preserve">Dependent </w:t>
      </w:r>
      <w:r w:rsidR="002D06C9" w:rsidRPr="002366C7">
        <w:rPr>
          <w:rFonts w:ascii="Times New Roman" w:hAnsi="Times New Roman"/>
          <w:u w:val="single"/>
          <w:lang w:val="en-US"/>
        </w:rPr>
        <w:t>Variable:</w:t>
      </w:r>
      <w:r w:rsidRPr="002366C7">
        <w:rPr>
          <w:rFonts w:ascii="Times New Roman" w:hAnsi="Times New Roman"/>
          <w:u w:val="single"/>
          <w:lang w:val="en-US"/>
        </w:rPr>
        <w:t xml:space="preserve"> </w:t>
      </w:r>
      <w:r w:rsidR="002D06C9" w:rsidRPr="002366C7">
        <w:rPr>
          <w:rFonts w:ascii="Times New Roman" w:hAnsi="Times New Roman"/>
          <w:lang w:val="en-US"/>
        </w:rPr>
        <w:t>Average daily consumption: kWh (month)/days per month</w:t>
      </w:r>
    </w:p>
    <w:p w14:paraId="7D132682" w14:textId="77777777" w:rsidR="002D06C9" w:rsidRPr="00883FF3" w:rsidRDefault="002D06C9" w:rsidP="002D06C9">
      <w:pPr>
        <w:pStyle w:val="CELEFICNORMAL"/>
        <w:numPr>
          <w:ilvl w:val="0"/>
          <w:numId w:val="24"/>
        </w:numPr>
        <w:rPr>
          <w:rFonts w:ascii="Times New Roman" w:hAnsi="Times New Roman"/>
          <w:u w:val="single"/>
          <w:lang w:val="en-US"/>
        </w:rPr>
      </w:pPr>
      <w:r w:rsidRPr="00883FF3">
        <w:rPr>
          <w:rFonts w:ascii="Times New Roman" w:hAnsi="Times New Roman"/>
          <w:u w:val="single"/>
          <w:lang w:val="en-US"/>
        </w:rPr>
        <w:t>Explanatory variables:</w:t>
      </w:r>
    </w:p>
    <w:p w14:paraId="62B93486" w14:textId="77777777" w:rsidR="002D06C9" w:rsidRPr="00883FF3" w:rsidRDefault="002D06C9" w:rsidP="002D06C9">
      <w:pPr>
        <w:pStyle w:val="CELEFICNORMAL"/>
        <w:numPr>
          <w:ilvl w:val="1"/>
          <w:numId w:val="24"/>
        </w:numPr>
        <w:rPr>
          <w:rFonts w:ascii="Times New Roman" w:hAnsi="Times New Roman"/>
          <w:lang w:val="en-US"/>
        </w:rPr>
      </w:pPr>
      <w:commentRangeStart w:id="7"/>
      <w:r w:rsidRPr="00883FF3">
        <w:rPr>
          <w:rFonts w:ascii="Times New Roman" w:hAnsi="Times New Roman"/>
          <w:lang w:val="en-US"/>
        </w:rPr>
        <w:t>Days (of the energy period)</w:t>
      </w:r>
      <w:commentRangeEnd w:id="7"/>
      <w:r w:rsidR="00D06F7C">
        <w:rPr>
          <w:rStyle w:val="CommentReference"/>
          <w:rFonts w:ascii="Times New Roman" w:hAnsi="Times New Roman"/>
          <w:lang w:val="en-US"/>
        </w:rPr>
        <w:commentReference w:id="7"/>
      </w:r>
    </w:p>
    <w:p w14:paraId="7620D6B6" w14:textId="77777777" w:rsidR="002D06C9" w:rsidRPr="00883FF3" w:rsidRDefault="002D06C9" w:rsidP="002D06C9">
      <w:pPr>
        <w:pStyle w:val="CELEFICNORMAL"/>
        <w:numPr>
          <w:ilvl w:val="1"/>
          <w:numId w:val="24"/>
        </w:numPr>
        <w:rPr>
          <w:rFonts w:ascii="Times New Roman" w:hAnsi="Times New Roman"/>
          <w:lang w:val="en-US"/>
        </w:rPr>
      </w:pPr>
      <w:r w:rsidRPr="00883FF3">
        <w:rPr>
          <w:rFonts w:ascii="Times New Roman" w:hAnsi="Times New Roman"/>
          <w:lang w:val="en-US"/>
        </w:rPr>
        <w:t xml:space="preserve">Occupancy </w:t>
      </w:r>
    </w:p>
    <w:p w14:paraId="64DA02BE" w14:textId="77777777" w:rsidR="002D06C9" w:rsidRPr="00883FF3" w:rsidRDefault="002D06C9" w:rsidP="002D06C9">
      <w:pPr>
        <w:pStyle w:val="CELEFICNORMAL"/>
        <w:numPr>
          <w:ilvl w:val="1"/>
          <w:numId w:val="24"/>
        </w:numPr>
        <w:rPr>
          <w:rFonts w:ascii="Times New Roman" w:hAnsi="Times New Roman"/>
          <w:lang w:val="en-US"/>
        </w:rPr>
      </w:pPr>
      <w:commentRangeStart w:id="8"/>
      <w:r w:rsidRPr="00883FF3">
        <w:rPr>
          <w:rFonts w:ascii="Times New Roman" w:hAnsi="Times New Roman"/>
          <w:lang w:val="en-US"/>
        </w:rPr>
        <w:t>Temperature</w:t>
      </w:r>
      <w:commentRangeEnd w:id="8"/>
      <w:r w:rsidR="00FF5001">
        <w:rPr>
          <w:rStyle w:val="CommentReference"/>
          <w:rFonts w:ascii="Times New Roman" w:hAnsi="Times New Roman"/>
          <w:lang w:val="en-US"/>
        </w:rPr>
        <w:commentReference w:id="8"/>
      </w:r>
      <w:r w:rsidRPr="00883FF3">
        <w:rPr>
          <w:rFonts w:ascii="Times New Roman" w:hAnsi="Times New Roman"/>
          <w:lang w:val="en-US"/>
        </w:rPr>
        <w:t xml:space="preserve"> </w:t>
      </w:r>
    </w:p>
    <w:p w14:paraId="1AA83254" w14:textId="77777777" w:rsidR="002D06C9" w:rsidRPr="00883FF3" w:rsidRDefault="002D06C9" w:rsidP="002D06C9">
      <w:pPr>
        <w:pStyle w:val="CELEFICNORMAL"/>
        <w:numPr>
          <w:ilvl w:val="1"/>
          <w:numId w:val="24"/>
        </w:numPr>
        <w:rPr>
          <w:rFonts w:ascii="Times New Roman" w:hAnsi="Times New Roman"/>
          <w:lang w:val="en-US"/>
        </w:rPr>
      </w:pPr>
      <w:r w:rsidRPr="00883FF3">
        <w:rPr>
          <w:rFonts w:ascii="Times New Roman" w:hAnsi="Times New Roman"/>
          <w:lang w:val="en-US"/>
        </w:rPr>
        <w:t>RH (relative humidity)</w:t>
      </w:r>
    </w:p>
    <w:p w14:paraId="419F8B4B" w14:textId="77777777" w:rsidR="002D06C9" w:rsidRPr="00883FF3" w:rsidRDefault="002D06C9" w:rsidP="002D06C9">
      <w:pPr>
        <w:pStyle w:val="CELEFICNORMAL"/>
        <w:numPr>
          <w:ilvl w:val="1"/>
          <w:numId w:val="24"/>
        </w:numPr>
        <w:rPr>
          <w:rFonts w:ascii="Times New Roman" w:hAnsi="Times New Roman"/>
          <w:lang w:val="en-US"/>
        </w:rPr>
      </w:pPr>
      <w:proofErr w:type="spellStart"/>
      <w:r w:rsidRPr="00883FF3">
        <w:rPr>
          <w:rFonts w:ascii="Times New Roman" w:hAnsi="Times New Roman"/>
          <w:lang w:val="en-US"/>
        </w:rPr>
        <w:t>Windspeed</w:t>
      </w:r>
      <w:proofErr w:type="spellEnd"/>
    </w:p>
    <w:p w14:paraId="20AFA0BA" w14:textId="77777777" w:rsidR="002D06C9" w:rsidRPr="00883FF3" w:rsidRDefault="002D06C9" w:rsidP="002D06C9">
      <w:pPr>
        <w:pStyle w:val="CELEFICNORMAL"/>
        <w:numPr>
          <w:ilvl w:val="1"/>
          <w:numId w:val="24"/>
        </w:numPr>
        <w:rPr>
          <w:rFonts w:ascii="Times New Roman" w:hAnsi="Times New Roman"/>
          <w:lang w:val="en-US"/>
        </w:rPr>
      </w:pPr>
      <w:r w:rsidRPr="00883FF3">
        <w:rPr>
          <w:rFonts w:ascii="Times New Roman" w:hAnsi="Times New Roman"/>
          <w:lang w:val="en-US"/>
        </w:rPr>
        <w:t>Radiation</w:t>
      </w:r>
    </w:p>
    <w:p w14:paraId="0CB5C94E" w14:textId="77777777" w:rsidR="002D06C9" w:rsidRPr="00883FF3" w:rsidRDefault="002D06C9" w:rsidP="002D06C9">
      <w:pPr>
        <w:pStyle w:val="CELEFICNORMAL"/>
        <w:numPr>
          <w:ilvl w:val="1"/>
          <w:numId w:val="24"/>
        </w:numPr>
        <w:rPr>
          <w:rFonts w:ascii="Times New Roman" w:hAnsi="Times New Roman"/>
          <w:lang w:val="en-US"/>
        </w:rPr>
      </w:pPr>
      <w:commentRangeStart w:id="9"/>
      <w:r w:rsidRPr="00883FF3">
        <w:rPr>
          <w:rFonts w:ascii="Times New Roman" w:hAnsi="Times New Roman"/>
          <w:lang w:val="en-US"/>
        </w:rPr>
        <w:t>CWSI</w:t>
      </w:r>
      <w:commentRangeEnd w:id="9"/>
      <w:r w:rsidR="00FF5001">
        <w:rPr>
          <w:rStyle w:val="CommentReference"/>
          <w:rFonts w:ascii="Times New Roman" w:hAnsi="Times New Roman"/>
          <w:lang w:val="en-US"/>
        </w:rPr>
        <w:commentReference w:id="9"/>
      </w:r>
    </w:p>
    <w:p w14:paraId="3752D6D3" w14:textId="4523FE29" w:rsidR="002D06C9" w:rsidRPr="00883FF3" w:rsidRDefault="002D06C9" w:rsidP="002D06C9">
      <w:pPr>
        <w:pStyle w:val="CELEFICNORMAL"/>
        <w:rPr>
          <w:rFonts w:ascii="Times New Roman" w:hAnsi="Times New Roman"/>
          <w:lang w:val="en-US"/>
        </w:rPr>
      </w:pPr>
      <w:r w:rsidRPr="00883FF3">
        <w:rPr>
          <w:rFonts w:ascii="Times New Roman" w:hAnsi="Times New Roman"/>
          <w:u w:val="single"/>
          <w:lang w:val="en-US"/>
        </w:rPr>
        <w:t>Equation:</w:t>
      </w:r>
      <w:r w:rsidRPr="00883FF3">
        <w:rPr>
          <w:rFonts w:ascii="Times New Roman" w:hAnsi="Times New Roman"/>
          <w:lang w:val="en-US"/>
        </w:rPr>
        <w:br/>
      </w:r>
      <m:oMathPara>
        <m:oMath>
          <m:r>
            <w:rPr>
              <w:rFonts w:ascii="Cambria Math" w:hAnsi="Cambria Math"/>
              <w:lang w:val="en-US"/>
            </w:rPr>
            <m:t>Energy</m:t>
          </m:r>
          <m:r>
            <w:rPr>
              <w:rFonts w:ascii="Cambria Math" w:hAnsi="Times New Roman"/>
              <w:lang w:val="en-US"/>
            </w:rPr>
            <m:t xml:space="preserve"> </m:t>
          </m:r>
          <m:r>
            <w:rPr>
              <w:rFonts w:ascii="Cambria Math" w:hAnsi="Cambria Math"/>
              <w:lang w:val="en-US"/>
            </w:rPr>
            <m:t>per</m:t>
          </m:r>
          <m:r>
            <w:rPr>
              <w:rFonts w:ascii="Cambria Math" w:hAnsi="Times New Roman"/>
              <w:lang w:val="en-US"/>
            </w:rPr>
            <m:t xml:space="preserve"> </m:t>
          </m:r>
          <m:r>
            <w:rPr>
              <w:rFonts w:ascii="Cambria Math" w:hAnsi="Cambria Math"/>
              <w:lang w:val="en-US"/>
            </w:rPr>
            <m:t>day</m:t>
          </m:r>
          <m:r>
            <w:rPr>
              <w:rFonts w:ascii="Cambria Math" w:hAnsi="Times New Roman"/>
              <w:lang w:val="en-US"/>
            </w:rPr>
            <m:t xml:space="preserve"> </m:t>
          </m:r>
          <m:d>
            <m:dPr>
              <m:ctrlPr>
                <w:rPr>
                  <w:rFonts w:ascii="Cambria Math" w:hAnsi="Times New Roman"/>
                  <w:i/>
                  <w:lang w:val="en-US"/>
                </w:rPr>
              </m:ctrlPr>
            </m:dPr>
            <m:e>
              <m:r>
                <w:rPr>
                  <w:rFonts w:ascii="Cambria Math" w:hAnsi="Cambria Math"/>
                  <w:lang w:val="en-US"/>
                </w:rPr>
                <m:t>kWh</m:t>
              </m:r>
            </m:e>
          </m:d>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Times New Roman" w:hAnsi="Times New Roman"/>
              <w:lang w:val="en-US"/>
            </w:rPr>
            <m:t>∙</m:t>
          </m:r>
          <m:r>
            <w:rPr>
              <w:rFonts w:ascii="Cambria Math" w:hAnsi="Cambria Math"/>
              <w:lang w:val="en-US"/>
            </w:rPr>
            <m:t>days</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2</m:t>
              </m:r>
            </m:sub>
          </m:sSub>
          <m:r>
            <w:rPr>
              <w:rFonts w:ascii="Times New Roman" w:hAnsi="Times New Roman"/>
              <w:lang w:val="en-US"/>
            </w:rPr>
            <m:t>∙</m:t>
          </m:r>
          <m:r>
            <w:rPr>
              <w:rFonts w:ascii="Cambria Math" w:hAnsi="Cambria Math"/>
              <w:lang w:val="en-US"/>
            </w:rPr>
            <m:t>occupancy</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Times New Roman" w:hAnsi="Times New Roman"/>
              <w:lang w:val="en-US"/>
            </w:rPr>
            <m:t>∙</m:t>
          </m:r>
          <m:r>
            <w:rPr>
              <w:rFonts w:ascii="Cambria Math" w:hAnsi="Cambria Math"/>
              <w:lang w:val="en-US"/>
            </w:rPr>
            <m:t>temperature</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4</m:t>
              </m:r>
            </m:sub>
          </m:sSub>
          <m:r>
            <w:rPr>
              <w:rFonts w:ascii="Times New Roman" w:hAnsi="Times New Roman"/>
              <w:lang w:val="en-US"/>
            </w:rPr>
            <m:t>∙</m:t>
          </m:r>
          <m:r>
            <w:rPr>
              <w:rFonts w:ascii="Cambria Math" w:hAnsi="Cambria Math"/>
              <w:lang w:val="en-US"/>
            </w:rPr>
            <m:t>RH</m:t>
          </m:r>
          <m:r>
            <w:rPr>
              <w:rFonts w:ascii="Cambria Math" w:hAnsi="Times New Roman"/>
              <w:lang w:val="en-US"/>
            </w:rPr>
            <m:t xml:space="preserve">+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5</m:t>
              </m:r>
            </m:sub>
          </m:sSub>
          <m:r>
            <w:rPr>
              <w:rFonts w:ascii="Times New Roman" w:hAnsi="Times New Roman"/>
              <w:lang w:val="en-US"/>
            </w:rPr>
            <m:t>∙</m:t>
          </m:r>
          <m:r>
            <w:rPr>
              <w:rFonts w:ascii="Cambria Math" w:hAnsi="Cambria Math"/>
              <w:lang w:val="en-US"/>
            </w:rPr>
            <m:t>windspeed</m:t>
          </m:r>
          <m:r>
            <w:rPr>
              <w:rFonts w:ascii="Cambria Math" w:hAnsi="Times New Roman"/>
              <w:lang w:val="en-US"/>
            </w:rPr>
            <m:t xml:space="preserve">+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6</m:t>
              </m:r>
            </m:sub>
          </m:sSub>
          <m:r>
            <w:rPr>
              <w:rFonts w:ascii="Times New Roman" w:hAnsi="Times New Roman"/>
              <w:lang w:val="en-US"/>
            </w:rPr>
            <m:t>∙</m:t>
          </m:r>
          <m:r>
            <w:rPr>
              <w:rFonts w:ascii="Cambria Math" w:hAnsi="Cambria Math"/>
              <w:lang w:val="en-US"/>
            </w:rPr>
            <m:t>radiation</m:t>
          </m:r>
          <m:r>
            <w:rPr>
              <w:rFonts w:ascii="Cambria Math" w:hAnsi="Times New Roman"/>
              <w:lang w:val="en-US"/>
            </w:rPr>
            <m:t xml:space="preserve">+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7</m:t>
              </m:r>
            </m:sub>
          </m:sSub>
          <m:r>
            <w:rPr>
              <w:rFonts w:ascii="Times New Roman" w:hAnsi="Times New Roman"/>
              <w:lang w:val="en-US"/>
            </w:rPr>
            <m:t>∙</m:t>
          </m:r>
          <m:r>
            <w:rPr>
              <w:rFonts w:ascii="Cambria Math" w:hAnsi="Cambria Math"/>
              <w:lang w:val="en-US"/>
            </w:rPr>
            <m:t>CWSI</m:t>
          </m:r>
          <m:r>
            <w:rPr>
              <w:rFonts w:ascii="Cambria Math" w:hAnsi="Times New Roman"/>
              <w:lang w:val="en-US"/>
            </w:rPr>
            <m:t xml:space="preserve">+ </m:t>
          </m:r>
          <m:r>
            <w:rPr>
              <w:rFonts w:ascii="Cambria Math" w:hAnsi="Cambria Math"/>
              <w:lang w:val="en-US"/>
            </w:rPr>
            <m:t>ε</m:t>
          </m:r>
          <m:r>
            <w:rPr>
              <w:rFonts w:ascii="Cambria Math" w:hAnsi="Times New Roman"/>
              <w:lang w:val="en-US"/>
            </w:rPr>
            <m:t xml:space="preserve"> </m:t>
          </m:r>
        </m:oMath>
      </m:oMathPara>
    </w:p>
    <w:p w14:paraId="0008270F" w14:textId="77777777" w:rsidR="002D06C9" w:rsidRPr="00883FF3" w:rsidRDefault="002D06C9" w:rsidP="002D06C9">
      <w:pPr>
        <w:pStyle w:val="CELEFICNORMAL"/>
        <w:rPr>
          <w:rFonts w:ascii="Times New Roman" w:hAnsi="Times New Roman"/>
          <w:lang w:val="en-US"/>
        </w:rPr>
      </w:pPr>
    </w:p>
    <w:p w14:paraId="53CF2C16" w14:textId="15ED2152"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t xml:space="preserve">Developing the linear regression analysis </w:t>
      </w:r>
      <w:r w:rsidR="002366C7">
        <w:rPr>
          <w:rFonts w:ascii="Times New Roman" w:hAnsi="Times New Roman"/>
          <w:lang w:val="en-US"/>
        </w:rPr>
        <w:t xml:space="preserve">using </w:t>
      </w:r>
      <w:r w:rsidRPr="00883FF3">
        <w:rPr>
          <w:rFonts w:ascii="Times New Roman" w:hAnsi="Times New Roman"/>
          <w:lang w:val="en-US"/>
        </w:rPr>
        <w:t xml:space="preserve">“R” </w:t>
      </w:r>
      <w:r w:rsidR="002366C7">
        <w:rPr>
          <w:rFonts w:ascii="Times New Roman" w:hAnsi="Times New Roman"/>
          <w:lang w:val="en-US"/>
        </w:rPr>
        <w:t xml:space="preserve">software, </w:t>
      </w:r>
      <w:r w:rsidRPr="00883FF3">
        <w:rPr>
          <w:rFonts w:ascii="Times New Roman" w:hAnsi="Times New Roman"/>
          <w:lang w:val="en-US"/>
        </w:rPr>
        <w:t>we obtain the following results:</w:t>
      </w:r>
    </w:p>
    <w:p w14:paraId="4DDB2654" w14:textId="77777777" w:rsidR="002D06C9" w:rsidRPr="00883FF3" w:rsidRDefault="002D06C9" w:rsidP="002D06C9">
      <w:pPr>
        <w:pStyle w:val="CELEFICNORMAL"/>
        <w:rPr>
          <w:rFonts w:ascii="Times New Roman" w:hAnsi="Times New Roman"/>
          <w:lang w:val="en-US"/>
        </w:rPr>
      </w:pPr>
    </w:p>
    <w:p w14:paraId="6B5A3FED"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commentRangeStart w:id="10"/>
      <w:r w:rsidRPr="00883FF3">
        <w:rPr>
          <w:color w:val="000000"/>
          <w:sz w:val="20"/>
          <w:szCs w:val="20"/>
          <w:shd w:val="clear" w:color="auto" w:fill="E1E2E5"/>
        </w:rPr>
        <w:t>Call:</w:t>
      </w:r>
    </w:p>
    <w:p w14:paraId="1864611B" w14:textId="25897B45"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lm(</w:t>
      </w:r>
      <w:proofErr w:type="gramEnd"/>
      <w:r w:rsidRPr="00883FF3">
        <w:rPr>
          <w:color w:val="000000"/>
          <w:sz w:val="20"/>
          <w:szCs w:val="20"/>
          <w:shd w:val="clear" w:color="auto" w:fill="E1E2E5"/>
        </w:rPr>
        <w:t xml:space="preserve">formula = </w:t>
      </w:r>
      <w:proofErr w:type="spellStart"/>
      <w:r w:rsidRPr="00883FF3">
        <w:rPr>
          <w:color w:val="000000"/>
          <w:sz w:val="20"/>
          <w:szCs w:val="20"/>
          <w:shd w:val="clear" w:color="auto" w:fill="E1E2E5"/>
        </w:rPr>
        <w:t>energy.d</w:t>
      </w:r>
      <w:proofErr w:type="spellEnd"/>
      <w:r w:rsidRPr="00883FF3">
        <w:rPr>
          <w:color w:val="000000"/>
          <w:sz w:val="20"/>
          <w:szCs w:val="20"/>
          <w:shd w:val="clear" w:color="auto" w:fill="E1E2E5"/>
        </w:rPr>
        <w:t xml:space="preserve"> ~ days + occupancy + temperature + RH + </w:t>
      </w:r>
      <w:proofErr w:type="spellStart"/>
      <w:r w:rsidRPr="00883FF3">
        <w:rPr>
          <w:color w:val="000000"/>
          <w:sz w:val="20"/>
          <w:szCs w:val="20"/>
          <w:shd w:val="clear" w:color="auto" w:fill="E1E2E5"/>
        </w:rPr>
        <w:t>windspeed</w:t>
      </w:r>
      <w:proofErr w:type="spellEnd"/>
      <w:r w:rsidRPr="00883FF3">
        <w:rPr>
          <w:color w:val="000000"/>
          <w:sz w:val="20"/>
          <w:szCs w:val="20"/>
          <w:shd w:val="clear" w:color="auto" w:fill="E1E2E5"/>
        </w:rPr>
        <w:t xml:space="preserve"> + radiation + CWSI)</w:t>
      </w:r>
    </w:p>
    <w:p w14:paraId="5DEDFF82"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0E6FF700"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Residuals:</w:t>
      </w:r>
    </w:p>
    <w:p w14:paraId="78637FB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Min       1Q   Median       3Q      Max </w:t>
      </w:r>
    </w:p>
    <w:p w14:paraId="1C273240"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lang w:val="fr-FR"/>
        </w:rPr>
      </w:pPr>
      <w:r w:rsidRPr="00883FF3">
        <w:rPr>
          <w:color w:val="000000"/>
          <w:sz w:val="20"/>
          <w:szCs w:val="20"/>
          <w:shd w:val="clear" w:color="auto" w:fill="E1E2E5"/>
          <w:lang w:val="fr-FR"/>
        </w:rPr>
        <w:t xml:space="preserve">-1978.21  -510.17   -88.52   819.47  1563.69 </w:t>
      </w:r>
    </w:p>
    <w:p w14:paraId="26BF7F8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lang w:val="fr-FR"/>
        </w:rPr>
      </w:pPr>
    </w:p>
    <w:p w14:paraId="1B8BC29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lang w:val="fr-FR"/>
        </w:rPr>
      </w:pPr>
      <w:r w:rsidRPr="00883FF3">
        <w:rPr>
          <w:color w:val="000000"/>
          <w:sz w:val="20"/>
          <w:szCs w:val="20"/>
          <w:shd w:val="clear" w:color="auto" w:fill="E1E2E5"/>
          <w:lang w:val="fr-FR"/>
        </w:rPr>
        <w:t>Coefficients:</w:t>
      </w:r>
    </w:p>
    <w:p w14:paraId="5BB6152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lang w:val="fr-FR"/>
        </w:rPr>
      </w:pPr>
      <w:r w:rsidRPr="00883FF3">
        <w:rPr>
          <w:color w:val="000000"/>
          <w:sz w:val="20"/>
          <w:szCs w:val="20"/>
          <w:shd w:val="clear" w:color="auto" w:fill="E1E2E5"/>
          <w:lang w:val="fr-FR"/>
        </w:rPr>
        <w:lastRenderedPageBreak/>
        <w:t xml:space="preserve">              </w:t>
      </w:r>
      <w:proofErr w:type="spellStart"/>
      <w:r w:rsidRPr="00883FF3">
        <w:rPr>
          <w:color w:val="000000"/>
          <w:sz w:val="20"/>
          <w:szCs w:val="20"/>
          <w:shd w:val="clear" w:color="auto" w:fill="E1E2E5"/>
          <w:lang w:val="fr-FR"/>
        </w:rPr>
        <w:t>Estimate</w:t>
      </w:r>
      <w:proofErr w:type="spellEnd"/>
      <w:r w:rsidRPr="00883FF3">
        <w:rPr>
          <w:color w:val="000000"/>
          <w:sz w:val="20"/>
          <w:szCs w:val="20"/>
          <w:shd w:val="clear" w:color="auto" w:fill="E1E2E5"/>
          <w:lang w:val="fr-FR"/>
        </w:rPr>
        <w:t xml:space="preserve"> </w:t>
      </w:r>
      <w:proofErr w:type="spellStart"/>
      <w:r w:rsidRPr="00883FF3">
        <w:rPr>
          <w:color w:val="000000"/>
          <w:sz w:val="20"/>
          <w:szCs w:val="20"/>
          <w:shd w:val="clear" w:color="auto" w:fill="E1E2E5"/>
          <w:lang w:val="fr-FR"/>
        </w:rPr>
        <w:t>Std</w:t>
      </w:r>
      <w:proofErr w:type="spellEnd"/>
      <w:r w:rsidRPr="00883FF3">
        <w:rPr>
          <w:color w:val="000000"/>
          <w:sz w:val="20"/>
          <w:szCs w:val="20"/>
          <w:shd w:val="clear" w:color="auto" w:fill="E1E2E5"/>
          <w:lang w:val="fr-FR"/>
        </w:rPr>
        <w:t xml:space="preserve">. </w:t>
      </w:r>
      <w:proofErr w:type="spellStart"/>
      <w:r w:rsidRPr="00883FF3">
        <w:rPr>
          <w:color w:val="000000"/>
          <w:sz w:val="20"/>
          <w:szCs w:val="20"/>
          <w:shd w:val="clear" w:color="auto" w:fill="E1E2E5"/>
          <w:lang w:val="fr-FR"/>
        </w:rPr>
        <w:t>Error</w:t>
      </w:r>
      <w:proofErr w:type="spellEnd"/>
      <w:r w:rsidRPr="00883FF3">
        <w:rPr>
          <w:color w:val="000000"/>
          <w:sz w:val="20"/>
          <w:szCs w:val="20"/>
          <w:shd w:val="clear" w:color="auto" w:fill="E1E2E5"/>
          <w:lang w:val="fr-FR"/>
        </w:rPr>
        <w:t xml:space="preserve"> t value </w:t>
      </w:r>
      <w:proofErr w:type="gramStart"/>
      <w:r w:rsidRPr="00883FF3">
        <w:rPr>
          <w:color w:val="000000"/>
          <w:sz w:val="20"/>
          <w:szCs w:val="20"/>
          <w:shd w:val="clear" w:color="auto" w:fill="E1E2E5"/>
          <w:lang w:val="fr-FR"/>
        </w:rPr>
        <w:t>Pr(</w:t>
      </w:r>
      <w:proofErr w:type="gramEnd"/>
      <w:r w:rsidRPr="00883FF3">
        <w:rPr>
          <w:color w:val="000000"/>
          <w:sz w:val="20"/>
          <w:szCs w:val="20"/>
          <w:shd w:val="clear" w:color="auto" w:fill="E1E2E5"/>
          <w:lang w:val="fr-FR"/>
        </w:rPr>
        <w:t xml:space="preserve">&gt;|t|)   </w:t>
      </w:r>
    </w:p>
    <w:p w14:paraId="7356F06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(Intercept)  4.406e+</w:t>
      </w:r>
      <w:proofErr w:type="gramStart"/>
      <w:r w:rsidRPr="00883FF3">
        <w:rPr>
          <w:color w:val="000000"/>
          <w:sz w:val="20"/>
          <w:szCs w:val="20"/>
          <w:shd w:val="clear" w:color="auto" w:fill="E1E2E5"/>
        </w:rPr>
        <w:t>04  1.139e</w:t>
      </w:r>
      <w:proofErr w:type="gramEnd"/>
      <w:r w:rsidRPr="00883FF3">
        <w:rPr>
          <w:color w:val="000000"/>
          <w:sz w:val="20"/>
          <w:szCs w:val="20"/>
          <w:shd w:val="clear" w:color="auto" w:fill="E1E2E5"/>
        </w:rPr>
        <w:t>+04   3.867  0.00136 **</w:t>
      </w:r>
    </w:p>
    <w:p w14:paraId="695295A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days</w:t>
      </w:r>
      <w:proofErr w:type="gramEnd"/>
      <w:r w:rsidRPr="00883FF3">
        <w:rPr>
          <w:color w:val="000000"/>
          <w:sz w:val="20"/>
          <w:szCs w:val="20"/>
          <w:shd w:val="clear" w:color="auto" w:fill="E1E2E5"/>
        </w:rPr>
        <w:t xml:space="preserve">        -6.159e+02  3.893e+02  -1.582  0.13316   </w:t>
      </w:r>
    </w:p>
    <w:p w14:paraId="20453FC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occupancy</w:t>
      </w:r>
      <w:proofErr w:type="gramEnd"/>
      <w:r w:rsidRPr="00883FF3">
        <w:rPr>
          <w:color w:val="000000"/>
          <w:sz w:val="20"/>
          <w:szCs w:val="20"/>
          <w:shd w:val="clear" w:color="auto" w:fill="E1E2E5"/>
        </w:rPr>
        <w:t xml:space="preserve">    6.331e-03  3.564e-03   1.777  0.09465 . </w:t>
      </w:r>
    </w:p>
    <w:p w14:paraId="1BAD848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temperature</w:t>
      </w:r>
      <w:proofErr w:type="gramEnd"/>
      <w:r w:rsidRPr="00883FF3">
        <w:rPr>
          <w:color w:val="000000"/>
          <w:sz w:val="20"/>
          <w:szCs w:val="20"/>
          <w:shd w:val="clear" w:color="auto" w:fill="E1E2E5"/>
        </w:rPr>
        <w:t xml:space="preserve"> -1.469e+02  1.566e+02  -0.938  0.36204   </w:t>
      </w:r>
    </w:p>
    <w:p w14:paraId="6AC1D57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RH          -9.933e+</w:t>
      </w:r>
      <w:proofErr w:type="gramStart"/>
      <w:r w:rsidRPr="00883FF3">
        <w:rPr>
          <w:color w:val="000000"/>
          <w:sz w:val="20"/>
          <w:szCs w:val="20"/>
          <w:shd w:val="clear" w:color="auto" w:fill="E1E2E5"/>
        </w:rPr>
        <w:t>01  4.802e</w:t>
      </w:r>
      <w:proofErr w:type="gramEnd"/>
      <w:r w:rsidRPr="00883FF3">
        <w:rPr>
          <w:color w:val="000000"/>
          <w:sz w:val="20"/>
          <w:szCs w:val="20"/>
          <w:shd w:val="clear" w:color="auto" w:fill="E1E2E5"/>
        </w:rPr>
        <w:t xml:space="preserve">+01  -2.068  0.05517 . </w:t>
      </w:r>
    </w:p>
    <w:p w14:paraId="2927B07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spellStart"/>
      <w:proofErr w:type="gramStart"/>
      <w:r w:rsidRPr="00883FF3">
        <w:rPr>
          <w:color w:val="000000"/>
          <w:sz w:val="20"/>
          <w:szCs w:val="20"/>
          <w:shd w:val="clear" w:color="auto" w:fill="E1E2E5"/>
        </w:rPr>
        <w:t>windspeed</w:t>
      </w:r>
      <w:proofErr w:type="spellEnd"/>
      <w:proofErr w:type="gramEnd"/>
      <w:r w:rsidRPr="00883FF3">
        <w:rPr>
          <w:color w:val="000000"/>
          <w:sz w:val="20"/>
          <w:szCs w:val="20"/>
          <w:shd w:val="clear" w:color="auto" w:fill="E1E2E5"/>
        </w:rPr>
        <w:t xml:space="preserve">   -6.022e+02  8.651e+02  -0.696  </w:t>
      </w:r>
      <w:r w:rsidRPr="002366C7">
        <w:rPr>
          <w:b/>
          <w:i/>
          <w:color w:val="000000"/>
          <w:sz w:val="20"/>
          <w:szCs w:val="20"/>
          <w:highlight w:val="yellow"/>
          <w:shd w:val="clear" w:color="auto" w:fill="E1E2E5"/>
        </w:rPr>
        <w:t>0.49632</w:t>
      </w:r>
      <w:r w:rsidRPr="00883FF3">
        <w:rPr>
          <w:color w:val="000000"/>
          <w:sz w:val="20"/>
          <w:szCs w:val="20"/>
          <w:shd w:val="clear" w:color="auto" w:fill="E1E2E5"/>
        </w:rPr>
        <w:t xml:space="preserve">   </w:t>
      </w:r>
    </w:p>
    <w:p w14:paraId="72AA9F52"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radiation</w:t>
      </w:r>
      <w:proofErr w:type="gramEnd"/>
      <w:r w:rsidRPr="00883FF3">
        <w:rPr>
          <w:color w:val="000000"/>
          <w:sz w:val="20"/>
          <w:szCs w:val="20"/>
          <w:shd w:val="clear" w:color="auto" w:fill="E1E2E5"/>
        </w:rPr>
        <w:t xml:space="preserve">   -6.761e+02  2.114e+02  -3.198  0.00560 **</w:t>
      </w:r>
    </w:p>
    <w:p w14:paraId="16AF0CE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CWSI         9.564e+</w:t>
      </w:r>
      <w:proofErr w:type="gramStart"/>
      <w:r w:rsidRPr="00883FF3">
        <w:rPr>
          <w:color w:val="000000"/>
          <w:sz w:val="20"/>
          <w:szCs w:val="20"/>
          <w:shd w:val="clear" w:color="auto" w:fill="E1E2E5"/>
        </w:rPr>
        <w:t>01  4.209e</w:t>
      </w:r>
      <w:proofErr w:type="gramEnd"/>
      <w:r w:rsidRPr="00883FF3">
        <w:rPr>
          <w:color w:val="000000"/>
          <w:sz w:val="20"/>
          <w:szCs w:val="20"/>
          <w:shd w:val="clear" w:color="auto" w:fill="E1E2E5"/>
        </w:rPr>
        <w:t xml:space="preserve">+01   2.272  0.03722 * </w:t>
      </w:r>
    </w:p>
    <w:p w14:paraId="548F5E3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lang w:val="fr-FR"/>
        </w:rPr>
      </w:pPr>
      <w:r w:rsidRPr="00883FF3">
        <w:rPr>
          <w:color w:val="000000"/>
          <w:sz w:val="20"/>
          <w:szCs w:val="20"/>
          <w:shd w:val="clear" w:color="auto" w:fill="E1E2E5"/>
          <w:lang w:val="fr-FR"/>
        </w:rPr>
        <w:t>---</w:t>
      </w:r>
    </w:p>
    <w:p w14:paraId="1B1E9C28"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spellStart"/>
      <w:r w:rsidRPr="00883FF3">
        <w:rPr>
          <w:color w:val="000000"/>
          <w:sz w:val="20"/>
          <w:szCs w:val="20"/>
          <w:shd w:val="clear" w:color="auto" w:fill="E1E2E5"/>
          <w:lang w:val="fr-FR"/>
        </w:rPr>
        <w:t>Signif</w:t>
      </w:r>
      <w:proofErr w:type="spellEnd"/>
      <w:r w:rsidRPr="00883FF3">
        <w:rPr>
          <w:color w:val="000000"/>
          <w:sz w:val="20"/>
          <w:szCs w:val="20"/>
          <w:shd w:val="clear" w:color="auto" w:fill="E1E2E5"/>
          <w:lang w:val="fr-FR"/>
        </w:rPr>
        <w:t>. codes</w:t>
      </w:r>
      <w:proofErr w:type="gramStart"/>
      <w:r w:rsidRPr="00883FF3">
        <w:rPr>
          <w:color w:val="000000"/>
          <w:sz w:val="20"/>
          <w:szCs w:val="20"/>
          <w:shd w:val="clear" w:color="auto" w:fill="E1E2E5"/>
          <w:lang w:val="fr-FR"/>
        </w:rPr>
        <w:t>:  0</w:t>
      </w:r>
      <w:proofErr w:type="gramEnd"/>
      <w:r w:rsidRPr="00883FF3">
        <w:rPr>
          <w:color w:val="000000"/>
          <w:sz w:val="20"/>
          <w:szCs w:val="20"/>
          <w:shd w:val="clear" w:color="auto" w:fill="E1E2E5"/>
          <w:lang w:val="fr-FR"/>
        </w:rPr>
        <w:t xml:space="preserve"> ‘***’ 0.001 ‘**’ 0.01 ‘*’ 0.05 ‘.’ </w:t>
      </w:r>
      <w:r w:rsidRPr="00883FF3">
        <w:rPr>
          <w:color w:val="000000"/>
          <w:sz w:val="20"/>
          <w:szCs w:val="20"/>
          <w:shd w:val="clear" w:color="auto" w:fill="E1E2E5"/>
        </w:rPr>
        <w:t>0.1 ‘ ’ 1</w:t>
      </w:r>
    </w:p>
    <w:p w14:paraId="0059702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022FE51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 standard error: 1041 on 16 degrees of freedom</w:t>
      </w:r>
    </w:p>
    <w:p w14:paraId="0274EFFD"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Multiple R-squared:  0.8042,</w:t>
      </w:r>
      <w:r w:rsidRPr="00883FF3">
        <w:rPr>
          <w:color w:val="000000"/>
          <w:sz w:val="20"/>
          <w:szCs w:val="20"/>
          <w:shd w:val="clear" w:color="auto" w:fill="E1E2E5"/>
        </w:rPr>
        <w:tab/>
        <w:t xml:space="preserve">Adjusted R-squared:  0.7185 </w:t>
      </w:r>
    </w:p>
    <w:p w14:paraId="5B27811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F-statistic: 9.388 on 7 and 16 DF</w:t>
      </w:r>
      <w:proofErr w:type="gramStart"/>
      <w:r w:rsidRPr="00883FF3">
        <w:rPr>
          <w:color w:val="000000"/>
          <w:sz w:val="20"/>
          <w:szCs w:val="20"/>
          <w:shd w:val="clear" w:color="auto" w:fill="E1E2E5"/>
        </w:rPr>
        <w:t>,  p</w:t>
      </w:r>
      <w:proofErr w:type="gramEnd"/>
      <w:r w:rsidRPr="00883FF3">
        <w:rPr>
          <w:color w:val="000000"/>
          <w:sz w:val="20"/>
          <w:szCs w:val="20"/>
          <w:shd w:val="clear" w:color="auto" w:fill="E1E2E5"/>
        </w:rPr>
        <w:t>-value: 0.0001191</w:t>
      </w:r>
      <w:commentRangeEnd w:id="10"/>
      <w:r w:rsidR="00FF5001">
        <w:rPr>
          <w:rStyle w:val="CommentReference"/>
        </w:rPr>
        <w:commentReference w:id="10"/>
      </w:r>
    </w:p>
    <w:p w14:paraId="67EEF59B" w14:textId="77777777" w:rsidR="002D06C9" w:rsidRPr="00883FF3" w:rsidRDefault="002D06C9" w:rsidP="002D06C9">
      <w:pPr>
        <w:pStyle w:val="CELEFICNORMAL"/>
        <w:rPr>
          <w:rFonts w:ascii="Times New Roman" w:hAnsi="Times New Roman"/>
          <w:lang w:val="en-US"/>
        </w:rPr>
      </w:pPr>
    </w:p>
    <w:p w14:paraId="5551312B" w14:textId="77777777" w:rsidR="002D06C9" w:rsidRPr="00883FF3" w:rsidRDefault="002D06C9" w:rsidP="002D06C9">
      <w:pPr>
        <w:pStyle w:val="CELEFICNORMAL"/>
        <w:numPr>
          <w:ilvl w:val="0"/>
          <w:numId w:val="24"/>
        </w:numPr>
        <w:rPr>
          <w:rFonts w:ascii="Times New Roman" w:hAnsi="Times New Roman"/>
          <w:lang w:val="en-US"/>
        </w:rPr>
      </w:pPr>
      <w:r w:rsidRPr="00883FF3">
        <w:rPr>
          <w:rFonts w:ascii="Times New Roman" w:hAnsi="Times New Roman"/>
          <w:b/>
          <w:u w:val="single"/>
          <w:lang w:val="en-US"/>
        </w:rPr>
        <w:t>Model 2</w:t>
      </w:r>
    </w:p>
    <w:p w14:paraId="541C5419" w14:textId="5E2828C3" w:rsidR="002D06C9" w:rsidRDefault="002366C7" w:rsidP="002366C7">
      <w:pPr>
        <w:pStyle w:val="CELEFICNORMAL"/>
        <w:jc w:val="left"/>
        <w:rPr>
          <w:rFonts w:ascii="Times New Roman" w:hAnsi="Times New Roman"/>
          <w:lang w:val="en-US"/>
        </w:rPr>
      </w:pPr>
      <w:r>
        <w:rPr>
          <w:rFonts w:ascii="Times New Roman" w:hAnsi="Times New Roman"/>
          <w:lang w:val="en-US"/>
        </w:rPr>
        <w:t xml:space="preserve">Based on model results, </w:t>
      </w:r>
      <w:proofErr w:type="spellStart"/>
      <w:r w:rsidRPr="00883FF3">
        <w:rPr>
          <w:rFonts w:ascii="Times New Roman" w:hAnsi="Times New Roman"/>
          <w:lang w:val="en-US"/>
        </w:rPr>
        <w:t>windspeed</w:t>
      </w:r>
      <w:proofErr w:type="spellEnd"/>
      <w:r w:rsidRPr="00883FF3">
        <w:rPr>
          <w:rFonts w:ascii="Times New Roman" w:hAnsi="Times New Roman"/>
          <w:lang w:val="en-US"/>
        </w:rPr>
        <w:t xml:space="preserve"> </w:t>
      </w:r>
      <w:r>
        <w:rPr>
          <w:rFonts w:ascii="Times New Roman" w:hAnsi="Times New Roman"/>
          <w:lang w:val="en-US"/>
        </w:rPr>
        <w:t xml:space="preserve">has a p value of 0.49 approximately. P values over 0.05 are considered not statistically significant (in this case, </w:t>
      </w:r>
      <w:proofErr w:type="spellStart"/>
      <w:r>
        <w:rPr>
          <w:rFonts w:ascii="Times New Roman" w:hAnsi="Times New Roman"/>
          <w:lang w:val="en-US"/>
        </w:rPr>
        <w:t>windspeed</w:t>
      </w:r>
      <w:proofErr w:type="spellEnd"/>
      <w:r>
        <w:rPr>
          <w:rFonts w:ascii="Times New Roman" w:hAnsi="Times New Roman"/>
          <w:lang w:val="en-US"/>
        </w:rPr>
        <w:t xml:space="preserve"> does not appear to have a significant impact on daily energy use. In this model, drop </w:t>
      </w:r>
      <w:proofErr w:type="spellStart"/>
      <w:r>
        <w:rPr>
          <w:rFonts w:ascii="Times New Roman" w:hAnsi="Times New Roman"/>
          <w:lang w:val="en-US"/>
        </w:rPr>
        <w:t>windspeed</w:t>
      </w:r>
      <w:proofErr w:type="spellEnd"/>
      <w:r>
        <w:rPr>
          <w:rFonts w:ascii="Times New Roman" w:hAnsi="Times New Roman"/>
          <w:lang w:val="en-US"/>
        </w:rPr>
        <w:t xml:space="preserve"> from the equation</w:t>
      </w:r>
      <w:proofErr w:type="gramStart"/>
      <w:r>
        <w:rPr>
          <w:rFonts w:ascii="Times New Roman" w:hAnsi="Times New Roman"/>
          <w:lang w:val="en-US"/>
        </w:rPr>
        <w:t>.</w:t>
      </w:r>
      <w:commentRangeStart w:id="11"/>
      <w:r w:rsidRPr="00883FF3">
        <w:rPr>
          <w:rFonts w:ascii="Times New Roman" w:hAnsi="Times New Roman"/>
          <w:lang w:val="en-US"/>
        </w:rPr>
        <w:t>.</w:t>
      </w:r>
      <w:commentRangeEnd w:id="11"/>
      <w:proofErr w:type="gramEnd"/>
      <w:r>
        <w:rPr>
          <w:rStyle w:val="CommentReference"/>
          <w:rFonts w:ascii="Times New Roman" w:hAnsi="Times New Roman"/>
          <w:lang w:val="en-US"/>
        </w:rPr>
        <w:commentReference w:id="11"/>
      </w:r>
    </w:p>
    <w:p w14:paraId="42FFA82C" w14:textId="77777777" w:rsidR="002D06C9" w:rsidRPr="00883FF3" w:rsidRDefault="002D06C9" w:rsidP="002D06C9">
      <w:pPr>
        <w:pStyle w:val="CELEFICNORMAL"/>
        <w:rPr>
          <w:rFonts w:ascii="Times New Roman" w:hAnsi="Times New Roman"/>
          <w:lang w:val="en-US"/>
        </w:rPr>
      </w:pPr>
    </w:p>
    <w:p w14:paraId="64E38237"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Call:</w:t>
      </w:r>
    </w:p>
    <w:p w14:paraId="3F9B4E4C" w14:textId="5AF3DCFC"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lm(</w:t>
      </w:r>
      <w:proofErr w:type="gramEnd"/>
      <w:r w:rsidRPr="00883FF3">
        <w:rPr>
          <w:color w:val="000000"/>
          <w:sz w:val="20"/>
          <w:szCs w:val="20"/>
          <w:shd w:val="clear" w:color="auto" w:fill="E1E2E5"/>
        </w:rPr>
        <w:t xml:space="preserve">formula = </w:t>
      </w:r>
      <w:proofErr w:type="spellStart"/>
      <w:r w:rsidRPr="00883FF3">
        <w:rPr>
          <w:color w:val="000000"/>
          <w:sz w:val="20"/>
          <w:szCs w:val="20"/>
          <w:shd w:val="clear" w:color="auto" w:fill="E1E2E5"/>
        </w:rPr>
        <w:t>energy.d</w:t>
      </w:r>
      <w:proofErr w:type="spellEnd"/>
      <w:r w:rsidRPr="00883FF3">
        <w:rPr>
          <w:color w:val="000000"/>
          <w:sz w:val="20"/>
          <w:szCs w:val="20"/>
          <w:shd w:val="clear" w:color="auto" w:fill="E1E2E5"/>
        </w:rPr>
        <w:t xml:space="preserve"> ~ days + occupancy + temperature + RH +  radiation + CWSI)</w:t>
      </w:r>
    </w:p>
    <w:p w14:paraId="44178B6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564CE24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Residuals:</w:t>
      </w:r>
    </w:p>
    <w:p w14:paraId="5E91F6DD"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Min       1Q   Median       3Q      Max </w:t>
      </w:r>
    </w:p>
    <w:p w14:paraId="20B86F27"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w:t>
      </w:r>
      <w:proofErr w:type="gramStart"/>
      <w:r w:rsidRPr="00883FF3">
        <w:rPr>
          <w:color w:val="000000"/>
          <w:sz w:val="20"/>
          <w:szCs w:val="20"/>
          <w:shd w:val="clear" w:color="auto" w:fill="E1E2E5"/>
        </w:rPr>
        <w:t>2032.16  -</w:t>
      </w:r>
      <w:proofErr w:type="gramEnd"/>
      <w:r w:rsidRPr="00883FF3">
        <w:rPr>
          <w:color w:val="000000"/>
          <w:sz w:val="20"/>
          <w:szCs w:val="20"/>
          <w:shd w:val="clear" w:color="auto" w:fill="E1E2E5"/>
        </w:rPr>
        <w:t xml:space="preserve">508.27    17.18   758.82  1621.13 </w:t>
      </w:r>
    </w:p>
    <w:p w14:paraId="5E8CF01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5FE3F37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Coefficients:</w:t>
      </w:r>
    </w:p>
    <w:p w14:paraId="47008DF3"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Estimate Std. Error t value </w:t>
      </w:r>
      <w:proofErr w:type="spellStart"/>
      <w:proofErr w:type="gramStart"/>
      <w:r w:rsidRPr="00883FF3">
        <w:rPr>
          <w:color w:val="000000"/>
          <w:sz w:val="20"/>
          <w:szCs w:val="20"/>
          <w:shd w:val="clear" w:color="auto" w:fill="E1E2E5"/>
        </w:rPr>
        <w:t>Pr</w:t>
      </w:r>
      <w:proofErr w:type="spellEnd"/>
      <w:r w:rsidRPr="00883FF3">
        <w:rPr>
          <w:color w:val="000000"/>
          <w:sz w:val="20"/>
          <w:szCs w:val="20"/>
          <w:shd w:val="clear" w:color="auto" w:fill="E1E2E5"/>
        </w:rPr>
        <w:t>(</w:t>
      </w:r>
      <w:proofErr w:type="gramEnd"/>
      <w:r w:rsidRPr="00883FF3">
        <w:rPr>
          <w:color w:val="000000"/>
          <w:sz w:val="20"/>
          <w:szCs w:val="20"/>
          <w:shd w:val="clear" w:color="auto" w:fill="E1E2E5"/>
        </w:rPr>
        <w:t xml:space="preserve">&gt;|t|)    </w:t>
      </w:r>
    </w:p>
    <w:p w14:paraId="7B527C10"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(Intercept)  3.994e+</w:t>
      </w:r>
      <w:proofErr w:type="gramStart"/>
      <w:r w:rsidRPr="00883FF3">
        <w:rPr>
          <w:color w:val="000000"/>
          <w:sz w:val="20"/>
          <w:szCs w:val="20"/>
          <w:shd w:val="clear" w:color="auto" w:fill="E1E2E5"/>
        </w:rPr>
        <w:t>04  9.590e</w:t>
      </w:r>
      <w:proofErr w:type="gramEnd"/>
      <w:r w:rsidRPr="00883FF3">
        <w:rPr>
          <w:color w:val="000000"/>
          <w:sz w:val="20"/>
          <w:szCs w:val="20"/>
          <w:shd w:val="clear" w:color="auto" w:fill="E1E2E5"/>
        </w:rPr>
        <w:t>+03   4.165 0.000648 ***</w:t>
      </w:r>
    </w:p>
    <w:p w14:paraId="266E7B62"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days</w:t>
      </w:r>
      <w:proofErr w:type="gramEnd"/>
      <w:r w:rsidRPr="00883FF3">
        <w:rPr>
          <w:color w:val="000000"/>
          <w:sz w:val="20"/>
          <w:szCs w:val="20"/>
          <w:shd w:val="clear" w:color="auto" w:fill="E1E2E5"/>
        </w:rPr>
        <w:t xml:space="preserve">        -5.464e+02  3.705e+02  -1.475 0.158547    </w:t>
      </w:r>
    </w:p>
    <w:p w14:paraId="778024F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occupancy</w:t>
      </w:r>
      <w:proofErr w:type="gramEnd"/>
      <w:r w:rsidRPr="00883FF3">
        <w:rPr>
          <w:color w:val="000000"/>
          <w:sz w:val="20"/>
          <w:szCs w:val="20"/>
          <w:shd w:val="clear" w:color="auto" w:fill="E1E2E5"/>
        </w:rPr>
        <w:t xml:space="preserve">    7.827e-03  2.799e-03   2.796 0.012410 *  </w:t>
      </w:r>
    </w:p>
    <w:p w14:paraId="0A16BA5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temperature</w:t>
      </w:r>
      <w:proofErr w:type="gramEnd"/>
      <w:r w:rsidRPr="00883FF3">
        <w:rPr>
          <w:color w:val="000000"/>
          <w:sz w:val="20"/>
          <w:szCs w:val="20"/>
          <w:shd w:val="clear" w:color="auto" w:fill="E1E2E5"/>
        </w:rPr>
        <w:t xml:space="preserve"> -6.144e+01  9.568e+01  -0.642 </w:t>
      </w:r>
      <w:r w:rsidRPr="00661D00">
        <w:rPr>
          <w:b/>
          <w:i/>
          <w:color w:val="000000"/>
          <w:sz w:val="20"/>
          <w:szCs w:val="20"/>
          <w:shd w:val="clear" w:color="auto" w:fill="E1E2E5"/>
        </w:rPr>
        <w:t>0.529345</w:t>
      </w:r>
      <w:r w:rsidRPr="00883FF3">
        <w:rPr>
          <w:color w:val="000000"/>
          <w:sz w:val="20"/>
          <w:szCs w:val="20"/>
          <w:shd w:val="clear" w:color="auto" w:fill="E1E2E5"/>
        </w:rPr>
        <w:t xml:space="preserve">    </w:t>
      </w:r>
    </w:p>
    <w:p w14:paraId="24F7BF2D"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RH          -1.101e+</w:t>
      </w:r>
      <w:proofErr w:type="gramStart"/>
      <w:r w:rsidRPr="00883FF3">
        <w:rPr>
          <w:color w:val="000000"/>
          <w:sz w:val="20"/>
          <w:szCs w:val="20"/>
          <w:shd w:val="clear" w:color="auto" w:fill="E1E2E5"/>
        </w:rPr>
        <w:t>02  4.476e</w:t>
      </w:r>
      <w:proofErr w:type="gramEnd"/>
      <w:r w:rsidRPr="00883FF3">
        <w:rPr>
          <w:color w:val="000000"/>
          <w:sz w:val="20"/>
          <w:szCs w:val="20"/>
          <w:shd w:val="clear" w:color="auto" w:fill="E1E2E5"/>
        </w:rPr>
        <w:t xml:space="preserve">+01  -2.460 0.024898 *  </w:t>
      </w:r>
    </w:p>
    <w:p w14:paraId="4F6DE8D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radiation</w:t>
      </w:r>
      <w:proofErr w:type="gramEnd"/>
      <w:r w:rsidRPr="00883FF3">
        <w:rPr>
          <w:color w:val="000000"/>
          <w:sz w:val="20"/>
          <w:szCs w:val="20"/>
          <w:shd w:val="clear" w:color="auto" w:fill="E1E2E5"/>
        </w:rPr>
        <w:t xml:space="preserve">   -6.144e+02  1.890e+02  -3.251 0.004705 ** </w:t>
      </w:r>
    </w:p>
    <w:p w14:paraId="4689F1C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CWSI         7.783e+</w:t>
      </w:r>
      <w:proofErr w:type="gramStart"/>
      <w:r w:rsidRPr="00883FF3">
        <w:rPr>
          <w:color w:val="000000"/>
          <w:sz w:val="20"/>
          <w:szCs w:val="20"/>
          <w:shd w:val="clear" w:color="auto" w:fill="E1E2E5"/>
        </w:rPr>
        <w:t>01  3.291e</w:t>
      </w:r>
      <w:proofErr w:type="gramEnd"/>
      <w:r w:rsidRPr="00883FF3">
        <w:rPr>
          <w:color w:val="000000"/>
          <w:sz w:val="20"/>
          <w:szCs w:val="20"/>
          <w:shd w:val="clear" w:color="auto" w:fill="E1E2E5"/>
        </w:rPr>
        <w:t xml:space="preserve">+01   2.365 0.030200 *  </w:t>
      </w:r>
    </w:p>
    <w:p w14:paraId="350DDE5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w:t>
      </w:r>
    </w:p>
    <w:p w14:paraId="7017E1D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spellStart"/>
      <w:r w:rsidRPr="00883FF3">
        <w:rPr>
          <w:color w:val="000000"/>
          <w:sz w:val="20"/>
          <w:szCs w:val="20"/>
          <w:shd w:val="clear" w:color="auto" w:fill="E1E2E5"/>
        </w:rPr>
        <w:t>Signif</w:t>
      </w:r>
      <w:proofErr w:type="spellEnd"/>
      <w:r w:rsidRPr="00883FF3">
        <w:rPr>
          <w:color w:val="000000"/>
          <w:sz w:val="20"/>
          <w:szCs w:val="20"/>
          <w:shd w:val="clear" w:color="auto" w:fill="E1E2E5"/>
        </w:rPr>
        <w:t xml:space="preserve">. </w:t>
      </w:r>
      <w:proofErr w:type="gramStart"/>
      <w:r w:rsidRPr="00883FF3">
        <w:rPr>
          <w:color w:val="000000"/>
          <w:sz w:val="20"/>
          <w:szCs w:val="20"/>
          <w:shd w:val="clear" w:color="auto" w:fill="E1E2E5"/>
        </w:rPr>
        <w:t>codes</w:t>
      </w:r>
      <w:proofErr w:type="gramEnd"/>
      <w:r w:rsidRPr="00883FF3">
        <w:rPr>
          <w:color w:val="000000"/>
          <w:sz w:val="20"/>
          <w:szCs w:val="20"/>
          <w:shd w:val="clear" w:color="auto" w:fill="E1E2E5"/>
        </w:rPr>
        <w:t xml:space="preserve">:  0 ‘***’ 0.001 ‘**’ 0.01 ‘*’ 0.05 ‘.’ 0.1 </w:t>
      </w:r>
      <w:proofErr w:type="gramStart"/>
      <w:r w:rsidRPr="00883FF3">
        <w:rPr>
          <w:color w:val="000000"/>
          <w:sz w:val="20"/>
          <w:szCs w:val="20"/>
          <w:shd w:val="clear" w:color="auto" w:fill="E1E2E5"/>
        </w:rPr>
        <w:t>‘ ’</w:t>
      </w:r>
      <w:proofErr w:type="gramEnd"/>
      <w:r w:rsidRPr="00883FF3">
        <w:rPr>
          <w:color w:val="000000"/>
          <w:sz w:val="20"/>
          <w:szCs w:val="20"/>
          <w:shd w:val="clear" w:color="auto" w:fill="E1E2E5"/>
        </w:rPr>
        <w:t xml:space="preserve"> 1</w:t>
      </w:r>
    </w:p>
    <w:p w14:paraId="5F40937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4B66B883"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 standard error: 1025 on 17 degrees of freedom</w:t>
      </w:r>
    </w:p>
    <w:p w14:paraId="3EC169D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Multiple R-squared:  0.7983,</w:t>
      </w:r>
      <w:r w:rsidRPr="00883FF3">
        <w:rPr>
          <w:color w:val="000000"/>
          <w:sz w:val="20"/>
          <w:szCs w:val="20"/>
          <w:shd w:val="clear" w:color="auto" w:fill="E1E2E5"/>
        </w:rPr>
        <w:tab/>
        <w:t xml:space="preserve">Adjusted R-squared:  0.7271 </w:t>
      </w:r>
    </w:p>
    <w:p w14:paraId="1D05EDF8"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F-statistic: 11.21 on 6 and 17 DF</w:t>
      </w:r>
      <w:proofErr w:type="gramStart"/>
      <w:r w:rsidRPr="00883FF3">
        <w:rPr>
          <w:color w:val="000000"/>
          <w:sz w:val="20"/>
          <w:szCs w:val="20"/>
          <w:shd w:val="clear" w:color="auto" w:fill="E1E2E5"/>
        </w:rPr>
        <w:t>,  p</w:t>
      </w:r>
      <w:proofErr w:type="gramEnd"/>
      <w:r w:rsidRPr="00883FF3">
        <w:rPr>
          <w:color w:val="000000"/>
          <w:sz w:val="20"/>
          <w:szCs w:val="20"/>
          <w:shd w:val="clear" w:color="auto" w:fill="E1E2E5"/>
        </w:rPr>
        <w:t>-value: 4.13e-05</w:t>
      </w:r>
    </w:p>
    <w:p w14:paraId="5227D407" w14:textId="77777777" w:rsidR="002366C7" w:rsidRDefault="002366C7" w:rsidP="002D06C9">
      <w:pPr>
        <w:pStyle w:val="CELEFICNORMAL"/>
        <w:rPr>
          <w:rFonts w:ascii="Times New Roman" w:hAnsi="Times New Roman"/>
          <w:lang w:val="en-US"/>
        </w:rPr>
      </w:pPr>
    </w:p>
    <w:p w14:paraId="21DFFC2C" w14:textId="77777777" w:rsidR="002D06C9" w:rsidRPr="00883FF3" w:rsidRDefault="002D06C9" w:rsidP="002D06C9">
      <w:pPr>
        <w:pStyle w:val="CELEFICNORMAL"/>
        <w:numPr>
          <w:ilvl w:val="0"/>
          <w:numId w:val="24"/>
        </w:numPr>
        <w:rPr>
          <w:rFonts w:ascii="Times New Roman" w:hAnsi="Times New Roman"/>
          <w:lang w:val="en-US"/>
        </w:rPr>
      </w:pPr>
      <w:r w:rsidRPr="00883FF3">
        <w:rPr>
          <w:rFonts w:ascii="Times New Roman" w:hAnsi="Times New Roman"/>
          <w:b/>
          <w:u w:val="single"/>
          <w:lang w:val="en-US"/>
        </w:rPr>
        <w:t>Model 3</w:t>
      </w:r>
    </w:p>
    <w:p w14:paraId="38C9D1E8" w14:textId="001E4AA2" w:rsidR="002366C7" w:rsidRPr="00883FF3" w:rsidRDefault="002366C7" w:rsidP="002366C7">
      <w:pPr>
        <w:pStyle w:val="CELEFICNORMAL"/>
        <w:jc w:val="left"/>
        <w:rPr>
          <w:rFonts w:ascii="Times New Roman" w:hAnsi="Times New Roman"/>
          <w:lang w:val="en-US"/>
        </w:rPr>
      </w:pPr>
      <w:r w:rsidRPr="00883FF3">
        <w:rPr>
          <w:rFonts w:ascii="Times New Roman" w:hAnsi="Times New Roman"/>
          <w:lang w:val="en-US"/>
        </w:rPr>
        <w:t>Now the less significant variable is temperature</w:t>
      </w:r>
      <w:r w:rsidR="00661D00">
        <w:rPr>
          <w:rFonts w:ascii="Times New Roman" w:hAnsi="Times New Roman"/>
          <w:lang w:val="en-US"/>
        </w:rPr>
        <w:t xml:space="preserve"> with p value of 0.52. W</w:t>
      </w:r>
      <w:r w:rsidRPr="00883FF3">
        <w:rPr>
          <w:rFonts w:ascii="Times New Roman" w:hAnsi="Times New Roman"/>
          <w:lang w:val="en-US"/>
        </w:rPr>
        <w:t xml:space="preserve">e repeat the analysis without </w:t>
      </w:r>
      <w:r w:rsidR="00661D00">
        <w:rPr>
          <w:rFonts w:ascii="Times New Roman" w:hAnsi="Times New Roman"/>
          <w:lang w:val="en-US"/>
        </w:rPr>
        <w:t>temperature</w:t>
      </w:r>
      <w:r w:rsidRPr="00883FF3">
        <w:rPr>
          <w:rFonts w:ascii="Times New Roman" w:hAnsi="Times New Roman"/>
          <w:lang w:val="en-US"/>
        </w:rPr>
        <w:t>.</w:t>
      </w:r>
    </w:p>
    <w:p w14:paraId="02461E26" w14:textId="77777777" w:rsidR="002D06C9" w:rsidRPr="00883FF3" w:rsidRDefault="002D06C9" w:rsidP="002D06C9">
      <w:pPr>
        <w:pStyle w:val="CELEFICNORMAL"/>
        <w:rPr>
          <w:rFonts w:ascii="Times New Roman" w:hAnsi="Times New Roman"/>
          <w:lang w:val="en-US"/>
        </w:rPr>
      </w:pPr>
    </w:p>
    <w:p w14:paraId="56FF50F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Call:</w:t>
      </w:r>
    </w:p>
    <w:p w14:paraId="1BD25101"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lm(</w:t>
      </w:r>
      <w:proofErr w:type="gramEnd"/>
      <w:r w:rsidRPr="00883FF3">
        <w:rPr>
          <w:color w:val="000000"/>
          <w:sz w:val="20"/>
          <w:szCs w:val="20"/>
          <w:shd w:val="clear" w:color="auto" w:fill="E1E2E5"/>
        </w:rPr>
        <w:t xml:space="preserve">formula = </w:t>
      </w:r>
      <w:proofErr w:type="spellStart"/>
      <w:r w:rsidRPr="00883FF3">
        <w:rPr>
          <w:color w:val="000000"/>
          <w:sz w:val="20"/>
          <w:szCs w:val="20"/>
          <w:shd w:val="clear" w:color="auto" w:fill="E1E2E5"/>
        </w:rPr>
        <w:t>energy.d</w:t>
      </w:r>
      <w:proofErr w:type="spellEnd"/>
      <w:r w:rsidRPr="00883FF3">
        <w:rPr>
          <w:color w:val="000000"/>
          <w:sz w:val="20"/>
          <w:szCs w:val="20"/>
          <w:shd w:val="clear" w:color="auto" w:fill="E1E2E5"/>
        </w:rPr>
        <w:t xml:space="preserve"> ~ days + occupancy + RH + radiation + CWSI)</w:t>
      </w:r>
    </w:p>
    <w:p w14:paraId="6E7A571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666C3BB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Residuals:</w:t>
      </w:r>
    </w:p>
    <w:p w14:paraId="613BA908"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Min       1Q   Median       3Q      Max </w:t>
      </w:r>
    </w:p>
    <w:p w14:paraId="48D071AC"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w:t>
      </w:r>
      <w:proofErr w:type="gramStart"/>
      <w:r w:rsidRPr="00883FF3">
        <w:rPr>
          <w:color w:val="000000"/>
          <w:sz w:val="20"/>
          <w:szCs w:val="20"/>
          <w:shd w:val="clear" w:color="auto" w:fill="E1E2E5"/>
        </w:rPr>
        <w:t>1946.72  -</w:t>
      </w:r>
      <w:proofErr w:type="gramEnd"/>
      <w:r w:rsidRPr="00883FF3">
        <w:rPr>
          <w:color w:val="000000"/>
          <w:sz w:val="20"/>
          <w:szCs w:val="20"/>
          <w:shd w:val="clear" w:color="auto" w:fill="E1E2E5"/>
        </w:rPr>
        <w:t xml:space="preserve">538.50   -51.01   837.79  1526.45 </w:t>
      </w:r>
    </w:p>
    <w:p w14:paraId="7FA59E2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0FB274F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Coefficients:</w:t>
      </w:r>
    </w:p>
    <w:p w14:paraId="4C3D5C21"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lastRenderedPageBreak/>
        <w:t xml:space="preserve">              Estimate Std. Error t value </w:t>
      </w:r>
      <w:proofErr w:type="spellStart"/>
      <w:proofErr w:type="gramStart"/>
      <w:r w:rsidRPr="00883FF3">
        <w:rPr>
          <w:color w:val="000000"/>
          <w:sz w:val="20"/>
          <w:szCs w:val="20"/>
          <w:shd w:val="clear" w:color="auto" w:fill="E1E2E5"/>
        </w:rPr>
        <w:t>Pr</w:t>
      </w:r>
      <w:proofErr w:type="spellEnd"/>
      <w:r w:rsidRPr="00883FF3">
        <w:rPr>
          <w:color w:val="000000"/>
          <w:sz w:val="20"/>
          <w:szCs w:val="20"/>
          <w:shd w:val="clear" w:color="auto" w:fill="E1E2E5"/>
        </w:rPr>
        <w:t>(</w:t>
      </w:r>
      <w:proofErr w:type="gramEnd"/>
      <w:r w:rsidRPr="00883FF3">
        <w:rPr>
          <w:color w:val="000000"/>
          <w:sz w:val="20"/>
          <w:szCs w:val="20"/>
          <w:shd w:val="clear" w:color="auto" w:fill="E1E2E5"/>
        </w:rPr>
        <w:t xml:space="preserve">&gt;|t|)    </w:t>
      </w:r>
    </w:p>
    <w:p w14:paraId="69042D43"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(Intercept)  4.182e+</w:t>
      </w:r>
      <w:proofErr w:type="gramStart"/>
      <w:r w:rsidRPr="00883FF3">
        <w:rPr>
          <w:color w:val="000000"/>
          <w:sz w:val="20"/>
          <w:szCs w:val="20"/>
          <w:shd w:val="clear" w:color="auto" w:fill="E1E2E5"/>
        </w:rPr>
        <w:t>04  8.983e</w:t>
      </w:r>
      <w:proofErr w:type="gramEnd"/>
      <w:r w:rsidRPr="00883FF3">
        <w:rPr>
          <w:color w:val="000000"/>
          <w:sz w:val="20"/>
          <w:szCs w:val="20"/>
          <w:shd w:val="clear" w:color="auto" w:fill="E1E2E5"/>
        </w:rPr>
        <w:t>+03   4.656 0.000197 ***</w:t>
      </w:r>
    </w:p>
    <w:p w14:paraId="604943EC"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days</w:t>
      </w:r>
      <w:proofErr w:type="gramEnd"/>
      <w:r w:rsidRPr="00883FF3">
        <w:rPr>
          <w:color w:val="000000"/>
          <w:sz w:val="20"/>
          <w:szCs w:val="20"/>
          <w:shd w:val="clear" w:color="auto" w:fill="E1E2E5"/>
        </w:rPr>
        <w:t xml:space="preserve">        -6.330e+02  3.394e+02  -1.865 </w:t>
      </w:r>
      <w:r w:rsidRPr="00661D00">
        <w:rPr>
          <w:b/>
          <w:i/>
          <w:color w:val="000000"/>
          <w:sz w:val="20"/>
          <w:szCs w:val="20"/>
          <w:shd w:val="clear" w:color="auto" w:fill="E1E2E5"/>
        </w:rPr>
        <w:t>0.078541</w:t>
      </w:r>
      <w:r w:rsidRPr="00883FF3">
        <w:rPr>
          <w:color w:val="000000"/>
          <w:sz w:val="20"/>
          <w:szCs w:val="20"/>
          <w:shd w:val="clear" w:color="auto" w:fill="E1E2E5"/>
        </w:rPr>
        <w:t xml:space="preserve"> .  </w:t>
      </w:r>
    </w:p>
    <w:p w14:paraId="75BF93B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occupancy</w:t>
      </w:r>
      <w:proofErr w:type="gramEnd"/>
      <w:r w:rsidRPr="00883FF3">
        <w:rPr>
          <w:color w:val="000000"/>
          <w:sz w:val="20"/>
          <w:szCs w:val="20"/>
          <w:shd w:val="clear" w:color="auto" w:fill="E1E2E5"/>
        </w:rPr>
        <w:t xml:space="preserve">    8.788e-03  2.327e-03   3.777 0.001381 ** </w:t>
      </w:r>
    </w:p>
    <w:p w14:paraId="5193C62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RH          -1.173e+</w:t>
      </w:r>
      <w:proofErr w:type="gramStart"/>
      <w:r w:rsidRPr="00883FF3">
        <w:rPr>
          <w:color w:val="000000"/>
          <w:sz w:val="20"/>
          <w:szCs w:val="20"/>
          <w:shd w:val="clear" w:color="auto" w:fill="E1E2E5"/>
        </w:rPr>
        <w:t>02  4.263e</w:t>
      </w:r>
      <w:proofErr w:type="gramEnd"/>
      <w:r w:rsidRPr="00883FF3">
        <w:rPr>
          <w:color w:val="000000"/>
          <w:sz w:val="20"/>
          <w:szCs w:val="20"/>
          <w:shd w:val="clear" w:color="auto" w:fill="E1E2E5"/>
        </w:rPr>
        <w:t xml:space="preserve">+01  -2.752 0.013129 *  </w:t>
      </w:r>
    </w:p>
    <w:p w14:paraId="2D258FD3"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radiation</w:t>
      </w:r>
      <w:proofErr w:type="gramEnd"/>
      <w:r w:rsidRPr="00883FF3">
        <w:rPr>
          <w:color w:val="000000"/>
          <w:sz w:val="20"/>
          <w:szCs w:val="20"/>
          <w:shd w:val="clear" w:color="auto" w:fill="E1E2E5"/>
        </w:rPr>
        <w:t xml:space="preserve">   -5.437e+02  1.511e+02  -3.598 0.002058 ** </w:t>
      </w:r>
    </w:p>
    <w:p w14:paraId="150B5A5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CWSI         6.230e+</w:t>
      </w:r>
      <w:proofErr w:type="gramStart"/>
      <w:r w:rsidRPr="00883FF3">
        <w:rPr>
          <w:color w:val="000000"/>
          <w:sz w:val="20"/>
          <w:szCs w:val="20"/>
          <w:shd w:val="clear" w:color="auto" w:fill="E1E2E5"/>
        </w:rPr>
        <w:t>01  2.195e</w:t>
      </w:r>
      <w:proofErr w:type="gramEnd"/>
      <w:r w:rsidRPr="00883FF3">
        <w:rPr>
          <w:color w:val="000000"/>
          <w:sz w:val="20"/>
          <w:szCs w:val="20"/>
          <w:shd w:val="clear" w:color="auto" w:fill="E1E2E5"/>
        </w:rPr>
        <w:t xml:space="preserve">+01   2.838 0.010916 *  </w:t>
      </w:r>
    </w:p>
    <w:p w14:paraId="6F95500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lang w:val="fr-FR"/>
        </w:rPr>
      </w:pPr>
      <w:r w:rsidRPr="00883FF3">
        <w:rPr>
          <w:color w:val="000000"/>
          <w:sz w:val="20"/>
          <w:szCs w:val="20"/>
          <w:shd w:val="clear" w:color="auto" w:fill="E1E2E5"/>
          <w:lang w:val="fr-FR"/>
        </w:rPr>
        <w:t>---</w:t>
      </w:r>
    </w:p>
    <w:p w14:paraId="4E2D3FD7"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spellStart"/>
      <w:r w:rsidRPr="00883FF3">
        <w:rPr>
          <w:color w:val="000000"/>
          <w:sz w:val="20"/>
          <w:szCs w:val="20"/>
          <w:shd w:val="clear" w:color="auto" w:fill="E1E2E5"/>
          <w:lang w:val="fr-FR"/>
        </w:rPr>
        <w:t>Signif</w:t>
      </w:r>
      <w:proofErr w:type="spellEnd"/>
      <w:r w:rsidRPr="00883FF3">
        <w:rPr>
          <w:color w:val="000000"/>
          <w:sz w:val="20"/>
          <w:szCs w:val="20"/>
          <w:shd w:val="clear" w:color="auto" w:fill="E1E2E5"/>
          <w:lang w:val="fr-FR"/>
        </w:rPr>
        <w:t>. codes</w:t>
      </w:r>
      <w:proofErr w:type="gramStart"/>
      <w:r w:rsidRPr="00883FF3">
        <w:rPr>
          <w:color w:val="000000"/>
          <w:sz w:val="20"/>
          <w:szCs w:val="20"/>
          <w:shd w:val="clear" w:color="auto" w:fill="E1E2E5"/>
          <w:lang w:val="fr-FR"/>
        </w:rPr>
        <w:t>:  0</w:t>
      </w:r>
      <w:proofErr w:type="gramEnd"/>
      <w:r w:rsidRPr="00883FF3">
        <w:rPr>
          <w:color w:val="000000"/>
          <w:sz w:val="20"/>
          <w:szCs w:val="20"/>
          <w:shd w:val="clear" w:color="auto" w:fill="E1E2E5"/>
          <w:lang w:val="fr-FR"/>
        </w:rPr>
        <w:t xml:space="preserve"> ‘***’ 0.001 ‘**’ 0.01 ‘*’ 0.05 ‘.’ </w:t>
      </w:r>
      <w:r w:rsidRPr="00883FF3">
        <w:rPr>
          <w:color w:val="000000"/>
          <w:sz w:val="20"/>
          <w:szCs w:val="20"/>
          <w:shd w:val="clear" w:color="auto" w:fill="E1E2E5"/>
        </w:rPr>
        <w:t>0.1 ‘ ’ 1</w:t>
      </w:r>
    </w:p>
    <w:p w14:paraId="38F706A1"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77C61B10"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 standard error: 1008 on 18 degrees of freedom</w:t>
      </w:r>
    </w:p>
    <w:p w14:paraId="0609271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Multiple R-squared:  0.7934,</w:t>
      </w:r>
      <w:r w:rsidRPr="00883FF3">
        <w:rPr>
          <w:color w:val="000000"/>
          <w:sz w:val="20"/>
          <w:szCs w:val="20"/>
          <w:shd w:val="clear" w:color="auto" w:fill="E1E2E5"/>
        </w:rPr>
        <w:tab/>
        <w:t xml:space="preserve">Adjusted R-squared:  0.736 </w:t>
      </w:r>
    </w:p>
    <w:p w14:paraId="282D0442"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F-statistic: 13.82 on 5 and 18 DF</w:t>
      </w:r>
      <w:proofErr w:type="gramStart"/>
      <w:r w:rsidRPr="00883FF3">
        <w:rPr>
          <w:color w:val="000000"/>
          <w:sz w:val="20"/>
          <w:szCs w:val="20"/>
          <w:shd w:val="clear" w:color="auto" w:fill="E1E2E5"/>
        </w:rPr>
        <w:t>,  p</w:t>
      </w:r>
      <w:proofErr w:type="gramEnd"/>
      <w:r w:rsidRPr="00883FF3">
        <w:rPr>
          <w:color w:val="000000"/>
          <w:sz w:val="20"/>
          <w:szCs w:val="20"/>
          <w:shd w:val="clear" w:color="auto" w:fill="E1E2E5"/>
        </w:rPr>
        <w:t>-value: 1.244e-05</w:t>
      </w:r>
    </w:p>
    <w:p w14:paraId="264ADB7D" w14:textId="77777777" w:rsidR="00661D00" w:rsidRDefault="00661D00" w:rsidP="002D06C9">
      <w:pPr>
        <w:pStyle w:val="CELEFICNORMAL"/>
        <w:rPr>
          <w:rFonts w:ascii="Times New Roman" w:hAnsi="Times New Roman"/>
          <w:lang w:val="en-US"/>
        </w:rPr>
      </w:pPr>
    </w:p>
    <w:p w14:paraId="54331BE3" w14:textId="77777777" w:rsidR="002D06C9" w:rsidRPr="00883FF3" w:rsidRDefault="002D06C9" w:rsidP="002D06C9">
      <w:pPr>
        <w:pStyle w:val="CELEFICNORMAL"/>
        <w:numPr>
          <w:ilvl w:val="0"/>
          <w:numId w:val="24"/>
        </w:numPr>
        <w:rPr>
          <w:rFonts w:ascii="Times New Roman" w:hAnsi="Times New Roman"/>
          <w:lang w:val="en-US"/>
        </w:rPr>
      </w:pPr>
      <w:r w:rsidRPr="00883FF3">
        <w:rPr>
          <w:rFonts w:ascii="Times New Roman" w:hAnsi="Times New Roman"/>
          <w:b/>
          <w:u w:val="single"/>
          <w:lang w:val="en-US"/>
        </w:rPr>
        <w:t>Model 4</w:t>
      </w:r>
    </w:p>
    <w:p w14:paraId="5B2ADAA3" w14:textId="77777777" w:rsidR="00661D00" w:rsidRPr="00883FF3" w:rsidRDefault="00661D00" w:rsidP="00661D00">
      <w:pPr>
        <w:pStyle w:val="CELEFICNORMAL"/>
        <w:rPr>
          <w:rFonts w:ascii="Times New Roman" w:hAnsi="Times New Roman"/>
          <w:lang w:val="en-US"/>
        </w:rPr>
      </w:pPr>
      <w:r w:rsidRPr="00883FF3">
        <w:rPr>
          <w:rFonts w:ascii="Times New Roman" w:hAnsi="Times New Roman"/>
          <w:lang w:val="en-US"/>
        </w:rPr>
        <w:t>Now the less significant variable is days</w:t>
      </w:r>
      <w:r>
        <w:rPr>
          <w:rFonts w:ascii="Times New Roman" w:hAnsi="Times New Roman"/>
          <w:lang w:val="en-US"/>
        </w:rPr>
        <w:t>.</w:t>
      </w:r>
    </w:p>
    <w:p w14:paraId="3F4CF807" w14:textId="77777777" w:rsidR="002D06C9" w:rsidRPr="00883FF3" w:rsidRDefault="002D06C9" w:rsidP="002D06C9">
      <w:pPr>
        <w:pStyle w:val="CELEFICNORMAL"/>
        <w:rPr>
          <w:rFonts w:ascii="Times New Roman" w:hAnsi="Times New Roman"/>
          <w:lang w:val="en-US"/>
        </w:rPr>
      </w:pPr>
    </w:p>
    <w:p w14:paraId="2D4C3221"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Call:</w:t>
      </w:r>
    </w:p>
    <w:p w14:paraId="5F2BF41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lm(</w:t>
      </w:r>
      <w:proofErr w:type="gramEnd"/>
      <w:r w:rsidRPr="00883FF3">
        <w:rPr>
          <w:color w:val="000000"/>
          <w:sz w:val="20"/>
          <w:szCs w:val="20"/>
          <w:shd w:val="clear" w:color="auto" w:fill="E1E2E5"/>
        </w:rPr>
        <w:t xml:space="preserve">formula = </w:t>
      </w:r>
      <w:proofErr w:type="spellStart"/>
      <w:r w:rsidRPr="00883FF3">
        <w:rPr>
          <w:color w:val="000000"/>
          <w:sz w:val="20"/>
          <w:szCs w:val="20"/>
          <w:shd w:val="clear" w:color="auto" w:fill="E1E2E5"/>
        </w:rPr>
        <w:t>energy.d</w:t>
      </w:r>
      <w:proofErr w:type="spellEnd"/>
      <w:r w:rsidRPr="00883FF3">
        <w:rPr>
          <w:color w:val="000000"/>
          <w:sz w:val="20"/>
          <w:szCs w:val="20"/>
          <w:shd w:val="clear" w:color="auto" w:fill="E1E2E5"/>
        </w:rPr>
        <w:t xml:space="preserve"> ~ occupancy + RH + radiation + CWSI)</w:t>
      </w:r>
    </w:p>
    <w:p w14:paraId="34407AA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28AE90D8"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Residuals:</w:t>
      </w:r>
    </w:p>
    <w:p w14:paraId="4BF7741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Min       1Q   Median       3Q      Max </w:t>
      </w:r>
    </w:p>
    <w:p w14:paraId="6F2CF34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w:t>
      </w:r>
      <w:proofErr w:type="gramStart"/>
      <w:r w:rsidRPr="00883FF3">
        <w:rPr>
          <w:color w:val="000000"/>
          <w:sz w:val="20"/>
          <w:szCs w:val="20"/>
          <w:shd w:val="clear" w:color="auto" w:fill="E1E2E5"/>
        </w:rPr>
        <w:t>1906.90  -</w:t>
      </w:r>
      <w:proofErr w:type="gramEnd"/>
      <w:r w:rsidRPr="00883FF3">
        <w:rPr>
          <w:color w:val="000000"/>
          <w:sz w:val="20"/>
          <w:szCs w:val="20"/>
          <w:shd w:val="clear" w:color="auto" w:fill="E1E2E5"/>
        </w:rPr>
        <w:t xml:space="preserve">693.08    -1.44   585.27  2194.03 </w:t>
      </w:r>
    </w:p>
    <w:p w14:paraId="2A7E376C"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4721067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Coefficients:</w:t>
      </w:r>
    </w:p>
    <w:p w14:paraId="59021A6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Estimate Std. Error t value </w:t>
      </w:r>
      <w:proofErr w:type="spellStart"/>
      <w:proofErr w:type="gramStart"/>
      <w:r w:rsidRPr="00883FF3">
        <w:rPr>
          <w:color w:val="000000"/>
          <w:sz w:val="20"/>
          <w:szCs w:val="20"/>
          <w:shd w:val="clear" w:color="auto" w:fill="E1E2E5"/>
        </w:rPr>
        <w:t>Pr</w:t>
      </w:r>
      <w:proofErr w:type="spellEnd"/>
      <w:r w:rsidRPr="00883FF3">
        <w:rPr>
          <w:color w:val="000000"/>
          <w:sz w:val="20"/>
          <w:szCs w:val="20"/>
          <w:shd w:val="clear" w:color="auto" w:fill="E1E2E5"/>
        </w:rPr>
        <w:t>(</w:t>
      </w:r>
      <w:proofErr w:type="gramEnd"/>
      <w:r w:rsidRPr="00883FF3">
        <w:rPr>
          <w:color w:val="000000"/>
          <w:sz w:val="20"/>
          <w:szCs w:val="20"/>
          <w:shd w:val="clear" w:color="auto" w:fill="E1E2E5"/>
        </w:rPr>
        <w:t xml:space="preserve">&gt;|t|)    </w:t>
      </w:r>
    </w:p>
    <w:p w14:paraId="40BD034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(Intercept)  2.612e+</w:t>
      </w:r>
      <w:proofErr w:type="gramStart"/>
      <w:r w:rsidRPr="00883FF3">
        <w:rPr>
          <w:color w:val="000000"/>
          <w:sz w:val="20"/>
          <w:szCs w:val="20"/>
          <w:shd w:val="clear" w:color="auto" w:fill="E1E2E5"/>
        </w:rPr>
        <w:t>04  3.331e</w:t>
      </w:r>
      <w:proofErr w:type="gramEnd"/>
      <w:r w:rsidRPr="00883FF3">
        <w:rPr>
          <w:color w:val="000000"/>
          <w:sz w:val="20"/>
          <w:szCs w:val="20"/>
          <w:shd w:val="clear" w:color="auto" w:fill="E1E2E5"/>
        </w:rPr>
        <w:t>+03   7.841 2.26e-07 ***</w:t>
      </w:r>
    </w:p>
    <w:p w14:paraId="2E342E7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occupancy</w:t>
      </w:r>
      <w:proofErr w:type="gramEnd"/>
      <w:r w:rsidRPr="00883FF3">
        <w:rPr>
          <w:color w:val="000000"/>
          <w:sz w:val="20"/>
          <w:szCs w:val="20"/>
          <w:shd w:val="clear" w:color="auto" w:fill="E1E2E5"/>
        </w:rPr>
        <w:t xml:space="preserve">    7.493e-03  2.361e-03   3.173  0.00501 ** </w:t>
      </w:r>
    </w:p>
    <w:p w14:paraId="22E7330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RH          -1.441e+</w:t>
      </w:r>
      <w:proofErr w:type="gramStart"/>
      <w:r w:rsidRPr="00883FF3">
        <w:rPr>
          <w:color w:val="000000"/>
          <w:sz w:val="20"/>
          <w:szCs w:val="20"/>
          <w:shd w:val="clear" w:color="auto" w:fill="E1E2E5"/>
        </w:rPr>
        <w:t>02  4.267e</w:t>
      </w:r>
      <w:proofErr w:type="gramEnd"/>
      <w:r w:rsidRPr="00883FF3">
        <w:rPr>
          <w:color w:val="000000"/>
          <w:sz w:val="20"/>
          <w:szCs w:val="20"/>
          <w:shd w:val="clear" w:color="auto" w:fill="E1E2E5"/>
        </w:rPr>
        <w:t xml:space="preserve">+01  -3.377  0.00317 ** </w:t>
      </w:r>
    </w:p>
    <w:p w14:paraId="1A9D0B9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radiation</w:t>
      </w:r>
      <w:proofErr w:type="gramEnd"/>
      <w:r w:rsidRPr="00883FF3">
        <w:rPr>
          <w:color w:val="000000"/>
          <w:sz w:val="20"/>
          <w:szCs w:val="20"/>
          <w:shd w:val="clear" w:color="auto" w:fill="E1E2E5"/>
        </w:rPr>
        <w:t xml:space="preserve">   -5.365e+02  1.606e+02  -3.339  0.00345 ** </w:t>
      </w:r>
    </w:p>
    <w:p w14:paraId="15D2E30C"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CWSI         5.197e+</w:t>
      </w:r>
      <w:proofErr w:type="gramStart"/>
      <w:r w:rsidRPr="00883FF3">
        <w:rPr>
          <w:color w:val="000000"/>
          <w:sz w:val="20"/>
          <w:szCs w:val="20"/>
          <w:shd w:val="clear" w:color="auto" w:fill="E1E2E5"/>
        </w:rPr>
        <w:t>01  2.259e</w:t>
      </w:r>
      <w:proofErr w:type="gramEnd"/>
      <w:r w:rsidRPr="00883FF3">
        <w:rPr>
          <w:color w:val="000000"/>
          <w:sz w:val="20"/>
          <w:szCs w:val="20"/>
          <w:shd w:val="clear" w:color="auto" w:fill="E1E2E5"/>
        </w:rPr>
        <w:t xml:space="preserve">+01   2.301  0.03290 *  </w:t>
      </w:r>
    </w:p>
    <w:p w14:paraId="565CFD81"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w:t>
      </w:r>
    </w:p>
    <w:p w14:paraId="487615E7"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spellStart"/>
      <w:r w:rsidRPr="00883FF3">
        <w:rPr>
          <w:color w:val="000000"/>
          <w:sz w:val="20"/>
          <w:szCs w:val="20"/>
          <w:shd w:val="clear" w:color="auto" w:fill="E1E2E5"/>
        </w:rPr>
        <w:t>Signif</w:t>
      </w:r>
      <w:proofErr w:type="spellEnd"/>
      <w:r w:rsidRPr="00883FF3">
        <w:rPr>
          <w:color w:val="000000"/>
          <w:sz w:val="20"/>
          <w:szCs w:val="20"/>
          <w:shd w:val="clear" w:color="auto" w:fill="E1E2E5"/>
        </w:rPr>
        <w:t xml:space="preserve">. </w:t>
      </w:r>
      <w:proofErr w:type="gramStart"/>
      <w:r w:rsidRPr="00883FF3">
        <w:rPr>
          <w:color w:val="000000"/>
          <w:sz w:val="20"/>
          <w:szCs w:val="20"/>
          <w:shd w:val="clear" w:color="auto" w:fill="E1E2E5"/>
        </w:rPr>
        <w:t>codes</w:t>
      </w:r>
      <w:proofErr w:type="gramEnd"/>
      <w:r w:rsidRPr="00883FF3">
        <w:rPr>
          <w:color w:val="000000"/>
          <w:sz w:val="20"/>
          <w:szCs w:val="20"/>
          <w:shd w:val="clear" w:color="auto" w:fill="E1E2E5"/>
        </w:rPr>
        <w:t xml:space="preserve">:  0 ‘***’ 0.001 ‘**’ 0.01 ‘*’ 0.05 ‘.’ 0.1 </w:t>
      </w:r>
      <w:proofErr w:type="gramStart"/>
      <w:r w:rsidRPr="00883FF3">
        <w:rPr>
          <w:color w:val="000000"/>
          <w:sz w:val="20"/>
          <w:szCs w:val="20"/>
          <w:shd w:val="clear" w:color="auto" w:fill="E1E2E5"/>
        </w:rPr>
        <w:t>‘ ’</w:t>
      </w:r>
      <w:proofErr w:type="gramEnd"/>
      <w:r w:rsidRPr="00883FF3">
        <w:rPr>
          <w:color w:val="000000"/>
          <w:sz w:val="20"/>
          <w:szCs w:val="20"/>
          <w:shd w:val="clear" w:color="auto" w:fill="E1E2E5"/>
        </w:rPr>
        <w:t xml:space="preserve"> 1</w:t>
      </w:r>
    </w:p>
    <w:p w14:paraId="7533292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46BF1FD3"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 standard error: 1072 on 19 degrees of freedom</w:t>
      </w:r>
    </w:p>
    <w:p w14:paraId="2D34CD53"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Multiple R-squared:  0.7534,</w:t>
      </w:r>
      <w:r w:rsidRPr="00883FF3">
        <w:rPr>
          <w:color w:val="000000"/>
          <w:sz w:val="20"/>
          <w:szCs w:val="20"/>
          <w:shd w:val="clear" w:color="auto" w:fill="E1E2E5"/>
        </w:rPr>
        <w:tab/>
        <w:t xml:space="preserve">Adjusted R-squared:  0.7015 </w:t>
      </w:r>
    </w:p>
    <w:p w14:paraId="5DB5C3A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F-statistic: 14.51 on 4 and 19 DF</w:t>
      </w:r>
      <w:proofErr w:type="gramStart"/>
      <w:r w:rsidRPr="00883FF3">
        <w:rPr>
          <w:color w:val="000000"/>
          <w:sz w:val="20"/>
          <w:szCs w:val="20"/>
          <w:shd w:val="clear" w:color="auto" w:fill="E1E2E5"/>
        </w:rPr>
        <w:t>,  p</w:t>
      </w:r>
      <w:proofErr w:type="gramEnd"/>
      <w:r w:rsidRPr="00883FF3">
        <w:rPr>
          <w:color w:val="000000"/>
          <w:sz w:val="20"/>
          <w:szCs w:val="20"/>
          <w:shd w:val="clear" w:color="auto" w:fill="E1E2E5"/>
        </w:rPr>
        <w:t>-value: 1.365e-05</w:t>
      </w:r>
    </w:p>
    <w:p w14:paraId="6C7BE551" w14:textId="77777777" w:rsidR="002D06C9" w:rsidRPr="00883FF3" w:rsidRDefault="002D06C9" w:rsidP="002D06C9">
      <w:pPr>
        <w:pStyle w:val="CELEFICNORMAL"/>
        <w:rPr>
          <w:rFonts w:ascii="Times New Roman" w:hAnsi="Times New Roman"/>
          <w:lang w:val="en-US"/>
        </w:rPr>
      </w:pPr>
      <w:commentRangeStart w:id="12"/>
    </w:p>
    <w:p w14:paraId="68194C62" w14:textId="77777777" w:rsidR="002D06C9" w:rsidRPr="00883FF3" w:rsidRDefault="002D06C9" w:rsidP="002D06C9">
      <w:pPr>
        <w:pStyle w:val="CELEFICNORMAL"/>
        <w:rPr>
          <w:rFonts w:ascii="Times New Roman" w:hAnsi="Times New Roman"/>
          <w:lang w:val="en-US"/>
        </w:rPr>
      </w:pPr>
      <w:commentRangeStart w:id="13"/>
      <w:r w:rsidRPr="00883FF3">
        <w:rPr>
          <w:rFonts w:ascii="Times New Roman" w:hAnsi="Times New Roman"/>
          <w:lang w:val="en-US"/>
        </w:rPr>
        <w:t>Now all the variables included are significant (p&lt;0.05), but the model obtained could be improved by further analysis.</w:t>
      </w:r>
      <w:commentRangeEnd w:id="12"/>
      <w:r w:rsidR="00FF5001">
        <w:rPr>
          <w:rStyle w:val="CommentReference"/>
          <w:rFonts w:ascii="Times New Roman" w:hAnsi="Times New Roman"/>
          <w:lang w:val="en-US"/>
        </w:rPr>
        <w:commentReference w:id="12"/>
      </w:r>
      <w:commentRangeEnd w:id="13"/>
      <w:r w:rsidR="00D06F7C">
        <w:rPr>
          <w:rStyle w:val="CommentReference"/>
          <w:rFonts w:ascii="Times New Roman" w:hAnsi="Times New Roman"/>
          <w:lang w:val="en-US"/>
        </w:rPr>
        <w:commentReference w:id="13"/>
      </w:r>
    </w:p>
    <w:p w14:paraId="2D944476" w14:textId="77777777" w:rsidR="002D06C9" w:rsidRPr="00883FF3" w:rsidRDefault="002D06C9" w:rsidP="002D06C9">
      <w:pPr>
        <w:pStyle w:val="CELEFICNORMAL"/>
        <w:rPr>
          <w:rFonts w:ascii="Times New Roman" w:hAnsi="Times New Roman"/>
          <w:lang w:val="en-US"/>
        </w:rPr>
      </w:pPr>
    </w:p>
    <w:p w14:paraId="78F89E54" w14:textId="77777777" w:rsidR="002D06C9" w:rsidRPr="00883FF3" w:rsidRDefault="00883FF3" w:rsidP="00883FF3">
      <w:pPr>
        <w:pStyle w:val="CELEFIC4"/>
        <w:numPr>
          <w:ilvl w:val="0"/>
          <w:numId w:val="0"/>
        </w:numPr>
        <w:rPr>
          <w:rFonts w:ascii="Times New Roman" w:hAnsi="Times New Roman"/>
        </w:rPr>
      </w:pPr>
      <w:r>
        <w:rPr>
          <w:rFonts w:ascii="Times New Roman" w:hAnsi="Times New Roman"/>
        </w:rPr>
        <w:t xml:space="preserve">5.2. </w:t>
      </w:r>
      <w:proofErr w:type="spellStart"/>
      <w:r>
        <w:rPr>
          <w:rFonts w:ascii="Times New Roman" w:hAnsi="Times New Roman"/>
        </w:rPr>
        <w:t>Change</w:t>
      </w:r>
      <w:proofErr w:type="spellEnd"/>
      <w:r>
        <w:rPr>
          <w:rFonts w:ascii="Times New Roman" w:hAnsi="Times New Roman"/>
        </w:rPr>
        <w:t xml:space="preserve"> Point </w:t>
      </w:r>
      <w:proofErr w:type="spellStart"/>
      <w:r w:rsidR="002D06C9" w:rsidRPr="00883FF3">
        <w:rPr>
          <w:rFonts w:ascii="Times New Roman" w:hAnsi="Times New Roman"/>
        </w:rPr>
        <w:t>Model</w:t>
      </w:r>
      <w:proofErr w:type="spellEnd"/>
      <w:r w:rsidR="002D06C9" w:rsidRPr="00883FF3">
        <w:rPr>
          <w:rFonts w:ascii="Times New Roman" w:hAnsi="Times New Roman"/>
        </w:rPr>
        <w:t xml:space="preserve"> </w:t>
      </w:r>
    </w:p>
    <w:p w14:paraId="74DEF2C0" w14:textId="77777777" w:rsidR="002D06C9" w:rsidRPr="00883FF3" w:rsidRDefault="002D06C9" w:rsidP="002D06C9">
      <w:pPr>
        <w:pStyle w:val="CELEFICNORMAL"/>
        <w:rPr>
          <w:rStyle w:val="hps"/>
          <w:rFonts w:ascii="Times New Roman" w:hAnsi="Times New Roman"/>
          <w:lang w:val="en-US"/>
        </w:rPr>
      </w:pPr>
      <w:r w:rsidRPr="00883FF3">
        <w:rPr>
          <w:rStyle w:val="hps"/>
          <w:rFonts w:ascii="Times New Roman" w:hAnsi="Times New Roman"/>
          <w:lang w:val="en-US"/>
        </w:rPr>
        <w:t>Since</w:t>
      </w:r>
      <w:r w:rsidRPr="00883FF3">
        <w:rPr>
          <w:rFonts w:ascii="Times New Roman" w:hAnsi="Times New Roman"/>
          <w:lang w:val="en-US"/>
        </w:rPr>
        <w:t xml:space="preserve"> </w:t>
      </w:r>
      <w:r w:rsidRPr="00883FF3">
        <w:rPr>
          <w:rStyle w:val="hps"/>
          <w:rFonts w:ascii="Times New Roman" w:hAnsi="Times New Roman"/>
          <w:lang w:val="en-US"/>
        </w:rPr>
        <w:t>most of the</w:t>
      </w:r>
      <w:r w:rsidRPr="00883FF3">
        <w:rPr>
          <w:rFonts w:ascii="Times New Roman" w:hAnsi="Times New Roman"/>
          <w:lang w:val="en-US"/>
        </w:rPr>
        <w:t xml:space="preserve"> </w:t>
      </w:r>
      <w:r w:rsidRPr="00883FF3">
        <w:rPr>
          <w:rStyle w:val="hps"/>
          <w:rFonts w:ascii="Times New Roman" w:hAnsi="Times New Roman"/>
          <w:lang w:val="en-US"/>
        </w:rPr>
        <w:t>energy consumption</w:t>
      </w:r>
      <w:r w:rsidRPr="00883FF3">
        <w:rPr>
          <w:rFonts w:ascii="Times New Roman" w:hAnsi="Times New Roman"/>
          <w:lang w:val="en-US"/>
        </w:rPr>
        <w:t xml:space="preserve"> </w:t>
      </w:r>
      <w:r w:rsidRPr="00883FF3">
        <w:rPr>
          <w:rStyle w:val="hps"/>
          <w:rFonts w:ascii="Times New Roman" w:hAnsi="Times New Roman"/>
          <w:lang w:val="en-US"/>
        </w:rPr>
        <w:t>occurs due</w:t>
      </w:r>
      <w:r w:rsidRPr="00883FF3">
        <w:rPr>
          <w:rFonts w:ascii="Times New Roman" w:hAnsi="Times New Roman"/>
          <w:lang w:val="en-US"/>
        </w:rPr>
        <w:t xml:space="preserve"> </w:t>
      </w:r>
      <w:r w:rsidRPr="00883FF3">
        <w:rPr>
          <w:rStyle w:val="hps"/>
          <w:rFonts w:ascii="Times New Roman" w:hAnsi="Times New Roman"/>
          <w:lang w:val="en-US"/>
        </w:rPr>
        <w:t>to the demand of</w:t>
      </w:r>
      <w:r w:rsidRPr="00883FF3">
        <w:rPr>
          <w:rFonts w:ascii="Times New Roman" w:hAnsi="Times New Roman"/>
          <w:lang w:val="en-US"/>
        </w:rPr>
        <w:t xml:space="preserve"> </w:t>
      </w:r>
      <w:r w:rsidRPr="00883FF3">
        <w:rPr>
          <w:rStyle w:val="hps"/>
          <w:rFonts w:ascii="Times New Roman" w:hAnsi="Times New Roman"/>
          <w:lang w:val="en-US"/>
        </w:rPr>
        <w:t>heating and</w:t>
      </w:r>
      <w:r w:rsidRPr="00883FF3">
        <w:rPr>
          <w:rFonts w:ascii="Times New Roman" w:hAnsi="Times New Roman"/>
          <w:lang w:val="en-US"/>
        </w:rPr>
        <w:t xml:space="preserve"> </w:t>
      </w:r>
      <w:r w:rsidRPr="00883FF3">
        <w:rPr>
          <w:rStyle w:val="hps"/>
          <w:rFonts w:ascii="Times New Roman" w:hAnsi="Times New Roman"/>
          <w:lang w:val="en-US"/>
        </w:rPr>
        <w:t>cooling</w:t>
      </w:r>
      <w:r w:rsidRPr="00883FF3">
        <w:rPr>
          <w:rFonts w:ascii="Times New Roman" w:hAnsi="Times New Roman"/>
          <w:lang w:val="en-US"/>
        </w:rPr>
        <w:t xml:space="preserve">, </w:t>
      </w:r>
      <w:r w:rsidRPr="00883FF3">
        <w:rPr>
          <w:rStyle w:val="hps"/>
          <w:rFonts w:ascii="Times New Roman" w:hAnsi="Times New Roman"/>
          <w:lang w:val="en-US"/>
        </w:rPr>
        <w:t>the explanatory variable</w:t>
      </w:r>
      <w:r w:rsidRPr="00883FF3">
        <w:rPr>
          <w:rFonts w:ascii="Times New Roman" w:hAnsi="Times New Roman"/>
          <w:lang w:val="en-US"/>
        </w:rPr>
        <w:t xml:space="preserve"> </w:t>
      </w:r>
      <w:r w:rsidRPr="00883FF3">
        <w:rPr>
          <w:rStyle w:val="hps"/>
          <w:rFonts w:ascii="Times New Roman" w:hAnsi="Times New Roman"/>
          <w:lang w:val="en-US"/>
        </w:rPr>
        <w:t>that</w:t>
      </w:r>
      <w:r w:rsidRPr="00883FF3">
        <w:rPr>
          <w:rFonts w:ascii="Times New Roman" w:hAnsi="Times New Roman"/>
          <w:lang w:val="en-US"/>
        </w:rPr>
        <w:t xml:space="preserve"> </w:t>
      </w:r>
      <w:r w:rsidRPr="00883FF3">
        <w:rPr>
          <w:rStyle w:val="hps"/>
          <w:rFonts w:ascii="Times New Roman" w:hAnsi="Times New Roman"/>
          <w:lang w:val="en-US"/>
        </w:rPr>
        <w:t>focuses</w:t>
      </w:r>
      <w:r w:rsidRPr="00883FF3">
        <w:rPr>
          <w:rFonts w:ascii="Times New Roman" w:hAnsi="Times New Roman"/>
          <w:lang w:val="en-US"/>
        </w:rPr>
        <w:t xml:space="preserve"> </w:t>
      </w:r>
      <w:r w:rsidRPr="00883FF3">
        <w:rPr>
          <w:rStyle w:val="hps"/>
          <w:rFonts w:ascii="Times New Roman" w:hAnsi="Times New Roman"/>
          <w:lang w:val="en-US"/>
        </w:rPr>
        <w:t>our attention</w:t>
      </w:r>
      <w:r w:rsidRPr="00883FF3">
        <w:rPr>
          <w:rFonts w:ascii="Times New Roman" w:hAnsi="Times New Roman"/>
          <w:lang w:val="en-US"/>
        </w:rPr>
        <w:t xml:space="preserve"> </w:t>
      </w:r>
      <w:r w:rsidRPr="00883FF3">
        <w:rPr>
          <w:rStyle w:val="hps"/>
          <w:rFonts w:ascii="Times New Roman" w:hAnsi="Times New Roman"/>
          <w:lang w:val="en-US"/>
        </w:rPr>
        <w:t>in this study</w:t>
      </w:r>
      <w:r w:rsidRPr="00883FF3">
        <w:rPr>
          <w:rFonts w:ascii="Times New Roman" w:hAnsi="Times New Roman"/>
          <w:lang w:val="en-US"/>
        </w:rPr>
        <w:t xml:space="preserve"> </w:t>
      </w:r>
      <w:r w:rsidRPr="00883FF3">
        <w:rPr>
          <w:rStyle w:val="hps"/>
          <w:rFonts w:ascii="Times New Roman" w:hAnsi="Times New Roman"/>
          <w:lang w:val="en-US"/>
        </w:rPr>
        <w:t>is the average temperature</w:t>
      </w:r>
      <w:r w:rsidRPr="00883FF3">
        <w:rPr>
          <w:rFonts w:ascii="Times New Roman" w:hAnsi="Times New Roman"/>
          <w:lang w:val="en-US"/>
        </w:rPr>
        <w:t xml:space="preserve"> </w:t>
      </w:r>
      <w:r w:rsidRPr="00883FF3">
        <w:rPr>
          <w:rStyle w:val="hps"/>
          <w:rFonts w:ascii="Times New Roman" w:hAnsi="Times New Roman"/>
          <w:lang w:val="en-US"/>
        </w:rPr>
        <w:t>of each month.</w:t>
      </w:r>
    </w:p>
    <w:p w14:paraId="2813A1DE" w14:textId="77777777" w:rsidR="002D06C9" w:rsidRPr="00883FF3" w:rsidRDefault="002D06C9" w:rsidP="002D06C9">
      <w:pPr>
        <w:pStyle w:val="CELEFICNORMAL"/>
        <w:rPr>
          <w:rStyle w:val="hps"/>
          <w:rFonts w:ascii="Times New Roman" w:hAnsi="Times New Roman"/>
          <w:lang w:val="en-US"/>
        </w:rPr>
      </w:pPr>
    </w:p>
    <w:p w14:paraId="6589F3E0" w14:textId="1AF3C571" w:rsidR="002D06C9" w:rsidRDefault="002D06C9" w:rsidP="00EF03A4">
      <w:pPr>
        <w:pStyle w:val="CELEFICNORMAL"/>
        <w:jc w:val="left"/>
        <w:rPr>
          <w:rStyle w:val="hps"/>
          <w:rFonts w:ascii="Times New Roman" w:hAnsi="Times New Roman"/>
          <w:lang w:val="en-US"/>
        </w:rPr>
      </w:pPr>
      <w:r w:rsidRPr="00883FF3">
        <w:rPr>
          <w:rStyle w:val="hps"/>
          <w:rFonts w:ascii="Times New Roman" w:hAnsi="Times New Roman"/>
          <w:lang w:val="en-US"/>
        </w:rPr>
        <w:t>Another</w:t>
      </w:r>
      <w:r w:rsidRPr="00883FF3">
        <w:rPr>
          <w:rFonts w:ascii="Times New Roman" w:hAnsi="Times New Roman"/>
          <w:lang w:val="en-US"/>
        </w:rPr>
        <w:t xml:space="preserve"> </w:t>
      </w:r>
      <w:r w:rsidRPr="00883FF3">
        <w:rPr>
          <w:rStyle w:val="hps"/>
          <w:rFonts w:ascii="Times New Roman" w:hAnsi="Times New Roman"/>
          <w:lang w:val="en-US"/>
        </w:rPr>
        <w:t>explanatory variable</w:t>
      </w:r>
      <w:r w:rsidRPr="00883FF3">
        <w:rPr>
          <w:rFonts w:ascii="Times New Roman" w:hAnsi="Times New Roman"/>
          <w:lang w:val="en-US"/>
        </w:rPr>
        <w:t xml:space="preserve"> </w:t>
      </w:r>
      <w:r w:rsidRPr="00883FF3">
        <w:rPr>
          <w:rStyle w:val="hps"/>
          <w:rFonts w:ascii="Times New Roman" w:hAnsi="Times New Roman"/>
          <w:lang w:val="en-US"/>
        </w:rPr>
        <w:t>we considered</w:t>
      </w:r>
      <w:r w:rsidRPr="00883FF3">
        <w:rPr>
          <w:rFonts w:ascii="Times New Roman" w:hAnsi="Times New Roman"/>
          <w:lang w:val="en-US"/>
        </w:rPr>
        <w:t xml:space="preserve"> </w:t>
      </w:r>
      <w:r w:rsidRPr="00883FF3">
        <w:rPr>
          <w:rStyle w:val="hps"/>
          <w:rFonts w:ascii="Times New Roman" w:hAnsi="Times New Roman"/>
          <w:lang w:val="en-US"/>
        </w:rPr>
        <w:t>in the</w:t>
      </w:r>
      <w:r w:rsidRPr="00883FF3">
        <w:rPr>
          <w:rFonts w:ascii="Times New Roman" w:hAnsi="Times New Roman"/>
          <w:lang w:val="en-US"/>
        </w:rPr>
        <w:t xml:space="preserve"> </w:t>
      </w:r>
      <w:r w:rsidRPr="00883FF3">
        <w:rPr>
          <w:rStyle w:val="hps"/>
          <w:rFonts w:ascii="Times New Roman" w:hAnsi="Times New Roman"/>
          <w:lang w:val="en-US"/>
        </w:rPr>
        <w:t>study was</w:t>
      </w:r>
      <w:r w:rsidRPr="00883FF3">
        <w:rPr>
          <w:rFonts w:ascii="Times New Roman" w:hAnsi="Times New Roman"/>
          <w:lang w:val="en-US"/>
        </w:rPr>
        <w:t xml:space="preserve"> </w:t>
      </w:r>
      <w:r w:rsidRPr="00883FF3">
        <w:rPr>
          <w:rStyle w:val="hps"/>
          <w:rFonts w:ascii="Times New Roman" w:hAnsi="Times New Roman"/>
          <w:lang w:val="en-US"/>
        </w:rPr>
        <w:t xml:space="preserve">the </w:t>
      </w:r>
      <w:r w:rsidR="008C540C">
        <w:rPr>
          <w:rStyle w:val="hps"/>
          <w:rFonts w:ascii="Times New Roman" w:hAnsi="Times New Roman"/>
          <w:lang w:val="en-US"/>
        </w:rPr>
        <w:t>occupancy</w:t>
      </w:r>
      <w:r w:rsidR="008C540C" w:rsidRPr="00883FF3" w:rsidDel="008C540C">
        <w:rPr>
          <w:rStyle w:val="hps"/>
          <w:rFonts w:ascii="Times New Roman" w:hAnsi="Times New Roman"/>
          <w:lang w:val="en-US"/>
        </w:rPr>
        <w:t xml:space="preserve"> </w:t>
      </w:r>
      <w:r w:rsidR="00EF03A4">
        <w:rPr>
          <w:rStyle w:val="hps"/>
          <w:rFonts w:ascii="Times New Roman" w:hAnsi="Times New Roman"/>
          <w:lang w:val="en-US"/>
        </w:rPr>
        <w:t>(</w:t>
      </w:r>
      <w:r w:rsidRPr="00883FF3">
        <w:rPr>
          <w:rStyle w:val="hps"/>
          <w:rFonts w:ascii="Times New Roman" w:hAnsi="Times New Roman"/>
          <w:lang w:val="en-US"/>
        </w:rPr>
        <w:t>number of people</w:t>
      </w:r>
      <w:r w:rsidRPr="00883FF3">
        <w:rPr>
          <w:rFonts w:ascii="Times New Roman" w:hAnsi="Times New Roman"/>
          <w:lang w:val="en-US"/>
        </w:rPr>
        <w:t xml:space="preserve"> </w:t>
      </w:r>
      <w:r w:rsidRPr="00883FF3">
        <w:rPr>
          <w:rStyle w:val="hps"/>
          <w:rFonts w:ascii="Times New Roman" w:hAnsi="Times New Roman"/>
          <w:lang w:val="en-US"/>
        </w:rPr>
        <w:t>who have come</w:t>
      </w:r>
      <w:r w:rsidRPr="00883FF3">
        <w:rPr>
          <w:rFonts w:ascii="Times New Roman" w:hAnsi="Times New Roman"/>
          <w:lang w:val="en-US"/>
        </w:rPr>
        <w:t xml:space="preserve"> </w:t>
      </w:r>
      <w:r w:rsidRPr="00883FF3">
        <w:rPr>
          <w:rStyle w:val="hps"/>
          <w:rFonts w:ascii="Times New Roman" w:hAnsi="Times New Roman"/>
          <w:lang w:val="en-US"/>
        </w:rPr>
        <w:t>monthly to the</w:t>
      </w:r>
      <w:r w:rsidRPr="00883FF3">
        <w:rPr>
          <w:rFonts w:ascii="Times New Roman" w:hAnsi="Times New Roman"/>
          <w:lang w:val="en-US"/>
        </w:rPr>
        <w:t xml:space="preserve"> </w:t>
      </w:r>
      <w:r w:rsidRPr="00883FF3">
        <w:rPr>
          <w:rStyle w:val="hps"/>
          <w:rFonts w:ascii="Times New Roman" w:hAnsi="Times New Roman"/>
          <w:lang w:val="en-US"/>
        </w:rPr>
        <w:t>mall</w:t>
      </w:r>
      <w:r w:rsidR="00EF03A4">
        <w:rPr>
          <w:rStyle w:val="hps"/>
          <w:rFonts w:ascii="Times New Roman" w:hAnsi="Times New Roman"/>
          <w:lang w:val="en-US"/>
        </w:rPr>
        <w:t>)</w:t>
      </w:r>
      <w:r w:rsidRPr="00883FF3">
        <w:rPr>
          <w:rStyle w:val="hps"/>
          <w:rFonts w:ascii="Times New Roman" w:hAnsi="Times New Roman"/>
          <w:lang w:val="en-US"/>
        </w:rPr>
        <w:t>.</w:t>
      </w:r>
      <w:r w:rsidR="00EF03A4">
        <w:rPr>
          <w:rStyle w:val="hps"/>
          <w:rFonts w:ascii="Times New Roman" w:hAnsi="Times New Roman"/>
          <w:lang w:val="en-US"/>
        </w:rPr>
        <w:t xml:space="preserve"> </w:t>
      </w:r>
      <w:r w:rsidRPr="00883FF3">
        <w:rPr>
          <w:rStyle w:val="hps"/>
          <w:rFonts w:ascii="Times New Roman" w:hAnsi="Times New Roman"/>
          <w:lang w:val="en-US"/>
        </w:rPr>
        <w:t>Next figure</w:t>
      </w:r>
      <w:r w:rsidRPr="00883FF3">
        <w:rPr>
          <w:rFonts w:ascii="Times New Roman" w:hAnsi="Times New Roman"/>
          <w:lang w:val="en-US"/>
        </w:rPr>
        <w:t xml:space="preserve"> </w:t>
      </w:r>
      <w:r w:rsidRPr="00883FF3">
        <w:rPr>
          <w:rStyle w:val="hps"/>
          <w:rFonts w:ascii="Times New Roman" w:hAnsi="Times New Roman"/>
          <w:lang w:val="en-US"/>
        </w:rPr>
        <w:t>shows</w:t>
      </w:r>
      <w:r w:rsidRPr="00883FF3">
        <w:rPr>
          <w:rFonts w:ascii="Times New Roman" w:hAnsi="Times New Roman"/>
          <w:lang w:val="en-US"/>
        </w:rPr>
        <w:t xml:space="preserve"> </w:t>
      </w:r>
      <w:r w:rsidRPr="00883FF3">
        <w:rPr>
          <w:rStyle w:val="hps"/>
          <w:rFonts w:ascii="Times New Roman" w:hAnsi="Times New Roman"/>
          <w:lang w:val="en-US"/>
        </w:rPr>
        <w:t>scatterplots</w:t>
      </w:r>
      <w:r w:rsidRPr="00883FF3">
        <w:rPr>
          <w:rFonts w:ascii="Times New Roman" w:hAnsi="Times New Roman"/>
          <w:lang w:val="en-US"/>
        </w:rPr>
        <w:t xml:space="preserve"> </w:t>
      </w:r>
      <w:r w:rsidRPr="00883FF3">
        <w:rPr>
          <w:rStyle w:val="hps"/>
          <w:rFonts w:ascii="Times New Roman" w:hAnsi="Times New Roman"/>
          <w:lang w:val="en-US"/>
        </w:rPr>
        <w:t>of consumption</w:t>
      </w:r>
      <w:r w:rsidRPr="00883FF3">
        <w:rPr>
          <w:rFonts w:ascii="Times New Roman" w:hAnsi="Times New Roman"/>
          <w:lang w:val="en-US"/>
        </w:rPr>
        <w:t xml:space="preserve"> </w:t>
      </w:r>
      <w:r w:rsidRPr="00883FF3">
        <w:rPr>
          <w:rStyle w:val="hps"/>
          <w:rFonts w:ascii="Times New Roman" w:hAnsi="Times New Roman"/>
          <w:lang w:val="en-US"/>
        </w:rPr>
        <w:t>versus</w:t>
      </w:r>
      <w:r w:rsidRPr="00883FF3">
        <w:rPr>
          <w:rFonts w:ascii="Times New Roman" w:hAnsi="Times New Roman"/>
          <w:lang w:val="en-US"/>
        </w:rPr>
        <w:t xml:space="preserve"> </w:t>
      </w:r>
      <w:r w:rsidRPr="00883FF3">
        <w:rPr>
          <w:rStyle w:val="hps"/>
          <w:rFonts w:ascii="Times New Roman" w:hAnsi="Times New Roman"/>
          <w:lang w:val="en-US"/>
        </w:rPr>
        <w:t>average temperature and</w:t>
      </w:r>
      <w:r w:rsidRPr="00883FF3">
        <w:rPr>
          <w:rFonts w:ascii="Times New Roman" w:hAnsi="Times New Roman"/>
          <w:lang w:val="en-US"/>
        </w:rPr>
        <w:t xml:space="preserve"> </w:t>
      </w:r>
      <w:r w:rsidRPr="00883FF3">
        <w:rPr>
          <w:rStyle w:val="hps"/>
          <w:rFonts w:ascii="Times New Roman" w:hAnsi="Times New Roman"/>
          <w:lang w:val="en-US"/>
        </w:rPr>
        <w:t>against</w:t>
      </w:r>
      <w:r w:rsidRPr="00883FF3">
        <w:rPr>
          <w:rFonts w:ascii="Times New Roman" w:hAnsi="Times New Roman"/>
          <w:lang w:val="en-US"/>
        </w:rPr>
        <w:t xml:space="preserve"> </w:t>
      </w:r>
      <w:r w:rsidRPr="00883FF3">
        <w:rPr>
          <w:rStyle w:val="hps"/>
          <w:rFonts w:ascii="Times New Roman" w:hAnsi="Times New Roman"/>
          <w:lang w:val="en-US"/>
        </w:rPr>
        <w:t xml:space="preserve">the </w:t>
      </w:r>
      <w:r w:rsidR="008C540C">
        <w:rPr>
          <w:rStyle w:val="hps"/>
          <w:rFonts w:ascii="Times New Roman" w:hAnsi="Times New Roman"/>
          <w:lang w:val="en-US"/>
        </w:rPr>
        <w:t>occupancy</w:t>
      </w:r>
      <w:r w:rsidR="008C540C" w:rsidRPr="00883FF3" w:rsidDel="008C540C">
        <w:rPr>
          <w:rStyle w:val="hps"/>
          <w:rFonts w:ascii="Times New Roman" w:hAnsi="Times New Roman"/>
          <w:lang w:val="en-US"/>
        </w:rPr>
        <w:t xml:space="preserve"> </w:t>
      </w:r>
      <w:r w:rsidRPr="00883FF3">
        <w:rPr>
          <w:rStyle w:val="hps"/>
          <w:rFonts w:ascii="Times New Roman" w:hAnsi="Times New Roman"/>
          <w:lang w:val="en-US"/>
        </w:rPr>
        <w:t>by</w:t>
      </w:r>
      <w:r w:rsidRPr="00883FF3">
        <w:rPr>
          <w:rFonts w:ascii="Times New Roman" w:hAnsi="Times New Roman"/>
          <w:lang w:val="en-US"/>
        </w:rPr>
        <w:t xml:space="preserve"> </w:t>
      </w:r>
      <w:r w:rsidRPr="00883FF3">
        <w:rPr>
          <w:rStyle w:val="hps"/>
          <w:rFonts w:ascii="Times New Roman" w:hAnsi="Times New Roman"/>
          <w:lang w:val="en-US"/>
        </w:rPr>
        <w:t>day.</w:t>
      </w:r>
      <w:r w:rsidRPr="00883FF3">
        <w:rPr>
          <w:rFonts w:ascii="Times New Roman" w:hAnsi="Times New Roman"/>
          <w:lang w:val="en-US"/>
        </w:rPr>
        <w:t xml:space="preserve"> </w:t>
      </w:r>
      <w:r w:rsidRPr="00883FF3">
        <w:rPr>
          <w:rStyle w:val="hps"/>
          <w:rFonts w:ascii="Times New Roman" w:hAnsi="Times New Roman"/>
          <w:lang w:val="en-US"/>
        </w:rPr>
        <w:t>In these graphs</w:t>
      </w:r>
      <w:r w:rsidRPr="00883FF3">
        <w:rPr>
          <w:rFonts w:ascii="Times New Roman" w:hAnsi="Times New Roman"/>
          <w:lang w:val="en-US"/>
        </w:rPr>
        <w:t xml:space="preserve"> </w:t>
      </w:r>
      <w:r w:rsidRPr="00883FF3">
        <w:rPr>
          <w:rStyle w:val="hps"/>
          <w:rFonts w:ascii="Times New Roman" w:hAnsi="Times New Roman"/>
          <w:lang w:val="en-US"/>
        </w:rPr>
        <w:t>a clearer relationship</w:t>
      </w:r>
      <w:r w:rsidRPr="00883FF3">
        <w:rPr>
          <w:rFonts w:ascii="Times New Roman" w:hAnsi="Times New Roman"/>
          <w:lang w:val="en-US"/>
        </w:rPr>
        <w:t xml:space="preserve"> </w:t>
      </w:r>
      <w:r w:rsidRPr="00883FF3">
        <w:rPr>
          <w:rStyle w:val="hps"/>
          <w:rFonts w:ascii="Times New Roman" w:hAnsi="Times New Roman"/>
          <w:lang w:val="en-US"/>
        </w:rPr>
        <w:t>between consumption</w:t>
      </w:r>
      <w:r w:rsidRPr="00883FF3">
        <w:rPr>
          <w:rFonts w:ascii="Times New Roman" w:hAnsi="Times New Roman"/>
          <w:lang w:val="en-US"/>
        </w:rPr>
        <w:t xml:space="preserve"> </w:t>
      </w:r>
      <w:r w:rsidRPr="00883FF3">
        <w:rPr>
          <w:rStyle w:val="hps"/>
          <w:rFonts w:ascii="Times New Roman" w:hAnsi="Times New Roman"/>
          <w:lang w:val="en-US"/>
        </w:rPr>
        <w:t>and temperature</w:t>
      </w:r>
      <w:r w:rsidRPr="00883FF3">
        <w:rPr>
          <w:rFonts w:ascii="Times New Roman" w:hAnsi="Times New Roman"/>
          <w:lang w:val="en-US"/>
        </w:rPr>
        <w:t xml:space="preserve"> </w:t>
      </w:r>
      <w:r w:rsidRPr="00883FF3">
        <w:rPr>
          <w:rStyle w:val="hps"/>
          <w:rFonts w:ascii="Times New Roman" w:hAnsi="Times New Roman"/>
          <w:lang w:val="en-US"/>
        </w:rPr>
        <w:t xml:space="preserve">shows </w:t>
      </w:r>
      <w:r w:rsidR="00E6461C" w:rsidRPr="00883FF3">
        <w:rPr>
          <w:rStyle w:val="hps"/>
          <w:rFonts w:ascii="Times New Roman" w:hAnsi="Times New Roman"/>
          <w:lang w:val="en-US"/>
        </w:rPr>
        <w:t>tha</w:t>
      </w:r>
      <w:r w:rsidR="00E6461C">
        <w:rPr>
          <w:rStyle w:val="hps"/>
          <w:rFonts w:ascii="Times New Roman" w:hAnsi="Times New Roman"/>
          <w:lang w:val="en-US"/>
        </w:rPr>
        <w:t>n</w:t>
      </w:r>
      <w:r w:rsidR="00E6461C" w:rsidRPr="00883FF3">
        <w:rPr>
          <w:rFonts w:ascii="Times New Roman" w:hAnsi="Times New Roman"/>
          <w:lang w:val="en-US"/>
        </w:rPr>
        <w:t xml:space="preserve"> </w:t>
      </w:r>
      <w:r w:rsidRPr="00883FF3">
        <w:rPr>
          <w:rStyle w:val="hps"/>
          <w:rFonts w:ascii="Times New Roman" w:hAnsi="Times New Roman"/>
          <w:lang w:val="en-US"/>
        </w:rPr>
        <w:t>between consumption</w:t>
      </w:r>
      <w:r w:rsidRPr="00883FF3">
        <w:rPr>
          <w:rFonts w:ascii="Times New Roman" w:hAnsi="Times New Roman"/>
          <w:lang w:val="en-US"/>
        </w:rPr>
        <w:t xml:space="preserve"> </w:t>
      </w:r>
      <w:r w:rsidRPr="00883FF3">
        <w:rPr>
          <w:rStyle w:val="hps"/>
          <w:rFonts w:ascii="Times New Roman" w:hAnsi="Times New Roman"/>
          <w:lang w:val="en-US"/>
        </w:rPr>
        <w:t xml:space="preserve">and </w:t>
      </w:r>
      <w:r w:rsidR="008C540C">
        <w:rPr>
          <w:rStyle w:val="hps"/>
          <w:rFonts w:ascii="Times New Roman" w:hAnsi="Times New Roman"/>
          <w:lang w:val="en-US"/>
        </w:rPr>
        <w:t>occupancy</w:t>
      </w:r>
      <w:r w:rsidRPr="00883FF3">
        <w:rPr>
          <w:rStyle w:val="hps"/>
          <w:rFonts w:ascii="Times New Roman" w:hAnsi="Times New Roman"/>
          <w:lang w:val="en-US"/>
        </w:rPr>
        <w:t>.</w:t>
      </w:r>
    </w:p>
    <w:p w14:paraId="22E14B1F" w14:textId="77777777" w:rsidR="00EF03A4" w:rsidRDefault="00EF03A4" w:rsidP="00EF03A4">
      <w:pPr>
        <w:pStyle w:val="CELEFICNORMAL"/>
        <w:jc w:val="left"/>
        <w:rPr>
          <w:rStyle w:val="hps"/>
          <w:rFonts w:ascii="Times New Roman" w:hAnsi="Times New Roman"/>
          <w:lang w:val="en-US"/>
        </w:rPr>
      </w:pPr>
    </w:p>
    <w:p w14:paraId="380BB88F" w14:textId="5AA22FB9" w:rsidR="00EF03A4" w:rsidRPr="00883FF3" w:rsidRDefault="00EF03A4" w:rsidP="00743E7C">
      <w:pPr>
        <w:pStyle w:val="tabletitle"/>
        <w:rPr>
          <w:rStyle w:val="hps"/>
          <w:rFonts w:ascii="Times New Roman" w:hAnsi="Times New Roman"/>
        </w:rPr>
      </w:pPr>
      <w:r w:rsidRPr="00883FF3">
        <w:lastRenderedPageBreak/>
        <w:t>Fig</w:t>
      </w:r>
      <w:r>
        <w:t>ure2:</w:t>
      </w:r>
      <w:r w:rsidR="006E1F61">
        <w:t xml:space="preserve"> </w:t>
      </w:r>
      <w:r w:rsidRPr="00883FF3">
        <w:t>Energy Vs Temperature and Energy Vs Occupancy</w:t>
      </w:r>
    </w:p>
    <w:p w14:paraId="785DCF22" w14:textId="77777777" w:rsidR="002D06C9" w:rsidRPr="00883FF3" w:rsidRDefault="002D06C9" w:rsidP="002D06C9">
      <w:pPr>
        <w:pStyle w:val="CELEFICNORMAL"/>
        <w:rPr>
          <w:rFonts w:ascii="Times New Roman" w:hAnsi="Times New Roman"/>
          <w:lang w:val="en-US"/>
        </w:rPr>
      </w:pPr>
    </w:p>
    <w:tbl>
      <w:tblPr>
        <w:tblStyle w:val="TableGrid"/>
        <w:tblW w:w="0" w:type="auto"/>
        <w:jc w:val="center"/>
        <w:tblLook w:val="04A0" w:firstRow="1" w:lastRow="0" w:firstColumn="1" w:lastColumn="0" w:noHBand="0" w:noVBand="1"/>
      </w:tblPr>
      <w:tblGrid>
        <w:gridCol w:w="7176"/>
      </w:tblGrid>
      <w:tr w:rsidR="002D06C9" w:rsidRPr="00883FF3" w14:paraId="542CBEDA" w14:textId="77777777" w:rsidTr="002D06C9">
        <w:trPr>
          <w:jc w:val="center"/>
        </w:trPr>
        <w:tc>
          <w:tcPr>
            <w:tcW w:w="0" w:type="auto"/>
          </w:tcPr>
          <w:p w14:paraId="41E047BC" w14:textId="77777777" w:rsidR="002D06C9" w:rsidRPr="00883FF3" w:rsidRDefault="002D06C9" w:rsidP="002D06C9">
            <w:pPr>
              <w:pStyle w:val="CELEFICNORMAL"/>
              <w:jc w:val="center"/>
              <w:rPr>
                <w:rFonts w:ascii="Times New Roman" w:hAnsi="Times New Roman"/>
                <w:lang w:val="en-US"/>
              </w:rPr>
            </w:pPr>
            <w:r w:rsidRPr="00883FF3">
              <w:rPr>
                <w:rFonts w:ascii="Times New Roman" w:hAnsi="Times New Roman"/>
                <w:noProof/>
                <w:lang w:val="en-US" w:eastAsia="en-US"/>
              </w:rPr>
              <w:drawing>
                <wp:inline distT="0" distB="0" distL="0" distR="0" wp14:anchorId="32C252EA" wp14:editId="42A24F3A">
                  <wp:extent cx="4417607" cy="2463800"/>
                  <wp:effectExtent l="0" t="0" r="2540" b="0"/>
                  <wp:docPr id="13" name="Imagen 88" descr="Macintosh HD:Users:fcrespo:Dropbox:EMIN:caso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crespo:Dropbox:EMIN:caso3.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20453" cy="2465387"/>
                          </a:xfrm>
                          <a:prstGeom prst="rect">
                            <a:avLst/>
                          </a:prstGeom>
                          <a:noFill/>
                          <a:ln>
                            <a:noFill/>
                          </a:ln>
                        </pic:spPr>
                      </pic:pic>
                    </a:graphicData>
                  </a:graphic>
                </wp:inline>
              </w:drawing>
            </w:r>
          </w:p>
        </w:tc>
      </w:tr>
    </w:tbl>
    <w:p w14:paraId="5D8D37CF" w14:textId="77777777" w:rsidR="002D06C9" w:rsidRPr="00883FF3" w:rsidRDefault="002D06C9" w:rsidP="002D06C9">
      <w:pPr>
        <w:pStyle w:val="CELEFICNORMAL"/>
        <w:rPr>
          <w:rStyle w:val="hps"/>
          <w:rFonts w:ascii="Times New Roman" w:hAnsi="Times New Roman"/>
          <w:lang w:val="en-US"/>
        </w:rPr>
      </w:pPr>
    </w:p>
    <w:p w14:paraId="0DA2DB3E" w14:textId="77777777" w:rsidR="002D06C9" w:rsidRPr="00883FF3" w:rsidRDefault="002D06C9" w:rsidP="00ED5685">
      <w:pPr>
        <w:pStyle w:val="CELEFICNORMAL"/>
        <w:jc w:val="left"/>
        <w:rPr>
          <w:rStyle w:val="hps"/>
          <w:rFonts w:ascii="Times New Roman" w:hAnsi="Times New Roman"/>
          <w:lang w:val="en-US"/>
        </w:rPr>
      </w:pPr>
      <w:r w:rsidRPr="00883FF3">
        <w:rPr>
          <w:rStyle w:val="hps"/>
          <w:rFonts w:ascii="Times New Roman" w:hAnsi="Times New Roman"/>
          <w:lang w:val="en-US"/>
        </w:rPr>
        <w:t xml:space="preserve">Energy consumption decreases with increasing temperature to 15 ° C, and then increases </w:t>
      </w:r>
      <w:proofErr w:type="gramStart"/>
      <w:r w:rsidRPr="00883FF3">
        <w:rPr>
          <w:rStyle w:val="hps"/>
          <w:rFonts w:ascii="Times New Roman" w:hAnsi="Times New Roman"/>
          <w:lang w:val="en-US"/>
        </w:rPr>
        <w:t>linearly</w:t>
      </w:r>
      <w:proofErr w:type="gramEnd"/>
      <w:r w:rsidRPr="00883FF3">
        <w:rPr>
          <w:rStyle w:val="hps"/>
          <w:rFonts w:ascii="Times New Roman" w:hAnsi="Times New Roman"/>
          <w:lang w:val="en-US"/>
        </w:rPr>
        <w:t xml:space="preserve"> for temperatures above this value. The value of 15 ° C is therefore a turning point for the linear regression model we propose later.</w:t>
      </w:r>
    </w:p>
    <w:p w14:paraId="3BC1813C" w14:textId="77777777" w:rsidR="002D06C9" w:rsidRPr="00883FF3" w:rsidRDefault="002D06C9" w:rsidP="00ED5685">
      <w:pPr>
        <w:pStyle w:val="CELEFICNORMAL"/>
        <w:jc w:val="left"/>
        <w:rPr>
          <w:rStyle w:val="hps"/>
          <w:rFonts w:ascii="Times New Roman" w:hAnsi="Times New Roman"/>
          <w:lang w:val="en-US"/>
        </w:rPr>
      </w:pPr>
    </w:p>
    <w:p w14:paraId="684FCCC4" w14:textId="509F893D" w:rsidR="002D06C9" w:rsidRDefault="002D06C9" w:rsidP="00ED5685">
      <w:pPr>
        <w:pStyle w:val="CELEFICNORMAL"/>
        <w:jc w:val="left"/>
        <w:rPr>
          <w:rStyle w:val="hps"/>
          <w:rFonts w:ascii="Times New Roman" w:hAnsi="Times New Roman"/>
          <w:lang w:val="en-US"/>
        </w:rPr>
      </w:pPr>
      <w:r w:rsidRPr="00883FF3">
        <w:rPr>
          <w:rStyle w:val="hps"/>
          <w:rFonts w:ascii="Times New Roman" w:hAnsi="Times New Roman"/>
          <w:lang w:val="en-US"/>
        </w:rPr>
        <w:t xml:space="preserve">Another option would be to obtain a model without changing points where </w:t>
      </w:r>
      <w:r w:rsidR="006E1F61">
        <w:rPr>
          <w:rStyle w:val="hps"/>
          <w:rFonts w:ascii="Times New Roman" w:hAnsi="Times New Roman"/>
          <w:lang w:val="en-US"/>
        </w:rPr>
        <w:t xml:space="preserve">we </w:t>
      </w:r>
      <w:r w:rsidRPr="00883FF3">
        <w:rPr>
          <w:rStyle w:val="hps"/>
          <w:rFonts w:ascii="Times New Roman" w:hAnsi="Times New Roman"/>
          <w:lang w:val="en-US"/>
        </w:rPr>
        <w:t>consider a quadratic effect of temperature.</w:t>
      </w:r>
      <w:r w:rsidR="006E1F61">
        <w:rPr>
          <w:rStyle w:val="hps"/>
          <w:rFonts w:ascii="Times New Roman" w:hAnsi="Times New Roman"/>
          <w:lang w:val="en-US"/>
        </w:rPr>
        <w:t xml:space="preserve"> Figure 3, </w:t>
      </w:r>
      <w:r w:rsidR="00E6461C" w:rsidRPr="00883FF3">
        <w:rPr>
          <w:rStyle w:val="hps"/>
          <w:rFonts w:ascii="Times New Roman" w:hAnsi="Times New Roman"/>
          <w:lang w:val="en-US"/>
        </w:rPr>
        <w:t>sho</w:t>
      </w:r>
      <w:r w:rsidR="00E6461C">
        <w:rPr>
          <w:rStyle w:val="hps"/>
          <w:rFonts w:ascii="Times New Roman" w:hAnsi="Times New Roman"/>
          <w:lang w:val="en-US"/>
        </w:rPr>
        <w:t>w</w:t>
      </w:r>
      <w:r w:rsidR="00E6461C" w:rsidRPr="00883FF3">
        <w:rPr>
          <w:rStyle w:val="hps"/>
          <w:rFonts w:ascii="Times New Roman" w:hAnsi="Times New Roman"/>
          <w:lang w:val="en-US"/>
        </w:rPr>
        <w:t xml:space="preserve">s </w:t>
      </w:r>
      <w:r w:rsidRPr="00883FF3">
        <w:rPr>
          <w:rStyle w:val="hps"/>
          <w:rFonts w:ascii="Times New Roman" w:hAnsi="Times New Roman"/>
          <w:lang w:val="en-US"/>
        </w:rPr>
        <w:t>scatterplots of average energy consumption per day compared to other meteorological variables that measure characteristics such as relative humidity, and wind speed, among othe</w:t>
      </w:r>
      <w:r w:rsidR="006E1F61">
        <w:rPr>
          <w:rStyle w:val="hps"/>
          <w:rFonts w:ascii="Times New Roman" w:hAnsi="Times New Roman"/>
          <w:lang w:val="en-US"/>
        </w:rPr>
        <w:t>r</w:t>
      </w:r>
      <w:r w:rsidRPr="00883FF3">
        <w:rPr>
          <w:rStyle w:val="hps"/>
          <w:rFonts w:ascii="Times New Roman" w:hAnsi="Times New Roman"/>
          <w:lang w:val="en-US"/>
        </w:rPr>
        <w:t>.</w:t>
      </w:r>
    </w:p>
    <w:p w14:paraId="06D5D10B" w14:textId="77777777" w:rsidR="006E1F61" w:rsidRDefault="006E1F61" w:rsidP="006E1F61">
      <w:pPr>
        <w:pStyle w:val="CELEFICNORMAL"/>
        <w:jc w:val="left"/>
        <w:rPr>
          <w:rStyle w:val="hps"/>
          <w:rFonts w:ascii="Times New Roman" w:hAnsi="Times New Roman"/>
          <w:lang w:val="en-US"/>
        </w:rPr>
      </w:pPr>
    </w:p>
    <w:p w14:paraId="096FBEBC" w14:textId="0E7A853C" w:rsidR="006E1F61" w:rsidRPr="00883FF3" w:rsidRDefault="006E1F61" w:rsidP="006E1F61">
      <w:pPr>
        <w:pStyle w:val="CELEFICNORMAL"/>
        <w:jc w:val="left"/>
        <w:rPr>
          <w:rFonts w:ascii="Times New Roman" w:hAnsi="Times New Roman"/>
          <w:lang w:val="en-US"/>
        </w:rPr>
      </w:pPr>
      <w:r>
        <w:rPr>
          <w:rFonts w:ascii="Times New Roman" w:hAnsi="Times New Roman"/>
          <w:lang w:val="en-US"/>
        </w:rPr>
        <w:t>T</w:t>
      </w:r>
      <w:r w:rsidRPr="00883FF3">
        <w:rPr>
          <w:rFonts w:ascii="Times New Roman" w:hAnsi="Times New Roman"/>
          <w:lang w:val="en-US"/>
        </w:rPr>
        <w:t xml:space="preserve">he variable less correlated </w:t>
      </w:r>
      <w:r w:rsidRPr="00883FF3">
        <w:rPr>
          <w:rStyle w:val="hps"/>
          <w:rFonts w:ascii="Times New Roman" w:hAnsi="Times New Roman"/>
          <w:lang w:val="en-US"/>
        </w:rPr>
        <w:t>with</w:t>
      </w:r>
      <w:r w:rsidRPr="00883FF3">
        <w:rPr>
          <w:rFonts w:ascii="Times New Roman" w:hAnsi="Times New Roman"/>
          <w:lang w:val="en-US"/>
        </w:rPr>
        <w:t xml:space="preserve"> </w:t>
      </w:r>
      <w:r w:rsidRPr="00883FF3">
        <w:rPr>
          <w:rStyle w:val="hps"/>
          <w:rFonts w:ascii="Times New Roman" w:hAnsi="Times New Roman"/>
          <w:lang w:val="en-US"/>
        </w:rPr>
        <w:t>energy consumption</w:t>
      </w:r>
      <w:r w:rsidRPr="00883FF3">
        <w:rPr>
          <w:rFonts w:ascii="Times New Roman" w:hAnsi="Times New Roman"/>
          <w:lang w:val="en-US"/>
        </w:rPr>
        <w:t xml:space="preserve"> </w:t>
      </w:r>
      <w:r w:rsidRPr="00883FF3">
        <w:rPr>
          <w:rStyle w:val="hps"/>
          <w:rFonts w:ascii="Times New Roman" w:hAnsi="Times New Roman"/>
          <w:lang w:val="en-US"/>
        </w:rPr>
        <w:t>seems to be</w:t>
      </w:r>
      <w:r w:rsidRPr="00883FF3">
        <w:rPr>
          <w:rFonts w:ascii="Times New Roman" w:hAnsi="Times New Roman"/>
          <w:lang w:val="en-US"/>
        </w:rPr>
        <w:t xml:space="preserve"> </w:t>
      </w:r>
      <w:r w:rsidRPr="00883FF3">
        <w:rPr>
          <w:rStyle w:val="hps"/>
          <w:rFonts w:ascii="Times New Roman" w:hAnsi="Times New Roman"/>
          <w:lang w:val="en-US"/>
        </w:rPr>
        <w:t>the wind speed</w:t>
      </w:r>
      <w:r w:rsidRPr="00883FF3">
        <w:rPr>
          <w:rFonts w:ascii="Times New Roman" w:hAnsi="Times New Roman"/>
          <w:lang w:val="en-US"/>
        </w:rPr>
        <w:t xml:space="preserve">. </w:t>
      </w:r>
      <w:r w:rsidRPr="00883FF3">
        <w:rPr>
          <w:rStyle w:val="hps"/>
          <w:rFonts w:ascii="Times New Roman" w:hAnsi="Times New Roman"/>
          <w:lang w:val="en-US"/>
        </w:rPr>
        <w:t>In</w:t>
      </w:r>
      <w:r w:rsidRPr="00883FF3">
        <w:rPr>
          <w:rFonts w:ascii="Times New Roman" w:hAnsi="Times New Roman"/>
          <w:lang w:val="en-US"/>
        </w:rPr>
        <w:t xml:space="preserve"> </w:t>
      </w:r>
      <w:r w:rsidRPr="00883FF3">
        <w:rPr>
          <w:rStyle w:val="hps"/>
          <w:rFonts w:ascii="Times New Roman" w:hAnsi="Times New Roman"/>
          <w:lang w:val="en-US"/>
        </w:rPr>
        <w:t>other cases</w:t>
      </w:r>
      <w:r w:rsidRPr="00883FF3">
        <w:rPr>
          <w:rFonts w:ascii="Times New Roman" w:hAnsi="Times New Roman"/>
          <w:lang w:val="en-US"/>
        </w:rPr>
        <w:t xml:space="preserve">, </w:t>
      </w:r>
      <w:r w:rsidRPr="00883FF3">
        <w:rPr>
          <w:rStyle w:val="hps"/>
          <w:rFonts w:ascii="Times New Roman" w:hAnsi="Times New Roman"/>
          <w:lang w:val="en-US"/>
        </w:rPr>
        <w:t>the</w:t>
      </w:r>
      <w:r w:rsidRPr="00883FF3">
        <w:rPr>
          <w:rFonts w:ascii="Times New Roman" w:hAnsi="Times New Roman"/>
          <w:lang w:val="en-US"/>
        </w:rPr>
        <w:t xml:space="preserve"> </w:t>
      </w:r>
      <w:r w:rsidRPr="00883FF3">
        <w:rPr>
          <w:rStyle w:val="hps"/>
          <w:rFonts w:ascii="Times New Roman" w:hAnsi="Times New Roman"/>
          <w:lang w:val="en-US"/>
        </w:rPr>
        <w:t>consumption of energy</w:t>
      </w:r>
      <w:r w:rsidRPr="00883FF3">
        <w:rPr>
          <w:rFonts w:ascii="Times New Roman" w:hAnsi="Times New Roman"/>
          <w:lang w:val="en-US"/>
        </w:rPr>
        <w:t xml:space="preserve"> </w:t>
      </w:r>
      <w:r w:rsidRPr="00883FF3">
        <w:rPr>
          <w:rStyle w:val="hps"/>
          <w:rFonts w:ascii="Times New Roman" w:hAnsi="Times New Roman"/>
          <w:lang w:val="en-US"/>
        </w:rPr>
        <w:t>presents</w:t>
      </w:r>
      <w:r w:rsidRPr="00883FF3">
        <w:rPr>
          <w:rFonts w:ascii="Times New Roman" w:hAnsi="Times New Roman"/>
          <w:lang w:val="en-US"/>
        </w:rPr>
        <w:t xml:space="preserve"> </w:t>
      </w:r>
      <w:r w:rsidRPr="00883FF3">
        <w:rPr>
          <w:rStyle w:val="hps"/>
          <w:rFonts w:ascii="Times New Roman" w:hAnsi="Times New Roman"/>
          <w:lang w:val="en-US"/>
        </w:rPr>
        <w:t>a quadratic relationship</w:t>
      </w:r>
      <w:r w:rsidRPr="00883FF3">
        <w:rPr>
          <w:rFonts w:ascii="Times New Roman" w:hAnsi="Times New Roman"/>
          <w:lang w:val="en-US"/>
        </w:rPr>
        <w:t xml:space="preserve"> </w:t>
      </w:r>
      <w:r w:rsidRPr="00883FF3">
        <w:rPr>
          <w:rStyle w:val="hps"/>
          <w:rFonts w:ascii="Times New Roman" w:hAnsi="Times New Roman"/>
          <w:lang w:val="en-US"/>
        </w:rPr>
        <w:t>with</w:t>
      </w:r>
      <w:r w:rsidRPr="00883FF3">
        <w:rPr>
          <w:rFonts w:ascii="Times New Roman" w:hAnsi="Times New Roman"/>
          <w:lang w:val="en-US"/>
        </w:rPr>
        <w:t xml:space="preserve"> </w:t>
      </w:r>
      <w:r w:rsidRPr="00883FF3">
        <w:rPr>
          <w:rStyle w:val="hps"/>
          <w:rFonts w:ascii="Times New Roman" w:hAnsi="Times New Roman"/>
          <w:lang w:val="en-US"/>
        </w:rPr>
        <w:t>the</w:t>
      </w:r>
      <w:r w:rsidRPr="00883FF3">
        <w:rPr>
          <w:rFonts w:ascii="Times New Roman" w:hAnsi="Times New Roman"/>
          <w:lang w:val="en-US"/>
        </w:rPr>
        <w:t xml:space="preserve"> </w:t>
      </w:r>
      <w:r w:rsidRPr="00883FF3">
        <w:rPr>
          <w:rStyle w:val="hps"/>
          <w:rFonts w:ascii="Times New Roman" w:hAnsi="Times New Roman"/>
          <w:lang w:val="en-US"/>
        </w:rPr>
        <w:t>other meteorological</w:t>
      </w:r>
      <w:r w:rsidRPr="00883FF3">
        <w:rPr>
          <w:rFonts w:ascii="Times New Roman" w:hAnsi="Times New Roman"/>
          <w:lang w:val="en-US"/>
        </w:rPr>
        <w:t xml:space="preserve"> </w:t>
      </w:r>
      <w:r w:rsidRPr="00883FF3">
        <w:rPr>
          <w:rStyle w:val="hps"/>
          <w:rFonts w:ascii="Times New Roman" w:hAnsi="Times New Roman"/>
          <w:lang w:val="en-US"/>
        </w:rPr>
        <w:t>variables considered</w:t>
      </w:r>
      <w:r w:rsidRPr="00883FF3">
        <w:rPr>
          <w:rFonts w:ascii="Times New Roman" w:hAnsi="Times New Roman"/>
          <w:lang w:val="en-US"/>
        </w:rPr>
        <w:t xml:space="preserve">. </w:t>
      </w:r>
      <w:r w:rsidRPr="00883FF3">
        <w:rPr>
          <w:rStyle w:val="hps"/>
          <w:rFonts w:ascii="Times New Roman" w:hAnsi="Times New Roman"/>
          <w:lang w:val="en-US"/>
        </w:rPr>
        <w:t>This</w:t>
      </w:r>
      <w:r w:rsidRPr="00883FF3">
        <w:rPr>
          <w:rFonts w:ascii="Times New Roman" w:hAnsi="Times New Roman"/>
          <w:lang w:val="en-US"/>
        </w:rPr>
        <w:t xml:space="preserve"> </w:t>
      </w:r>
      <w:r w:rsidRPr="00883FF3">
        <w:rPr>
          <w:rStyle w:val="hps"/>
          <w:rFonts w:ascii="Times New Roman" w:hAnsi="Times New Roman"/>
          <w:lang w:val="en-US"/>
        </w:rPr>
        <w:t>U</w:t>
      </w:r>
      <w:r w:rsidRPr="00883FF3">
        <w:rPr>
          <w:rFonts w:ascii="Times New Roman" w:hAnsi="Times New Roman"/>
          <w:lang w:val="en-US"/>
        </w:rPr>
        <w:t xml:space="preserve">-shaped pattern, </w:t>
      </w:r>
      <w:r w:rsidRPr="00883FF3">
        <w:rPr>
          <w:rStyle w:val="hps"/>
          <w:rFonts w:ascii="Times New Roman" w:hAnsi="Times New Roman"/>
          <w:lang w:val="en-US"/>
        </w:rPr>
        <w:t>is similar</w:t>
      </w:r>
      <w:r w:rsidRPr="00883FF3">
        <w:rPr>
          <w:rFonts w:ascii="Times New Roman" w:hAnsi="Times New Roman"/>
          <w:lang w:val="en-US"/>
        </w:rPr>
        <w:t xml:space="preserve"> </w:t>
      </w:r>
      <w:r w:rsidRPr="00883FF3">
        <w:rPr>
          <w:rStyle w:val="hps"/>
          <w:rFonts w:ascii="Times New Roman" w:hAnsi="Times New Roman"/>
          <w:lang w:val="en-US"/>
        </w:rPr>
        <w:t>in all three cases</w:t>
      </w:r>
      <w:r w:rsidRPr="00883FF3">
        <w:rPr>
          <w:rFonts w:ascii="Times New Roman" w:hAnsi="Times New Roman"/>
          <w:lang w:val="en-US"/>
        </w:rPr>
        <w:t xml:space="preserve"> </w:t>
      </w:r>
      <w:r w:rsidRPr="00883FF3">
        <w:rPr>
          <w:rStyle w:val="hps"/>
          <w:rFonts w:ascii="Times New Roman" w:hAnsi="Times New Roman"/>
          <w:lang w:val="en-US"/>
        </w:rPr>
        <w:t>because these</w:t>
      </w:r>
      <w:r w:rsidRPr="00883FF3">
        <w:rPr>
          <w:rFonts w:ascii="Times New Roman" w:hAnsi="Times New Roman"/>
          <w:lang w:val="en-US"/>
        </w:rPr>
        <w:t xml:space="preserve"> </w:t>
      </w:r>
      <w:r w:rsidRPr="00883FF3">
        <w:rPr>
          <w:rStyle w:val="hps"/>
          <w:rFonts w:ascii="Times New Roman" w:hAnsi="Times New Roman"/>
          <w:lang w:val="en-US"/>
        </w:rPr>
        <w:t>variables</w:t>
      </w:r>
      <w:r w:rsidRPr="00883FF3">
        <w:rPr>
          <w:rFonts w:ascii="Times New Roman" w:hAnsi="Times New Roman"/>
          <w:lang w:val="en-US"/>
        </w:rPr>
        <w:t xml:space="preserve"> </w:t>
      </w:r>
      <w:r w:rsidRPr="00883FF3">
        <w:rPr>
          <w:rStyle w:val="hps"/>
          <w:rFonts w:ascii="Times New Roman" w:hAnsi="Times New Roman"/>
          <w:lang w:val="en-US"/>
        </w:rPr>
        <w:t>are</w:t>
      </w:r>
      <w:r w:rsidRPr="00883FF3">
        <w:rPr>
          <w:rFonts w:ascii="Times New Roman" w:hAnsi="Times New Roman"/>
          <w:lang w:val="en-US"/>
        </w:rPr>
        <w:t xml:space="preserve"> </w:t>
      </w:r>
      <w:r w:rsidRPr="00883FF3">
        <w:rPr>
          <w:rStyle w:val="hps"/>
          <w:rFonts w:ascii="Times New Roman" w:hAnsi="Times New Roman"/>
          <w:lang w:val="en-US"/>
        </w:rPr>
        <w:t>linearly</w:t>
      </w:r>
      <w:r w:rsidRPr="00883FF3">
        <w:rPr>
          <w:rFonts w:ascii="Times New Roman" w:hAnsi="Times New Roman"/>
          <w:lang w:val="en-US"/>
        </w:rPr>
        <w:t xml:space="preserve"> </w:t>
      </w:r>
      <w:r w:rsidRPr="00883FF3">
        <w:rPr>
          <w:rStyle w:val="hps"/>
          <w:rFonts w:ascii="Times New Roman" w:hAnsi="Times New Roman"/>
          <w:lang w:val="en-US"/>
        </w:rPr>
        <w:t>related</w:t>
      </w:r>
      <w:r w:rsidRPr="00883FF3">
        <w:rPr>
          <w:rFonts w:ascii="Times New Roman" w:hAnsi="Times New Roman"/>
          <w:lang w:val="en-US"/>
        </w:rPr>
        <w:t xml:space="preserve"> </w:t>
      </w:r>
      <w:r w:rsidRPr="00883FF3">
        <w:rPr>
          <w:rStyle w:val="hps"/>
          <w:rFonts w:ascii="Times New Roman" w:hAnsi="Times New Roman"/>
          <w:lang w:val="en-US"/>
        </w:rPr>
        <w:t>(high values</w:t>
      </w:r>
      <w:r w:rsidRPr="00883FF3">
        <w:rPr>
          <w:rFonts w:ascii="Times New Roman" w:hAnsi="Times New Roman"/>
          <w:lang w:val="en-US"/>
        </w:rPr>
        <w:t xml:space="preserve"> </w:t>
      </w:r>
      <w:r w:rsidRPr="00883FF3">
        <w:rPr>
          <w:rStyle w:val="hps"/>
          <w:rFonts w:ascii="Times New Roman" w:hAnsi="Times New Roman"/>
          <w:lang w:val="en-US"/>
        </w:rPr>
        <w:t>of some</w:t>
      </w:r>
      <w:r w:rsidRPr="00883FF3">
        <w:rPr>
          <w:rFonts w:ascii="Times New Roman" w:hAnsi="Times New Roman"/>
          <w:lang w:val="en-US"/>
        </w:rPr>
        <w:t xml:space="preserve"> </w:t>
      </w:r>
      <w:r w:rsidRPr="00883FF3">
        <w:rPr>
          <w:rStyle w:val="hps"/>
          <w:rFonts w:ascii="Times New Roman" w:hAnsi="Times New Roman"/>
          <w:lang w:val="en-US"/>
        </w:rPr>
        <w:t>variables</w:t>
      </w:r>
      <w:r w:rsidRPr="00883FF3">
        <w:rPr>
          <w:rFonts w:ascii="Times New Roman" w:hAnsi="Times New Roman"/>
          <w:lang w:val="en-US"/>
        </w:rPr>
        <w:t xml:space="preserve"> </w:t>
      </w:r>
      <w:r w:rsidRPr="00883FF3">
        <w:rPr>
          <w:rStyle w:val="hps"/>
          <w:rFonts w:ascii="Times New Roman" w:hAnsi="Times New Roman"/>
          <w:lang w:val="en-US"/>
        </w:rPr>
        <w:t>are associated</w:t>
      </w:r>
      <w:r w:rsidRPr="00883FF3">
        <w:rPr>
          <w:rFonts w:ascii="Times New Roman" w:hAnsi="Times New Roman"/>
          <w:lang w:val="en-US"/>
        </w:rPr>
        <w:t xml:space="preserve"> </w:t>
      </w:r>
      <w:r w:rsidRPr="00883FF3">
        <w:rPr>
          <w:rStyle w:val="hps"/>
          <w:rFonts w:ascii="Times New Roman" w:hAnsi="Times New Roman"/>
          <w:lang w:val="en-US"/>
        </w:rPr>
        <w:t>with high values of</w:t>
      </w:r>
      <w:r w:rsidRPr="00883FF3">
        <w:rPr>
          <w:rFonts w:ascii="Times New Roman" w:hAnsi="Times New Roman"/>
          <w:lang w:val="en-US"/>
        </w:rPr>
        <w:t xml:space="preserve"> </w:t>
      </w:r>
      <w:r w:rsidRPr="00883FF3">
        <w:rPr>
          <w:rStyle w:val="hps"/>
          <w:rFonts w:ascii="Times New Roman" w:hAnsi="Times New Roman"/>
          <w:lang w:val="en-US"/>
        </w:rPr>
        <w:t>the other</w:t>
      </w:r>
      <w:r w:rsidRPr="00883FF3">
        <w:rPr>
          <w:rFonts w:ascii="Times New Roman" w:hAnsi="Times New Roman"/>
          <w:lang w:val="en-US"/>
        </w:rPr>
        <w:t xml:space="preserve">, </w:t>
      </w:r>
      <w:r w:rsidRPr="00883FF3">
        <w:rPr>
          <w:rStyle w:val="hps"/>
          <w:rFonts w:ascii="Times New Roman" w:hAnsi="Times New Roman"/>
          <w:lang w:val="en-US"/>
        </w:rPr>
        <w:t>and vice versa)</w:t>
      </w:r>
      <w:r w:rsidRPr="00883FF3">
        <w:rPr>
          <w:rFonts w:ascii="Times New Roman" w:hAnsi="Times New Roman"/>
          <w:lang w:val="en-US"/>
        </w:rPr>
        <w:t>.</w:t>
      </w:r>
    </w:p>
    <w:p w14:paraId="1EF4FAAE" w14:textId="77777777" w:rsidR="006E1F61" w:rsidRPr="00883FF3" w:rsidRDefault="006E1F61" w:rsidP="006E1F61">
      <w:pPr>
        <w:pStyle w:val="CELEFICNORMAL"/>
        <w:jc w:val="left"/>
        <w:rPr>
          <w:rFonts w:ascii="Times New Roman" w:hAnsi="Times New Roman"/>
          <w:lang w:val="en-US"/>
        </w:rPr>
      </w:pPr>
    </w:p>
    <w:p w14:paraId="3741AA85" w14:textId="409AEA9F" w:rsidR="006E1F61" w:rsidRPr="00883FF3" w:rsidRDefault="006E1F61" w:rsidP="006E1F61">
      <w:pPr>
        <w:pStyle w:val="CELEFICNORMAL"/>
        <w:jc w:val="left"/>
        <w:rPr>
          <w:rFonts w:ascii="Times New Roman" w:hAnsi="Times New Roman"/>
          <w:lang w:val="en-US"/>
        </w:rPr>
      </w:pPr>
      <w:r w:rsidRPr="00883FF3">
        <w:rPr>
          <w:rStyle w:val="hps"/>
          <w:rFonts w:ascii="Times New Roman" w:hAnsi="Times New Roman"/>
          <w:lang w:val="en-US"/>
        </w:rPr>
        <w:t>The models</w:t>
      </w:r>
      <w:r w:rsidRPr="00883FF3">
        <w:rPr>
          <w:rFonts w:ascii="Times New Roman" w:hAnsi="Times New Roman"/>
          <w:lang w:val="en-US"/>
        </w:rPr>
        <w:t xml:space="preserve"> </w:t>
      </w:r>
      <w:r w:rsidRPr="00883FF3">
        <w:rPr>
          <w:rStyle w:val="hps"/>
          <w:rFonts w:ascii="Times New Roman" w:hAnsi="Times New Roman"/>
          <w:lang w:val="en-US"/>
        </w:rPr>
        <w:t>can not include</w:t>
      </w:r>
      <w:r w:rsidRPr="00883FF3">
        <w:rPr>
          <w:rFonts w:ascii="Times New Roman" w:hAnsi="Times New Roman"/>
          <w:lang w:val="en-US"/>
        </w:rPr>
        <w:t xml:space="preserve"> </w:t>
      </w:r>
      <w:r w:rsidRPr="00883FF3">
        <w:rPr>
          <w:rStyle w:val="hps"/>
          <w:rFonts w:ascii="Times New Roman" w:hAnsi="Times New Roman"/>
          <w:lang w:val="en-US"/>
        </w:rPr>
        <w:t>these</w:t>
      </w:r>
      <w:r w:rsidRPr="00883FF3">
        <w:rPr>
          <w:rFonts w:ascii="Times New Roman" w:hAnsi="Times New Roman"/>
          <w:lang w:val="en-US"/>
        </w:rPr>
        <w:t xml:space="preserve"> </w:t>
      </w:r>
      <w:r w:rsidRPr="00883FF3">
        <w:rPr>
          <w:rStyle w:val="hps"/>
          <w:rFonts w:ascii="Times New Roman" w:hAnsi="Times New Roman"/>
          <w:lang w:val="en-US"/>
        </w:rPr>
        <w:t>variables</w:t>
      </w:r>
      <w:r w:rsidRPr="00883FF3">
        <w:rPr>
          <w:rFonts w:ascii="Times New Roman" w:hAnsi="Times New Roman"/>
          <w:lang w:val="en-US"/>
        </w:rPr>
        <w:t xml:space="preserve"> </w:t>
      </w:r>
      <w:r w:rsidRPr="00883FF3">
        <w:rPr>
          <w:rStyle w:val="hps"/>
          <w:rFonts w:ascii="Times New Roman" w:hAnsi="Times New Roman"/>
          <w:lang w:val="en-US"/>
        </w:rPr>
        <w:t>simultaneously</w:t>
      </w:r>
      <w:r w:rsidRPr="00883FF3">
        <w:rPr>
          <w:rFonts w:ascii="Times New Roman" w:hAnsi="Times New Roman"/>
          <w:lang w:val="en-US"/>
        </w:rPr>
        <w:t xml:space="preserve">, as </w:t>
      </w:r>
      <w:r w:rsidRPr="00883FF3">
        <w:rPr>
          <w:rStyle w:val="hps"/>
          <w:rFonts w:ascii="Times New Roman" w:hAnsi="Times New Roman"/>
          <w:lang w:val="en-US"/>
        </w:rPr>
        <w:t>would present a</w:t>
      </w:r>
      <w:r w:rsidRPr="00883FF3">
        <w:rPr>
          <w:rFonts w:ascii="Times New Roman" w:hAnsi="Times New Roman"/>
          <w:lang w:val="en-US"/>
        </w:rPr>
        <w:t xml:space="preserve"> </w:t>
      </w:r>
      <w:r w:rsidRPr="00883FF3">
        <w:rPr>
          <w:rStyle w:val="hps"/>
          <w:rFonts w:ascii="Times New Roman" w:hAnsi="Times New Roman"/>
          <w:lang w:val="en-US"/>
        </w:rPr>
        <w:t>problem</w:t>
      </w:r>
      <w:r w:rsidRPr="00883FF3">
        <w:rPr>
          <w:rFonts w:ascii="Times New Roman" w:hAnsi="Times New Roman"/>
          <w:lang w:val="en-US"/>
        </w:rPr>
        <w:t xml:space="preserve"> </w:t>
      </w:r>
      <w:r>
        <w:rPr>
          <w:rFonts w:ascii="Times New Roman" w:hAnsi="Times New Roman"/>
          <w:lang w:val="en-US"/>
        </w:rPr>
        <w:t xml:space="preserve">referred to as </w:t>
      </w:r>
      <w:r w:rsidRPr="00883FF3">
        <w:rPr>
          <w:rStyle w:val="hps"/>
          <w:rFonts w:ascii="Times New Roman" w:hAnsi="Times New Roman"/>
          <w:lang w:val="en-US"/>
        </w:rPr>
        <w:t>multicollinearity</w:t>
      </w:r>
      <w:r w:rsidRPr="00883FF3">
        <w:rPr>
          <w:rFonts w:ascii="Times New Roman" w:hAnsi="Times New Roman"/>
          <w:lang w:val="en-US"/>
        </w:rPr>
        <w:t>.</w:t>
      </w:r>
      <w:r>
        <w:rPr>
          <w:rFonts w:ascii="Times New Roman" w:hAnsi="Times New Roman"/>
          <w:lang w:val="en-US"/>
        </w:rPr>
        <w:t xml:space="preserve"> We </w:t>
      </w:r>
      <w:r w:rsidRPr="00883FF3">
        <w:rPr>
          <w:rStyle w:val="hps"/>
          <w:rFonts w:ascii="Times New Roman" w:hAnsi="Times New Roman"/>
          <w:lang w:val="en-US"/>
        </w:rPr>
        <w:t>propose</w:t>
      </w:r>
      <w:r w:rsidRPr="00883FF3">
        <w:rPr>
          <w:rFonts w:ascii="Times New Roman" w:hAnsi="Times New Roman"/>
          <w:lang w:val="en-US"/>
        </w:rPr>
        <w:t xml:space="preserve"> </w:t>
      </w:r>
      <w:r w:rsidRPr="00883FF3">
        <w:rPr>
          <w:rStyle w:val="hps"/>
          <w:rFonts w:ascii="Times New Roman" w:hAnsi="Times New Roman"/>
          <w:lang w:val="en-US"/>
        </w:rPr>
        <w:t>a regression model</w:t>
      </w:r>
      <w:r w:rsidRPr="00883FF3">
        <w:rPr>
          <w:rFonts w:ascii="Times New Roman" w:hAnsi="Times New Roman"/>
          <w:lang w:val="en-US"/>
        </w:rPr>
        <w:t xml:space="preserve"> </w:t>
      </w:r>
      <w:r w:rsidRPr="00883FF3">
        <w:rPr>
          <w:rStyle w:val="hps"/>
          <w:rFonts w:ascii="Times New Roman" w:hAnsi="Times New Roman"/>
          <w:lang w:val="en-US"/>
        </w:rPr>
        <w:t>with</w:t>
      </w:r>
      <w:r w:rsidRPr="00883FF3">
        <w:rPr>
          <w:rFonts w:ascii="Times New Roman" w:hAnsi="Times New Roman"/>
          <w:lang w:val="en-US"/>
        </w:rPr>
        <w:t xml:space="preserve"> </w:t>
      </w:r>
      <w:r w:rsidRPr="00883FF3">
        <w:rPr>
          <w:rStyle w:val="hps"/>
          <w:rFonts w:ascii="Times New Roman" w:hAnsi="Times New Roman"/>
          <w:lang w:val="en-US"/>
        </w:rPr>
        <w:t>a turning point</w:t>
      </w:r>
      <w:r w:rsidRPr="00883FF3">
        <w:rPr>
          <w:rFonts w:ascii="Times New Roman" w:hAnsi="Times New Roman"/>
          <w:lang w:val="en-US"/>
        </w:rPr>
        <w:t xml:space="preserve"> </w:t>
      </w:r>
      <w:r w:rsidRPr="00883FF3">
        <w:rPr>
          <w:rStyle w:val="hps"/>
          <w:rFonts w:ascii="Times New Roman" w:hAnsi="Times New Roman"/>
          <w:lang w:val="en-US"/>
        </w:rPr>
        <w:t>where</w:t>
      </w:r>
      <w:r w:rsidRPr="00883FF3">
        <w:rPr>
          <w:rFonts w:ascii="Times New Roman" w:hAnsi="Times New Roman"/>
          <w:lang w:val="en-US"/>
        </w:rPr>
        <w:t xml:space="preserve"> </w:t>
      </w:r>
      <w:r w:rsidRPr="00883FF3">
        <w:rPr>
          <w:rStyle w:val="hps"/>
          <w:rFonts w:ascii="Times New Roman" w:hAnsi="Times New Roman"/>
          <w:lang w:val="en-US"/>
        </w:rPr>
        <w:t>energy consumption</w:t>
      </w:r>
      <w:r w:rsidRPr="00883FF3">
        <w:rPr>
          <w:rFonts w:ascii="Times New Roman" w:hAnsi="Times New Roman"/>
          <w:lang w:val="en-US"/>
        </w:rPr>
        <w:t xml:space="preserve"> </w:t>
      </w:r>
      <w:r w:rsidRPr="00883FF3">
        <w:rPr>
          <w:rStyle w:val="hps"/>
          <w:rFonts w:ascii="Times New Roman" w:hAnsi="Times New Roman"/>
          <w:lang w:val="en-US"/>
        </w:rPr>
        <w:t>depends on temperature</w:t>
      </w:r>
      <w:r w:rsidRPr="00883FF3">
        <w:rPr>
          <w:rFonts w:ascii="Times New Roman" w:hAnsi="Times New Roman"/>
          <w:lang w:val="en-US"/>
        </w:rPr>
        <w:t xml:space="preserve">. </w:t>
      </w:r>
      <w:r w:rsidRPr="00883FF3">
        <w:rPr>
          <w:rStyle w:val="hps"/>
          <w:rFonts w:ascii="Times New Roman" w:hAnsi="Times New Roman"/>
          <w:lang w:val="en-US"/>
        </w:rPr>
        <w:t>This model also</w:t>
      </w:r>
      <w:r w:rsidRPr="00883FF3">
        <w:rPr>
          <w:rFonts w:ascii="Times New Roman" w:hAnsi="Times New Roman"/>
          <w:lang w:val="en-US"/>
        </w:rPr>
        <w:t xml:space="preserve"> </w:t>
      </w:r>
      <w:r w:rsidRPr="00883FF3">
        <w:rPr>
          <w:rStyle w:val="hps"/>
          <w:rFonts w:ascii="Times New Roman" w:hAnsi="Times New Roman"/>
          <w:lang w:val="en-US"/>
        </w:rPr>
        <w:t>includes</w:t>
      </w:r>
      <w:r w:rsidRPr="00883FF3">
        <w:rPr>
          <w:rFonts w:ascii="Times New Roman" w:hAnsi="Times New Roman"/>
          <w:lang w:val="en-US"/>
        </w:rPr>
        <w:t xml:space="preserve"> </w:t>
      </w:r>
      <w:r w:rsidRPr="00883FF3">
        <w:rPr>
          <w:rStyle w:val="hps"/>
          <w:rFonts w:ascii="Times New Roman" w:hAnsi="Times New Roman"/>
          <w:lang w:val="en-US"/>
        </w:rPr>
        <w:t>a binary variable</w:t>
      </w:r>
      <w:r w:rsidRPr="00883FF3">
        <w:rPr>
          <w:rFonts w:ascii="Times New Roman" w:hAnsi="Times New Roman"/>
          <w:lang w:val="en-US"/>
        </w:rPr>
        <w:t xml:space="preserve"> </w:t>
      </w:r>
      <w:r w:rsidRPr="00883FF3">
        <w:rPr>
          <w:rStyle w:val="hps"/>
          <w:rFonts w:ascii="Times New Roman" w:hAnsi="Times New Roman"/>
          <w:lang w:val="en-US"/>
        </w:rPr>
        <w:t>that differentiates</w:t>
      </w:r>
      <w:r w:rsidRPr="00883FF3">
        <w:rPr>
          <w:rFonts w:ascii="Times New Roman" w:hAnsi="Times New Roman"/>
          <w:lang w:val="en-US"/>
        </w:rPr>
        <w:t xml:space="preserve"> </w:t>
      </w:r>
      <w:r w:rsidRPr="00883FF3">
        <w:rPr>
          <w:rStyle w:val="hps"/>
          <w:rFonts w:ascii="Times New Roman" w:hAnsi="Times New Roman"/>
          <w:lang w:val="en-US"/>
        </w:rPr>
        <w:t>the coldest</w:t>
      </w:r>
      <w:r w:rsidRPr="00883FF3">
        <w:rPr>
          <w:rFonts w:ascii="Times New Roman" w:hAnsi="Times New Roman"/>
          <w:lang w:val="en-US"/>
        </w:rPr>
        <w:t xml:space="preserve"> </w:t>
      </w:r>
      <w:r w:rsidRPr="00883FF3">
        <w:rPr>
          <w:rStyle w:val="hps"/>
          <w:rFonts w:ascii="Times New Roman" w:hAnsi="Times New Roman"/>
          <w:lang w:val="en-US"/>
        </w:rPr>
        <w:t>months (</w:t>
      </w:r>
      <w:r w:rsidRPr="00883FF3">
        <w:rPr>
          <w:rFonts w:ascii="Times New Roman" w:hAnsi="Times New Roman"/>
          <w:lang w:val="en-US"/>
        </w:rPr>
        <w:t>December, January, February and March).</w:t>
      </w:r>
    </w:p>
    <w:p w14:paraId="442AE7E4" w14:textId="2E15B9A4" w:rsidR="006E1F61" w:rsidRPr="00883FF3" w:rsidRDefault="006E1F61" w:rsidP="00743E7C">
      <w:pPr>
        <w:pStyle w:val="tabletitle"/>
        <w:rPr>
          <w:rStyle w:val="hps"/>
          <w:rFonts w:ascii="Times New Roman" w:hAnsi="Times New Roman"/>
        </w:rPr>
      </w:pPr>
      <w:r w:rsidRPr="00883FF3">
        <w:t>Fig</w:t>
      </w:r>
      <w:r>
        <w:t xml:space="preserve">ure </w:t>
      </w:r>
      <w:fldSimple w:instr=" SEQ Fig._ \* ARABIC ">
        <w:r w:rsidRPr="00883FF3">
          <w:rPr>
            <w:noProof/>
          </w:rPr>
          <w:t>5</w:t>
        </w:r>
      </w:fldSimple>
      <w:r>
        <w:t xml:space="preserve">: </w:t>
      </w:r>
      <w:r w:rsidRPr="00883FF3">
        <w:t xml:space="preserve">Energy </w:t>
      </w:r>
      <w:r>
        <w:t xml:space="preserve">Use </w:t>
      </w:r>
      <w:proofErr w:type="gramStart"/>
      <w:r>
        <w:t>Vs</w:t>
      </w:r>
      <w:proofErr w:type="gramEnd"/>
      <w:r>
        <w:t>.</w:t>
      </w:r>
      <w:r w:rsidRPr="006E1F61">
        <w:rPr>
          <w:rStyle w:val="hps"/>
          <w:rFonts w:ascii="Times New Roman" w:hAnsi="Times New Roman"/>
        </w:rPr>
        <w:t xml:space="preserve"> </w:t>
      </w:r>
      <w:r>
        <w:rPr>
          <w:rStyle w:val="hps"/>
          <w:rFonts w:ascii="Times New Roman" w:hAnsi="Times New Roman"/>
        </w:rPr>
        <w:t>M</w:t>
      </w:r>
      <w:r w:rsidRPr="00883FF3">
        <w:rPr>
          <w:rStyle w:val="hps"/>
          <w:rFonts w:ascii="Times New Roman" w:hAnsi="Times New Roman"/>
        </w:rPr>
        <w:t>eteorological</w:t>
      </w:r>
      <w:r>
        <w:t xml:space="preserve"> Variables</w:t>
      </w:r>
    </w:p>
    <w:p w14:paraId="586F56C4" w14:textId="77777777" w:rsidR="002D06C9" w:rsidRPr="00883FF3" w:rsidRDefault="002D06C9" w:rsidP="002D06C9">
      <w:pPr>
        <w:spacing w:after="200" w:line="276" w:lineRule="auto"/>
        <w:rPr>
          <w:rStyle w:val="hps"/>
          <w:sz w:val="22"/>
        </w:rPr>
      </w:pPr>
      <w:r w:rsidRPr="00883FF3">
        <w:rPr>
          <w:rStyle w:val="hps"/>
        </w:rPr>
        <w:br w:type="page"/>
      </w:r>
    </w:p>
    <w:p w14:paraId="426075B2" w14:textId="77777777" w:rsidR="002D06C9" w:rsidRPr="00883FF3" w:rsidRDefault="002D06C9" w:rsidP="002D06C9">
      <w:pPr>
        <w:pStyle w:val="CELEFICNORMAL"/>
        <w:rPr>
          <w:rStyle w:val="hps"/>
          <w:rFonts w:ascii="Times New Roman" w:hAnsi="Times New Roman"/>
          <w:lang w:val="en-US"/>
        </w:rPr>
      </w:pPr>
    </w:p>
    <w:tbl>
      <w:tblPr>
        <w:tblStyle w:val="TableGrid"/>
        <w:tblW w:w="0" w:type="auto"/>
        <w:jc w:val="center"/>
        <w:tblLook w:val="04A0" w:firstRow="1" w:lastRow="0" w:firstColumn="1" w:lastColumn="0" w:noHBand="0" w:noVBand="1"/>
      </w:tblPr>
      <w:tblGrid>
        <w:gridCol w:w="7716"/>
      </w:tblGrid>
      <w:tr w:rsidR="002D06C9" w:rsidRPr="00883FF3" w14:paraId="72B6B17A" w14:textId="77777777" w:rsidTr="002D06C9">
        <w:trPr>
          <w:jc w:val="center"/>
        </w:trPr>
        <w:tc>
          <w:tcPr>
            <w:tcW w:w="0" w:type="auto"/>
          </w:tcPr>
          <w:p w14:paraId="098FF500" w14:textId="77777777" w:rsidR="002D06C9" w:rsidRPr="00883FF3" w:rsidRDefault="002D06C9" w:rsidP="002D06C9">
            <w:pPr>
              <w:pStyle w:val="CELEFICNORMAL"/>
              <w:jc w:val="center"/>
              <w:rPr>
                <w:rFonts w:ascii="Times New Roman" w:hAnsi="Times New Roman"/>
                <w:lang w:val="en-US"/>
              </w:rPr>
            </w:pPr>
            <w:r w:rsidRPr="00883FF3">
              <w:rPr>
                <w:rFonts w:ascii="Times New Roman" w:hAnsi="Times New Roman"/>
                <w:noProof/>
                <w:lang w:val="en-US" w:eastAsia="en-US"/>
              </w:rPr>
              <w:drawing>
                <wp:inline distT="0" distB="0" distL="0" distR="0" wp14:anchorId="157F50C0" wp14:editId="2417DD83">
                  <wp:extent cx="4759175" cy="2654300"/>
                  <wp:effectExtent l="0" t="0" r="3810" b="0"/>
                  <wp:docPr id="14" name="Imagen 92" descr="Macintosh HD:Users:fcrespo:Dropbox:EMIN:caso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crespo:Dropbox:EMIN:caso3.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236" cy="2656007"/>
                          </a:xfrm>
                          <a:prstGeom prst="rect">
                            <a:avLst/>
                          </a:prstGeom>
                          <a:noFill/>
                          <a:ln>
                            <a:noFill/>
                          </a:ln>
                        </pic:spPr>
                      </pic:pic>
                    </a:graphicData>
                  </a:graphic>
                </wp:inline>
              </w:drawing>
            </w:r>
          </w:p>
        </w:tc>
      </w:tr>
    </w:tbl>
    <w:p w14:paraId="4565499D" w14:textId="77777777" w:rsidR="002D06C9" w:rsidRPr="00883FF3" w:rsidRDefault="002D06C9" w:rsidP="002D06C9">
      <w:pPr>
        <w:pStyle w:val="CELEFICNORMAL"/>
        <w:rPr>
          <w:rFonts w:ascii="Times New Roman" w:hAnsi="Times New Roman"/>
          <w:lang w:val="en-US"/>
        </w:rPr>
      </w:pPr>
    </w:p>
    <w:p w14:paraId="15ED3B52" w14:textId="147A9BCC" w:rsidR="002D06C9" w:rsidRPr="00883FF3" w:rsidRDefault="006E1F61" w:rsidP="00ED5685">
      <w:pPr>
        <w:pStyle w:val="CELEFICNORMAL"/>
        <w:jc w:val="left"/>
        <w:rPr>
          <w:rFonts w:ascii="Times New Roman" w:hAnsi="Times New Roman"/>
          <w:u w:val="single"/>
          <w:lang w:val="en-US"/>
        </w:rPr>
      </w:pPr>
      <w:r>
        <w:rPr>
          <w:rFonts w:ascii="Times New Roman" w:hAnsi="Times New Roman"/>
          <w:u w:val="single"/>
          <w:lang w:val="en-US"/>
        </w:rPr>
        <w:t xml:space="preserve">Dependent </w:t>
      </w:r>
      <w:r w:rsidR="002D06C9" w:rsidRPr="00883FF3">
        <w:rPr>
          <w:rFonts w:ascii="Times New Roman" w:hAnsi="Times New Roman"/>
          <w:u w:val="single"/>
          <w:lang w:val="en-US"/>
        </w:rPr>
        <w:t xml:space="preserve">variable: </w:t>
      </w:r>
    </w:p>
    <w:p w14:paraId="490980DF" w14:textId="77777777" w:rsidR="002D06C9" w:rsidRPr="00883FF3" w:rsidRDefault="002D06C9" w:rsidP="00ED5685">
      <w:pPr>
        <w:pStyle w:val="CELEFICNORMAL"/>
        <w:numPr>
          <w:ilvl w:val="0"/>
          <w:numId w:val="21"/>
        </w:numPr>
        <w:jc w:val="left"/>
        <w:rPr>
          <w:rFonts w:ascii="Times New Roman" w:hAnsi="Times New Roman"/>
          <w:lang w:val="en-US"/>
        </w:rPr>
      </w:pPr>
      <w:r w:rsidRPr="00883FF3">
        <w:rPr>
          <w:rFonts w:ascii="Times New Roman" w:hAnsi="Times New Roman"/>
          <w:lang w:val="en-US"/>
        </w:rPr>
        <w:t>Energy consumption: average daily energy consumption per month (kWh/</w:t>
      </w:r>
      <w:proofErr w:type="spellStart"/>
      <w:r w:rsidRPr="00883FF3">
        <w:rPr>
          <w:rFonts w:ascii="Times New Roman" w:hAnsi="Times New Roman"/>
          <w:lang w:val="en-US"/>
        </w:rPr>
        <w:t>days·month</w:t>
      </w:r>
      <w:proofErr w:type="spellEnd"/>
      <w:r w:rsidRPr="00883FF3">
        <w:rPr>
          <w:rFonts w:ascii="Times New Roman" w:hAnsi="Times New Roman"/>
          <w:lang w:val="en-US"/>
        </w:rPr>
        <w:t>)</w:t>
      </w:r>
    </w:p>
    <w:p w14:paraId="33888233" w14:textId="254BA39D" w:rsidR="002D06C9" w:rsidRPr="00883FF3" w:rsidRDefault="00E6461C" w:rsidP="002D06C9">
      <w:pPr>
        <w:pStyle w:val="CELEFICNORMAL"/>
        <w:rPr>
          <w:rFonts w:ascii="Times New Roman" w:hAnsi="Times New Roman"/>
          <w:u w:val="single"/>
          <w:lang w:val="en-US"/>
        </w:rPr>
      </w:pPr>
      <w:r w:rsidRPr="00883FF3">
        <w:rPr>
          <w:rFonts w:ascii="Times New Roman" w:hAnsi="Times New Roman"/>
          <w:u w:val="single"/>
          <w:lang w:val="en-US"/>
        </w:rPr>
        <w:t>Expl</w:t>
      </w:r>
      <w:r>
        <w:rPr>
          <w:rFonts w:ascii="Times New Roman" w:hAnsi="Times New Roman"/>
          <w:u w:val="single"/>
          <w:lang w:val="en-US"/>
        </w:rPr>
        <w:t>anatory</w:t>
      </w:r>
      <w:r w:rsidRPr="00883FF3">
        <w:rPr>
          <w:rFonts w:ascii="Times New Roman" w:hAnsi="Times New Roman"/>
          <w:u w:val="single"/>
          <w:lang w:val="en-US"/>
        </w:rPr>
        <w:t xml:space="preserve"> </w:t>
      </w:r>
      <w:r w:rsidR="002D06C9" w:rsidRPr="00883FF3">
        <w:rPr>
          <w:rFonts w:ascii="Times New Roman" w:hAnsi="Times New Roman"/>
          <w:u w:val="single"/>
          <w:lang w:val="en-US"/>
        </w:rPr>
        <w:t>variables:</w:t>
      </w:r>
    </w:p>
    <w:p w14:paraId="16F7A0B1" w14:textId="77777777" w:rsidR="002D06C9" w:rsidRPr="00883FF3" w:rsidRDefault="002D06C9" w:rsidP="006E1F61">
      <w:pPr>
        <w:pStyle w:val="CELEFICNORMAL"/>
        <w:numPr>
          <w:ilvl w:val="0"/>
          <w:numId w:val="21"/>
        </w:numPr>
        <w:jc w:val="left"/>
        <w:rPr>
          <w:rFonts w:ascii="Times New Roman" w:hAnsi="Times New Roman"/>
          <w:lang w:val="en-US"/>
        </w:rPr>
      </w:pPr>
      <w:r w:rsidRPr="00883FF3">
        <w:rPr>
          <w:rFonts w:ascii="Times New Roman" w:hAnsi="Times New Roman"/>
          <w:lang w:val="en-US"/>
        </w:rPr>
        <w:t>Temperature: monthly average temperature (ºC)</w:t>
      </w:r>
    </w:p>
    <w:p w14:paraId="34DC68B0" w14:textId="24FFFB45" w:rsidR="002D06C9" w:rsidRPr="00883FF3" w:rsidRDefault="002D06C9" w:rsidP="006E1F61">
      <w:pPr>
        <w:pStyle w:val="CELEFICNORMAL"/>
        <w:numPr>
          <w:ilvl w:val="0"/>
          <w:numId w:val="21"/>
        </w:numPr>
        <w:jc w:val="left"/>
        <w:rPr>
          <w:rFonts w:ascii="Times New Roman" w:hAnsi="Times New Roman"/>
          <w:lang w:val="en-US"/>
        </w:rPr>
      </w:pPr>
      <w:r w:rsidRPr="00883FF3">
        <w:rPr>
          <w:rFonts w:ascii="Times New Roman" w:hAnsi="Times New Roman"/>
          <w:lang w:val="en-US"/>
        </w:rPr>
        <w:t>D: binary variable. D = 0 for temperatures below 15 ° C and D = 1</w:t>
      </w:r>
      <w:r w:rsidR="006E1F61">
        <w:rPr>
          <w:rFonts w:ascii="Times New Roman" w:hAnsi="Times New Roman"/>
          <w:lang w:val="en-US"/>
        </w:rPr>
        <w:t xml:space="preserve"> otherwise</w:t>
      </w:r>
    </w:p>
    <w:p w14:paraId="06A8FF3C" w14:textId="77777777" w:rsidR="002D06C9" w:rsidRPr="00883FF3" w:rsidRDefault="002D06C9" w:rsidP="002D06C9">
      <w:pPr>
        <w:pStyle w:val="CELEFICNORMAL"/>
        <w:numPr>
          <w:ilvl w:val="0"/>
          <w:numId w:val="21"/>
        </w:numPr>
        <w:rPr>
          <w:rFonts w:ascii="Times New Roman" w:hAnsi="Times New Roman"/>
          <w:lang w:val="en-US"/>
        </w:rPr>
      </w:pPr>
      <w:r w:rsidRPr="00883FF3">
        <w:rPr>
          <w:rFonts w:ascii="Times New Roman" w:hAnsi="Times New Roman"/>
          <w:lang w:val="en-US"/>
        </w:rPr>
        <w:t>Season: binary variable. Season = 0 for the colder months (December, January, February and March), and Season = 1 for the remaining months.</w:t>
      </w:r>
    </w:p>
    <w:p w14:paraId="1C54455D" w14:textId="77777777" w:rsidR="002D06C9" w:rsidRPr="00883FF3" w:rsidRDefault="002D06C9" w:rsidP="002D06C9">
      <w:pPr>
        <w:pStyle w:val="CELEFICNORMAL"/>
        <w:rPr>
          <w:rFonts w:ascii="Times New Roman" w:hAnsi="Times New Roman"/>
          <w:lang w:val="en-US"/>
        </w:rPr>
      </w:pPr>
    </w:p>
    <w:p w14:paraId="67F5CCD6" w14:textId="77777777" w:rsidR="002D06C9" w:rsidRPr="00883FF3" w:rsidRDefault="002D06C9" w:rsidP="002D06C9">
      <w:pPr>
        <w:pStyle w:val="CELEFICNORMAL"/>
        <w:rPr>
          <w:rFonts w:ascii="Times New Roman" w:hAnsi="Times New Roman"/>
          <w:lang w:val="en-US"/>
        </w:rPr>
      </w:pPr>
      <w:r w:rsidRPr="00743E7C">
        <w:rPr>
          <w:rStyle w:val="hps"/>
          <w:rFonts w:ascii="Times New Roman" w:hAnsi="Times New Roman"/>
          <w:u w:val="single"/>
          <w:lang w:val="en-US"/>
        </w:rPr>
        <w:t>Equation</w:t>
      </w:r>
      <w:r w:rsidRPr="00743E7C">
        <w:rPr>
          <w:rFonts w:ascii="Times New Roman" w:hAnsi="Times New Roman"/>
          <w:u w:val="single"/>
          <w:lang w:val="en-US"/>
        </w:rPr>
        <w:t xml:space="preserve"> </w:t>
      </w:r>
      <w:r w:rsidRPr="00743E7C">
        <w:rPr>
          <w:rStyle w:val="hps"/>
          <w:rFonts w:ascii="Times New Roman" w:hAnsi="Times New Roman"/>
          <w:u w:val="single"/>
          <w:lang w:val="en-US"/>
        </w:rPr>
        <w:t>of the proposed model</w:t>
      </w:r>
      <w:r w:rsidRPr="00883FF3">
        <w:rPr>
          <w:rFonts w:ascii="Times New Roman" w:hAnsi="Times New Roman"/>
          <w:lang w:val="en-US"/>
        </w:rPr>
        <w:t>:</w:t>
      </w:r>
    </w:p>
    <w:p w14:paraId="5BC01597" w14:textId="77777777" w:rsidR="002D06C9" w:rsidRPr="00883FF3" w:rsidRDefault="002D06C9" w:rsidP="002D06C9">
      <w:pPr>
        <w:pStyle w:val="CELEFICNORMAL"/>
        <w:rPr>
          <w:rFonts w:ascii="Times New Roman" w:hAnsi="Times New Roman"/>
          <w:lang w:val="en-US"/>
        </w:rPr>
      </w:pPr>
    </w:p>
    <w:p w14:paraId="7309389D" w14:textId="5DBDD6D9" w:rsidR="002D06C9" w:rsidRPr="00883FF3" w:rsidRDefault="002D06C9" w:rsidP="002D06C9">
      <w:pPr>
        <w:pStyle w:val="CELEFICNORMAL"/>
        <w:rPr>
          <w:rFonts w:ascii="Times New Roman" w:hAnsi="Times New Roman"/>
          <w:lang w:val="en-US"/>
        </w:rPr>
      </w:pPr>
      <m:oMathPara>
        <m:oMath>
          <m:r>
            <w:rPr>
              <w:rFonts w:ascii="Cambria Math" w:hAnsi="Cambria Math"/>
              <w:lang w:val="en-US"/>
            </w:rPr>
            <m:t>Average</m:t>
          </m:r>
          <m:r>
            <w:rPr>
              <w:rFonts w:ascii="Cambria Math" w:hAnsi="Times New Roman"/>
              <w:lang w:val="en-US"/>
            </w:rPr>
            <m:t xml:space="preserve"> </m:t>
          </m:r>
          <m:r>
            <w:rPr>
              <w:rFonts w:ascii="Cambria Math" w:hAnsi="Cambria Math"/>
              <w:lang w:val="en-US"/>
            </w:rPr>
            <m:t>dayly</m:t>
          </m:r>
          <m:r>
            <w:rPr>
              <w:rFonts w:ascii="Cambria Math" w:hAnsi="Times New Roman"/>
              <w:lang w:val="en-US"/>
            </w:rPr>
            <m:t xml:space="preserve"> </m:t>
          </m:r>
          <m:r>
            <w:rPr>
              <w:rFonts w:ascii="Cambria Math" w:hAnsi="Cambria Math"/>
              <w:lang w:val="en-US"/>
            </w:rPr>
            <m:t>consumption</m:t>
          </m:r>
          <m:r>
            <w:rPr>
              <w:rFonts w:ascii="Cambria Math" w:hAnsi="Times New Roman"/>
              <w:lang w:val="en-US"/>
            </w:rPr>
            <m:t xml:space="preserve">=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m:t>
          </m:r>
          <m:r>
            <w:rPr>
              <w:rFonts w:ascii="Cambria Math" w:hAnsi="Cambria Math"/>
              <w:lang w:val="en-US"/>
            </w:rPr>
            <m:t>Temp</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m:t>
          </m:r>
          <m:r>
            <w:rPr>
              <w:rFonts w:ascii="Cambria Math" w:hAnsi="Cambria Math"/>
              <w:lang w:val="en-US"/>
            </w:rPr>
            <m:t>D</m:t>
          </m:r>
          <m:r>
            <w:rPr>
              <w:rFonts w:ascii="Cambria Math" w:hAnsi="Times New Roman"/>
              <w:lang w:val="en-US"/>
            </w:rPr>
            <m:t>·</m:t>
          </m:r>
          <m:r>
            <w:rPr>
              <w:rFonts w:ascii="Cambria Math" w:hAnsi="Times New Roman"/>
              <w:lang w:val="en-US"/>
            </w:rPr>
            <m:t>(</m:t>
          </m:r>
          <m:r>
            <w:rPr>
              <w:rFonts w:ascii="Cambria Math" w:hAnsi="Cambria Math"/>
              <w:lang w:val="en-US"/>
            </w:rPr>
            <m:t>Temp</m:t>
          </m:r>
          <m:r>
            <w:rPr>
              <w:rFonts w:ascii="Cambria Math" w:hAnsi="Times New Roman"/>
              <w:lang w:val="en-US"/>
            </w:rPr>
            <m:t>-</m:t>
          </m:r>
          <m:r>
            <w:rPr>
              <w:rFonts w:ascii="Cambria Math" w:hAnsi="Times New Roman"/>
              <w:lang w:val="en-US"/>
            </w:rPr>
            <m:t>15)+</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4</m:t>
              </m:r>
            </m:sub>
          </m:sSub>
          <m:r>
            <w:rPr>
              <w:rFonts w:ascii="Cambria Math" w:hAnsi="Times New Roman"/>
              <w:lang w:val="en-US"/>
            </w:rPr>
            <m:t>·</m:t>
          </m:r>
          <m:r>
            <w:rPr>
              <w:rFonts w:ascii="Cambria Math" w:hAnsi="Cambria Math"/>
              <w:lang w:val="en-US"/>
            </w:rPr>
            <m:t>season</m:t>
          </m:r>
          <m:r>
            <w:rPr>
              <w:rFonts w:ascii="Cambria Math" w:hAnsi="Times New Roman"/>
              <w:lang w:val="en-US"/>
            </w:rPr>
            <m:t>+</m:t>
          </m:r>
          <m:r>
            <w:rPr>
              <w:rFonts w:ascii="Cambria Math" w:hAnsi="Cambria Math"/>
              <w:lang w:val="en-US"/>
            </w:rPr>
            <m:t>ε</m:t>
          </m:r>
        </m:oMath>
      </m:oMathPara>
    </w:p>
    <w:p w14:paraId="56E82AE8" w14:textId="77777777" w:rsidR="00743E7C" w:rsidRDefault="00743E7C" w:rsidP="002F4E6B">
      <w:pPr>
        <w:pStyle w:val="CELEFICNORMAL"/>
        <w:jc w:val="left"/>
        <w:rPr>
          <w:rStyle w:val="hps"/>
          <w:rFonts w:ascii="Times New Roman" w:hAnsi="Times New Roman"/>
          <w:lang w:val="en-US"/>
        </w:rPr>
      </w:pPr>
    </w:p>
    <w:p w14:paraId="3993B58F" w14:textId="44ADEA82" w:rsidR="002F4E6B" w:rsidRPr="00883FF3" w:rsidRDefault="002F4E6B" w:rsidP="002F4E6B">
      <w:pPr>
        <w:pStyle w:val="CELEFICNORMAL"/>
        <w:jc w:val="left"/>
        <w:rPr>
          <w:rStyle w:val="hps"/>
          <w:rFonts w:ascii="Times New Roman" w:hAnsi="Times New Roman"/>
          <w:lang w:val="en-US"/>
        </w:rPr>
      </w:pPr>
      <w:r>
        <w:rPr>
          <w:rStyle w:val="hps"/>
          <w:rFonts w:ascii="Times New Roman" w:hAnsi="Times New Roman"/>
          <w:lang w:val="en-US"/>
        </w:rPr>
        <w:t>As shown below, a</w:t>
      </w:r>
      <w:r w:rsidRPr="00883FF3">
        <w:rPr>
          <w:rStyle w:val="hps"/>
          <w:rFonts w:ascii="Times New Roman" w:hAnsi="Times New Roman"/>
          <w:lang w:val="en-US"/>
        </w:rPr>
        <w:t xml:space="preserve">ll model parameters are </w:t>
      </w:r>
      <w:r>
        <w:rPr>
          <w:rStyle w:val="hps"/>
          <w:rFonts w:ascii="Times New Roman" w:hAnsi="Times New Roman"/>
          <w:lang w:val="en-US"/>
        </w:rPr>
        <w:t>s</w:t>
      </w:r>
      <w:r w:rsidRPr="00883FF3">
        <w:rPr>
          <w:rStyle w:val="hps"/>
          <w:rFonts w:ascii="Times New Roman" w:hAnsi="Times New Roman"/>
          <w:lang w:val="en-US"/>
        </w:rPr>
        <w:t xml:space="preserve">ignificant </w:t>
      </w:r>
      <w:r>
        <w:rPr>
          <w:rStyle w:val="hps"/>
          <w:rFonts w:ascii="Times New Roman" w:hAnsi="Times New Roman"/>
          <w:lang w:val="en-US"/>
        </w:rPr>
        <w:t>(</w:t>
      </w:r>
      <w:r w:rsidRPr="00883FF3">
        <w:rPr>
          <w:rStyle w:val="hps"/>
          <w:rFonts w:ascii="Times New Roman" w:hAnsi="Times New Roman"/>
          <w:lang w:val="en-US"/>
        </w:rPr>
        <w:t>p&lt;0.05).</w:t>
      </w:r>
      <w:r>
        <w:rPr>
          <w:rStyle w:val="hps"/>
          <w:rFonts w:ascii="Times New Roman" w:hAnsi="Times New Roman"/>
          <w:lang w:val="en-US"/>
        </w:rPr>
        <w:t xml:space="preserve"> </w:t>
      </w:r>
      <w:r w:rsidRPr="00883FF3">
        <w:rPr>
          <w:rStyle w:val="hps"/>
          <w:rFonts w:ascii="Times New Roman" w:hAnsi="Times New Roman"/>
          <w:lang w:val="en-US"/>
        </w:rPr>
        <w:t>This model features a high degree of goodness of fit: R</w:t>
      </w:r>
      <w:r w:rsidRPr="006E1F61">
        <w:rPr>
          <w:rStyle w:val="hps"/>
          <w:rFonts w:ascii="Times New Roman" w:hAnsi="Times New Roman"/>
          <w:vertAlign w:val="superscript"/>
          <w:lang w:val="en-US"/>
        </w:rPr>
        <w:t>2</w:t>
      </w:r>
      <w:r w:rsidRPr="00883FF3">
        <w:rPr>
          <w:rStyle w:val="hps"/>
          <w:rFonts w:ascii="Times New Roman" w:hAnsi="Times New Roman"/>
          <w:lang w:val="en-US"/>
        </w:rPr>
        <w:t xml:space="preserve"> = 0.94</w:t>
      </w:r>
      <w:r w:rsidR="00743E7C">
        <w:rPr>
          <w:rStyle w:val="hps"/>
          <w:rFonts w:ascii="Times New Roman" w:hAnsi="Times New Roman"/>
          <w:lang w:val="en-US"/>
        </w:rPr>
        <w:t xml:space="preserve"> (exceeding the IPMVP recommended cutoff of 0.75)</w:t>
      </w:r>
      <w:r w:rsidRPr="00883FF3">
        <w:rPr>
          <w:rStyle w:val="hps"/>
          <w:rFonts w:ascii="Times New Roman" w:hAnsi="Times New Roman"/>
          <w:lang w:val="en-US"/>
        </w:rPr>
        <w:t>.</w:t>
      </w:r>
    </w:p>
    <w:p w14:paraId="57C4C458" w14:textId="77777777" w:rsidR="002D06C9" w:rsidRPr="00883FF3" w:rsidRDefault="002D06C9" w:rsidP="002D06C9">
      <w:pPr>
        <w:pStyle w:val="CELEFICNORMAL"/>
        <w:rPr>
          <w:rFonts w:ascii="Times New Roman" w:hAnsi="Times New Roman"/>
          <w:lang w:val="en-US"/>
        </w:rPr>
      </w:pPr>
    </w:p>
    <w:p w14:paraId="32AD457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Call:</w:t>
      </w:r>
    </w:p>
    <w:p w14:paraId="3C4E32A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lm(</w:t>
      </w:r>
      <w:proofErr w:type="gramEnd"/>
      <w:r w:rsidRPr="00883FF3">
        <w:rPr>
          <w:color w:val="000000"/>
          <w:sz w:val="20"/>
          <w:szCs w:val="20"/>
          <w:shd w:val="clear" w:color="auto" w:fill="E1E2E5"/>
        </w:rPr>
        <w:t xml:space="preserve">formula = </w:t>
      </w:r>
      <w:proofErr w:type="spellStart"/>
      <w:r w:rsidRPr="00883FF3">
        <w:rPr>
          <w:color w:val="000000"/>
          <w:sz w:val="20"/>
          <w:szCs w:val="20"/>
          <w:shd w:val="clear" w:color="auto" w:fill="E1E2E5"/>
        </w:rPr>
        <w:t>energy.d</w:t>
      </w:r>
      <w:proofErr w:type="spellEnd"/>
      <w:r w:rsidRPr="00883FF3">
        <w:rPr>
          <w:color w:val="000000"/>
          <w:sz w:val="20"/>
          <w:szCs w:val="20"/>
          <w:shd w:val="clear" w:color="auto" w:fill="E1E2E5"/>
        </w:rPr>
        <w:t xml:space="preserve"> ~ temperature + t15 + season)</w:t>
      </w:r>
    </w:p>
    <w:p w14:paraId="1EFB1840"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21DE1D5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Residuals:</w:t>
      </w:r>
    </w:p>
    <w:p w14:paraId="6117DD5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Min      </w:t>
      </w:r>
      <w:proofErr w:type="gramStart"/>
      <w:r w:rsidRPr="00883FF3">
        <w:rPr>
          <w:color w:val="000000"/>
          <w:sz w:val="20"/>
          <w:szCs w:val="20"/>
          <w:shd w:val="clear" w:color="auto" w:fill="E1E2E5"/>
        </w:rPr>
        <w:t>1Q  Median</w:t>
      </w:r>
      <w:proofErr w:type="gramEnd"/>
      <w:r w:rsidRPr="00883FF3">
        <w:rPr>
          <w:color w:val="000000"/>
          <w:sz w:val="20"/>
          <w:szCs w:val="20"/>
          <w:shd w:val="clear" w:color="auto" w:fill="E1E2E5"/>
        </w:rPr>
        <w:t xml:space="preserve">      3Q     Max </w:t>
      </w:r>
    </w:p>
    <w:p w14:paraId="6B92DA1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-836.66 -</w:t>
      </w:r>
      <w:proofErr w:type="gramStart"/>
      <w:r w:rsidRPr="00883FF3">
        <w:rPr>
          <w:color w:val="000000"/>
          <w:sz w:val="20"/>
          <w:szCs w:val="20"/>
          <w:shd w:val="clear" w:color="auto" w:fill="E1E2E5"/>
        </w:rPr>
        <w:t>307.51  -</w:t>
      </w:r>
      <w:proofErr w:type="gramEnd"/>
      <w:r w:rsidRPr="00883FF3">
        <w:rPr>
          <w:color w:val="000000"/>
          <w:sz w:val="20"/>
          <w:szCs w:val="20"/>
          <w:shd w:val="clear" w:color="auto" w:fill="E1E2E5"/>
        </w:rPr>
        <w:t xml:space="preserve">73.14  342.36  784.42 </w:t>
      </w:r>
    </w:p>
    <w:p w14:paraId="7BC5D13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6EF8069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Coefficients:</w:t>
      </w:r>
    </w:p>
    <w:p w14:paraId="3C22BAE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Estimate Std. Error t value </w:t>
      </w:r>
      <w:proofErr w:type="spellStart"/>
      <w:proofErr w:type="gramStart"/>
      <w:r w:rsidRPr="00883FF3">
        <w:rPr>
          <w:color w:val="000000"/>
          <w:sz w:val="20"/>
          <w:szCs w:val="20"/>
          <w:shd w:val="clear" w:color="auto" w:fill="E1E2E5"/>
        </w:rPr>
        <w:t>Pr</w:t>
      </w:r>
      <w:proofErr w:type="spellEnd"/>
      <w:r w:rsidRPr="00883FF3">
        <w:rPr>
          <w:color w:val="000000"/>
          <w:sz w:val="20"/>
          <w:szCs w:val="20"/>
          <w:shd w:val="clear" w:color="auto" w:fill="E1E2E5"/>
        </w:rPr>
        <w:t>(</w:t>
      </w:r>
      <w:proofErr w:type="gramEnd"/>
      <w:r w:rsidRPr="00883FF3">
        <w:rPr>
          <w:color w:val="000000"/>
          <w:sz w:val="20"/>
          <w:szCs w:val="20"/>
          <w:shd w:val="clear" w:color="auto" w:fill="E1E2E5"/>
        </w:rPr>
        <w:t xml:space="preserve">&gt;|t|)    </w:t>
      </w:r>
    </w:p>
    <w:p w14:paraId="1B6A2D1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(Intercept) 21209.72     </w:t>
      </w:r>
      <w:proofErr w:type="gramStart"/>
      <w:r w:rsidRPr="00883FF3">
        <w:rPr>
          <w:color w:val="000000"/>
          <w:sz w:val="20"/>
          <w:szCs w:val="20"/>
          <w:shd w:val="clear" w:color="auto" w:fill="E1E2E5"/>
        </w:rPr>
        <w:t>345.32  61.421</w:t>
      </w:r>
      <w:proofErr w:type="gramEnd"/>
      <w:r w:rsidRPr="00883FF3">
        <w:rPr>
          <w:color w:val="000000"/>
          <w:sz w:val="20"/>
          <w:szCs w:val="20"/>
          <w:shd w:val="clear" w:color="auto" w:fill="E1E2E5"/>
        </w:rPr>
        <w:t xml:space="preserve">  &lt; 2e-16 ***</w:t>
      </w:r>
    </w:p>
    <w:p w14:paraId="5350325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temperature  -</w:t>
      </w:r>
      <w:proofErr w:type="gramEnd"/>
      <w:r w:rsidRPr="00883FF3">
        <w:rPr>
          <w:color w:val="000000"/>
          <w:sz w:val="20"/>
          <w:szCs w:val="20"/>
          <w:shd w:val="clear" w:color="auto" w:fill="E1E2E5"/>
        </w:rPr>
        <w:t>270.27      51.62  -5.236 4.01e-05 ***</w:t>
      </w:r>
    </w:p>
    <w:p w14:paraId="46A7A718"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t15           889.79      </w:t>
      </w:r>
      <w:proofErr w:type="gramStart"/>
      <w:r w:rsidRPr="00883FF3">
        <w:rPr>
          <w:color w:val="000000"/>
          <w:sz w:val="20"/>
          <w:szCs w:val="20"/>
          <w:shd w:val="clear" w:color="auto" w:fill="E1E2E5"/>
        </w:rPr>
        <w:t>76.21  11.676</w:t>
      </w:r>
      <w:proofErr w:type="gramEnd"/>
      <w:r w:rsidRPr="00883FF3">
        <w:rPr>
          <w:color w:val="000000"/>
          <w:sz w:val="20"/>
          <w:szCs w:val="20"/>
          <w:shd w:val="clear" w:color="auto" w:fill="E1E2E5"/>
        </w:rPr>
        <w:t xml:space="preserve"> 2.20e-10 ***</w:t>
      </w:r>
    </w:p>
    <w:p w14:paraId="28C210B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season</w:t>
      </w:r>
      <w:proofErr w:type="gramEnd"/>
      <w:r w:rsidRPr="00883FF3">
        <w:rPr>
          <w:color w:val="000000"/>
          <w:sz w:val="20"/>
          <w:szCs w:val="20"/>
          <w:shd w:val="clear" w:color="auto" w:fill="E1E2E5"/>
        </w:rPr>
        <w:t xml:space="preserve">      -1130.46     409.79  -2.759   0.0121 *  </w:t>
      </w:r>
    </w:p>
    <w:p w14:paraId="38093EBD"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w:t>
      </w:r>
    </w:p>
    <w:p w14:paraId="55B899D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spellStart"/>
      <w:r w:rsidRPr="00883FF3">
        <w:rPr>
          <w:color w:val="000000"/>
          <w:sz w:val="20"/>
          <w:szCs w:val="20"/>
          <w:shd w:val="clear" w:color="auto" w:fill="E1E2E5"/>
        </w:rPr>
        <w:t>Signif</w:t>
      </w:r>
      <w:proofErr w:type="spellEnd"/>
      <w:r w:rsidRPr="00883FF3">
        <w:rPr>
          <w:color w:val="000000"/>
          <w:sz w:val="20"/>
          <w:szCs w:val="20"/>
          <w:shd w:val="clear" w:color="auto" w:fill="E1E2E5"/>
        </w:rPr>
        <w:t xml:space="preserve">. </w:t>
      </w:r>
      <w:proofErr w:type="gramStart"/>
      <w:r w:rsidRPr="00883FF3">
        <w:rPr>
          <w:color w:val="000000"/>
          <w:sz w:val="20"/>
          <w:szCs w:val="20"/>
          <w:shd w:val="clear" w:color="auto" w:fill="E1E2E5"/>
        </w:rPr>
        <w:t>codes</w:t>
      </w:r>
      <w:proofErr w:type="gramEnd"/>
      <w:r w:rsidRPr="00883FF3">
        <w:rPr>
          <w:color w:val="000000"/>
          <w:sz w:val="20"/>
          <w:szCs w:val="20"/>
          <w:shd w:val="clear" w:color="auto" w:fill="E1E2E5"/>
        </w:rPr>
        <w:t xml:space="preserve">:  0 ‘***’ 0.001 ‘**’ 0.01 ‘*’ 0.05 ‘.’ 0.1 </w:t>
      </w:r>
      <w:proofErr w:type="gramStart"/>
      <w:r w:rsidRPr="00883FF3">
        <w:rPr>
          <w:color w:val="000000"/>
          <w:sz w:val="20"/>
          <w:szCs w:val="20"/>
          <w:shd w:val="clear" w:color="auto" w:fill="E1E2E5"/>
        </w:rPr>
        <w:t>‘ ’</w:t>
      </w:r>
      <w:proofErr w:type="gramEnd"/>
      <w:r w:rsidRPr="00883FF3">
        <w:rPr>
          <w:color w:val="000000"/>
          <w:sz w:val="20"/>
          <w:szCs w:val="20"/>
          <w:shd w:val="clear" w:color="auto" w:fill="E1E2E5"/>
        </w:rPr>
        <w:t xml:space="preserve"> 1</w:t>
      </w:r>
    </w:p>
    <w:p w14:paraId="25F2F4B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74A31D58"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 standard error: 497 on 20 degrees of freedom</w:t>
      </w:r>
    </w:p>
    <w:p w14:paraId="30A9A564"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Multiple R-squared:  </w:t>
      </w:r>
      <w:r w:rsidRPr="00743E7C">
        <w:rPr>
          <w:b/>
          <w:i/>
          <w:color w:val="000000"/>
          <w:sz w:val="20"/>
          <w:szCs w:val="20"/>
          <w:shd w:val="clear" w:color="auto" w:fill="E1E2E5"/>
        </w:rPr>
        <w:t>0.9442,</w:t>
      </w:r>
      <w:r w:rsidRPr="00883FF3">
        <w:rPr>
          <w:color w:val="000000"/>
          <w:sz w:val="20"/>
          <w:szCs w:val="20"/>
          <w:shd w:val="clear" w:color="auto" w:fill="E1E2E5"/>
        </w:rPr>
        <w:tab/>
        <w:t xml:space="preserve">Adjusted R-squared:  0.9358 </w:t>
      </w:r>
    </w:p>
    <w:p w14:paraId="773AC0D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F-statistic: 112.7 on 3 and 20 DF</w:t>
      </w:r>
      <w:proofErr w:type="gramStart"/>
      <w:r w:rsidRPr="00883FF3">
        <w:rPr>
          <w:color w:val="000000"/>
          <w:sz w:val="20"/>
          <w:szCs w:val="20"/>
          <w:shd w:val="clear" w:color="auto" w:fill="E1E2E5"/>
        </w:rPr>
        <w:t>,  p</w:t>
      </w:r>
      <w:proofErr w:type="gramEnd"/>
      <w:r w:rsidRPr="00883FF3">
        <w:rPr>
          <w:color w:val="000000"/>
          <w:sz w:val="20"/>
          <w:szCs w:val="20"/>
          <w:shd w:val="clear" w:color="auto" w:fill="E1E2E5"/>
        </w:rPr>
        <w:t>-value: 1.06e-12</w:t>
      </w:r>
    </w:p>
    <w:p w14:paraId="18FFEDF9" w14:textId="77777777" w:rsidR="002D06C9" w:rsidRPr="00883FF3" w:rsidRDefault="002D06C9" w:rsidP="002D06C9">
      <w:pPr>
        <w:pStyle w:val="CELEFICNORMAL"/>
        <w:rPr>
          <w:rStyle w:val="hps"/>
          <w:rFonts w:ascii="Times New Roman" w:hAnsi="Times New Roman"/>
          <w:lang w:val="en-US"/>
        </w:rPr>
      </w:pPr>
    </w:p>
    <w:p w14:paraId="30F59D5F" w14:textId="4A6B8F63" w:rsidR="002D06C9" w:rsidRDefault="00743E7C" w:rsidP="002D06C9">
      <w:pPr>
        <w:pStyle w:val="CELEFICNORMAL"/>
        <w:rPr>
          <w:rStyle w:val="hps"/>
          <w:rFonts w:ascii="Times New Roman" w:hAnsi="Times New Roman"/>
          <w:lang w:val="en-US"/>
        </w:rPr>
      </w:pPr>
      <w:r>
        <w:rPr>
          <w:rStyle w:val="hps"/>
          <w:rFonts w:ascii="Times New Roman" w:hAnsi="Times New Roman"/>
          <w:lang w:val="en-US"/>
        </w:rPr>
        <w:t>The estimated model:</w:t>
      </w:r>
    </w:p>
    <w:p w14:paraId="5AC81F74" w14:textId="77777777" w:rsidR="00743E7C" w:rsidRPr="00883FF3" w:rsidRDefault="00743E7C" w:rsidP="002D06C9">
      <w:pPr>
        <w:pStyle w:val="CELEFICNORMAL"/>
        <w:rPr>
          <w:rStyle w:val="hps"/>
          <w:rFonts w:ascii="Times New Roman" w:hAnsi="Times New Roman"/>
          <w:lang w:val="en-US"/>
        </w:rPr>
      </w:pPr>
    </w:p>
    <w:p w14:paraId="59A30307" w14:textId="4D0BDA72" w:rsidR="002D06C9" w:rsidRPr="00883FF3" w:rsidRDefault="002D06C9" w:rsidP="002D06C9">
      <w:pPr>
        <w:pStyle w:val="CELEFICNORMAL"/>
        <w:pBdr>
          <w:top w:val="single" w:sz="4" w:space="1" w:color="auto"/>
          <w:left w:val="single" w:sz="4" w:space="4" w:color="auto"/>
          <w:bottom w:val="single" w:sz="4" w:space="1" w:color="auto"/>
          <w:right w:val="single" w:sz="4" w:space="4" w:color="auto"/>
        </w:pBdr>
        <w:jc w:val="center"/>
        <w:rPr>
          <w:rFonts w:ascii="Times New Roman" w:hAnsi="Times New Roman"/>
          <w:lang w:val="en-US"/>
        </w:rPr>
      </w:pPr>
      <m:oMathPara>
        <m:oMath>
          <m:r>
            <m:rPr>
              <m:sty m:val="bi"/>
            </m:rPr>
            <w:rPr>
              <w:rFonts w:ascii="Cambria Math" w:hAnsi="Cambria Math"/>
              <w:lang w:val="en-US"/>
            </w:rPr>
            <m:t>Daily</m:t>
          </m:r>
          <m:r>
            <m:rPr>
              <m:sty m:val="bi"/>
            </m:rPr>
            <w:rPr>
              <w:rFonts w:ascii="Cambria Math" w:hAnsi="Times New Roman"/>
              <w:lang w:val="en-US"/>
            </w:rPr>
            <m:t xml:space="preserve"> </m:t>
          </m:r>
          <m:r>
            <m:rPr>
              <m:sty m:val="bi"/>
            </m:rPr>
            <w:rPr>
              <w:rFonts w:ascii="Cambria Math" w:hAnsi="Times New Roman"/>
              <w:lang w:val="en-US"/>
            </w:rPr>
            <m:t>Use=</m:t>
          </m:r>
          <m:r>
            <m:rPr>
              <m:sty m:val="bi"/>
            </m:rPr>
            <w:rPr>
              <w:rFonts w:ascii="Cambria Math" w:hAnsi="Cambria Math"/>
              <w:lang w:val="en-US"/>
            </w:rPr>
            <m:t>21</m:t>
          </m:r>
          <m:r>
            <m:rPr>
              <m:sty m:val="bi"/>
            </m:rPr>
            <w:rPr>
              <w:rFonts w:ascii="Cambria Math" w:hAnsi="Times New Roman"/>
              <w:lang w:val="en-US"/>
            </w:rPr>
            <m:t>.</m:t>
          </m:r>
          <m:r>
            <m:rPr>
              <m:sty m:val="bi"/>
            </m:rPr>
            <w:rPr>
              <w:rFonts w:ascii="Cambria Math" w:hAnsi="Cambria Math"/>
              <w:lang w:val="en-US"/>
            </w:rPr>
            <m:t>209</m:t>
          </m:r>
          <m:r>
            <m:rPr>
              <m:sty m:val="bi"/>
            </m:rPr>
            <w:rPr>
              <w:rFonts w:ascii="Times New Roman" w:hAnsi="Times New Roman"/>
              <w:lang w:val="en-US"/>
            </w:rPr>
            <m:t>-</m:t>
          </m:r>
          <m:r>
            <m:rPr>
              <m:sty m:val="bi"/>
            </m:rPr>
            <w:rPr>
              <w:rFonts w:ascii="Cambria Math" w:hAnsi="Cambria Math"/>
              <w:lang w:val="en-US"/>
            </w:rPr>
            <m:t>270</m:t>
          </m:r>
          <m:r>
            <m:rPr>
              <m:sty m:val="bi"/>
            </m:rPr>
            <w:rPr>
              <w:rFonts w:ascii="Cambria Math" w:hAnsi="Times New Roman"/>
              <w:lang w:val="en-US"/>
            </w:rPr>
            <m:t>·</m:t>
          </m:r>
          <m:r>
            <m:rPr>
              <m:sty m:val="bi"/>
            </m:rPr>
            <w:rPr>
              <w:rFonts w:ascii="Cambria Math" w:hAnsi="Cambria Math"/>
              <w:lang w:val="en-US"/>
            </w:rPr>
            <m:t>Temp</m:t>
          </m:r>
          <m:r>
            <m:rPr>
              <m:sty m:val="bi"/>
            </m:rPr>
            <w:rPr>
              <w:rFonts w:ascii="Cambria Math" w:hAnsi="Times New Roman"/>
              <w:lang w:val="en-US"/>
            </w:rPr>
            <m:t xml:space="preserve"> </m:t>
          </m:r>
          <m:d>
            <m:dPr>
              <m:ctrlPr>
                <w:rPr>
                  <w:rFonts w:ascii="Cambria Math" w:hAnsi="Times New Roman"/>
                  <w:b/>
                  <w:i/>
                  <w:lang w:val="en-US"/>
                </w:rPr>
              </m:ctrlPr>
            </m:dPr>
            <m:e>
              <m:r>
                <m:rPr>
                  <m:sty m:val="bi"/>
                </m:rPr>
                <w:rPr>
                  <w:rFonts w:ascii="Cambria Math" w:hAnsi="Times New Roman"/>
                  <w:lang w:val="en-US"/>
                </w:rPr>
                <m:t>º</m:t>
              </m:r>
              <m:r>
                <m:rPr>
                  <m:sty m:val="bi"/>
                </m:rPr>
                <w:rPr>
                  <w:rFonts w:ascii="Cambria Math" w:hAnsi="Cambria Math"/>
                  <w:lang w:val="en-US"/>
                </w:rPr>
                <m:t>C</m:t>
              </m:r>
            </m:e>
          </m:d>
          <m:r>
            <m:rPr>
              <m:sty m:val="bi"/>
            </m:rPr>
            <w:rPr>
              <w:rFonts w:ascii="Cambria Math" w:hAnsi="Times New Roman"/>
              <w:lang w:val="en-US"/>
            </w:rPr>
            <m:t>+</m:t>
          </m:r>
          <m:r>
            <m:rPr>
              <m:sty m:val="bi"/>
            </m:rPr>
            <w:rPr>
              <w:rFonts w:ascii="Cambria Math" w:hAnsi="Cambria Math"/>
              <w:lang w:val="en-US"/>
            </w:rPr>
            <m:t>889</m:t>
          </m:r>
          <m:r>
            <m:rPr>
              <m:sty m:val="bi"/>
            </m:rPr>
            <w:rPr>
              <w:rFonts w:ascii="Cambria Math" w:hAnsi="Times New Roman"/>
              <w:lang w:val="en-US"/>
            </w:rPr>
            <m:t>·</m:t>
          </m:r>
          <m:r>
            <m:rPr>
              <m:sty m:val="bi"/>
            </m:rPr>
            <w:rPr>
              <w:rFonts w:ascii="Cambria Math" w:hAnsi="Cambria Math"/>
              <w:lang w:val="en-US"/>
            </w:rPr>
            <m:t>D*</m:t>
          </m:r>
          <m:d>
            <m:dPr>
              <m:ctrlPr>
                <w:rPr>
                  <w:rFonts w:ascii="Cambria Math" w:hAnsi="Times New Roman"/>
                  <w:b/>
                  <w:i/>
                  <w:lang w:val="en-US"/>
                </w:rPr>
              </m:ctrlPr>
            </m:dPr>
            <m:e>
              <m:r>
                <m:rPr>
                  <m:sty m:val="bi"/>
                </m:rPr>
                <w:rPr>
                  <w:rFonts w:ascii="Cambria Math" w:hAnsi="Cambria Math"/>
                  <w:lang w:val="en-US"/>
                </w:rPr>
                <m:t>Temp</m:t>
              </m:r>
              <m:r>
                <m:rPr>
                  <m:sty m:val="bi"/>
                </m:rPr>
                <w:rPr>
                  <w:rFonts w:ascii="Times New Roman" w:hAnsi="Times New Roman"/>
                  <w:lang w:val="en-US"/>
                </w:rPr>
                <m:t>-</m:t>
              </m:r>
              <m:r>
                <m:rPr>
                  <m:sty m:val="bi"/>
                </m:rPr>
                <w:rPr>
                  <w:rFonts w:ascii="Cambria Math" w:hAnsi="Cambria Math"/>
                  <w:lang w:val="en-US"/>
                </w:rPr>
                <m:t>15</m:t>
              </m:r>
            </m:e>
          </m:d>
          <m:r>
            <m:rPr>
              <m:sty m:val="bi"/>
            </m:rPr>
            <w:rPr>
              <w:rFonts w:ascii="Times New Roman" w:hAnsi="Times New Roman"/>
              <w:lang w:val="en-US"/>
            </w:rPr>
            <m:t>-</m:t>
          </m:r>
          <m:r>
            <m:rPr>
              <m:sty m:val="bi"/>
            </m:rPr>
            <w:rPr>
              <w:rFonts w:ascii="Cambria Math" w:hAnsi="Cambria Math"/>
              <w:lang w:val="en-US"/>
            </w:rPr>
            <m:t>1</m:t>
          </m:r>
          <m:r>
            <m:rPr>
              <m:sty m:val="bi"/>
            </m:rPr>
            <w:rPr>
              <w:rFonts w:ascii="Cambria Math" w:hAnsi="Times New Roman"/>
              <w:lang w:val="en-US"/>
            </w:rPr>
            <m:t>.</m:t>
          </m:r>
          <m:r>
            <m:rPr>
              <m:sty m:val="bi"/>
            </m:rPr>
            <w:rPr>
              <w:rFonts w:ascii="Cambria Math" w:hAnsi="Cambria Math"/>
              <w:lang w:val="en-US"/>
            </w:rPr>
            <m:t>130</m:t>
          </m:r>
          <m:r>
            <m:rPr>
              <m:sty m:val="bi"/>
            </m:rPr>
            <w:rPr>
              <w:rFonts w:ascii="Cambria Math" w:hAnsi="Times New Roman"/>
              <w:lang w:val="en-US"/>
            </w:rPr>
            <m:t>·</m:t>
          </m:r>
          <m:r>
            <m:rPr>
              <m:sty m:val="bi"/>
            </m:rPr>
            <w:rPr>
              <w:rFonts w:ascii="Cambria Math" w:hAnsi="Cambria Math"/>
              <w:lang w:val="en-US"/>
            </w:rPr>
            <m:t>Season</m:t>
          </m:r>
        </m:oMath>
      </m:oMathPara>
    </w:p>
    <w:p w14:paraId="5DB80240" w14:textId="77777777" w:rsidR="002D06C9" w:rsidRPr="00883FF3" w:rsidRDefault="002D06C9" w:rsidP="002D06C9">
      <w:pPr>
        <w:pStyle w:val="CELEFICNORMAL"/>
        <w:rPr>
          <w:rFonts w:ascii="Times New Roman" w:hAnsi="Times New Roman"/>
          <w:lang w:val="en-US"/>
        </w:rPr>
      </w:pPr>
    </w:p>
    <w:p w14:paraId="5075CB2F" w14:textId="544992EB" w:rsidR="002D06C9" w:rsidRPr="0097282B" w:rsidRDefault="0097282B" w:rsidP="0097282B">
      <w:pPr>
        <w:pStyle w:val="CELEFICNORMAL"/>
        <w:jc w:val="left"/>
        <w:rPr>
          <w:rFonts w:ascii="Times New Roman" w:hAnsi="Times New Roman"/>
          <w:lang w:val="en-US"/>
        </w:rPr>
      </w:pPr>
      <w:r>
        <w:rPr>
          <w:rFonts w:ascii="Times New Roman" w:hAnsi="Times New Roman"/>
          <w:lang w:val="en-US"/>
        </w:rPr>
        <w:t>Another estimate worth noting is the CV</w:t>
      </w:r>
      <w:r w:rsidRPr="0097282B">
        <w:rPr>
          <w:rFonts w:ascii="Times New Roman" w:hAnsi="Times New Roman"/>
          <w:vertAlign w:val="subscript"/>
          <w:lang w:val="en-US"/>
        </w:rPr>
        <w:t>RMSE</w:t>
      </w:r>
      <w:r>
        <w:rPr>
          <w:rFonts w:ascii="Times New Roman" w:hAnsi="Times New Roman"/>
          <w:lang w:val="en-US"/>
        </w:rPr>
        <w:t xml:space="preserve"> or the coefficient of variation of the Root Mean Square Error. </w:t>
      </w:r>
    </w:p>
    <w:p w14:paraId="5200ADBA" w14:textId="43C6B629" w:rsidR="002D06C9" w:rsidRPr="00883FF3" w:rsidRDefault="00ED5685" w:rsidP="0097282B">
      <w:pPr>
        <w:pStyle w:val="CELEFICNORMAL"/>
        <w:jc w:val="center"/>
        <w:rPr>
          <w:rFonts w:ascii="Times New Roman" w:hAnsi="Times New Roman"/>
          <w:lang w:val="en-US"/>
        </w:rPr>
      </w:pPr>
      <m:oMath>
        <m:sSub>
          <m:sSubPr>
            <m:ctrlPr>
              <w:rPr>
                <w:rFonts w:ascii="Cambria Math" w:hAnsi="Times New Roman"/>
                <w:i/>
                <w:lang w:val="en-US"/>
              </w:rPr>
            </m:ctrlPr>
          </m:sSubPr>
          <m:e>
            <m:r>
              <w:rPr>
                <w:rFonts w:ascii="Cambria Math" w:hAnsi="Cambria Math"/>
                <w:lang w:val="en-US"/>
              </w:rPr>
              <m:t>CV</m:t>
            </m:r>
          </m:e>
          <m:sub>
            <m:r>
              <w:rPr>
                <w:rFonts w:ascii="Cambria Math" w:hAnsi="Cambria Math"/>
                <w:lang w:val="en-US"/>
              </w:rPr>
              <m:t>RMSE</m:t>
            </m:r>
          </m:sub>
        </m:sSub>
        <m:r>
          <w:rPr>
            <w:rFonts w:ascii="Cambria Math" w:hAnsi="Times New Roman"/>
            <w:lang w:val="en-US"/>
          </w:rPr>
          <m:t>=</m:t>
        </m:r>
        <m:f>
          <m:fPr>
            <m:ctrlPr>
              <w:rPr>
                <w:rFonts w:ascii="Cambria Math" w:hAnsi="Times New Roman"/>
                <w:i/>
                <w:lang w:val="en-US"/>
              </w:rPr>
            </m:ctrlPr>
          </m:fPr>
          <m:num>
            <m:sSub>
              <m:sSubPr>
                <m:ctrlPr>
                  <w:rPr>
                    <w:rFonts w:ascii="Cambria Math" w:hAnsi="Times New Roman"/>
                    <w:i/>
                    <w:lang w:val="en-US"/>
                  </w:rPr>
                </m:ctrlPr>
              </m:sSubPr>
              <m:e>
                <m:r>
                  <w:rPr>
                    <w:rFonts w:ascii="Cambria Math" w:hAnsi="Cambria Math"/>
                    <w:lang w:val="en-US"/>
                  </w:rPr>
                  <m:t>SE</m:t>
                </m:r>
              </m:e>
              <m:sub>
                <m:acc>
                  <m:accPr>
                    <m:ctrlPr>
                      <w:rPr>
                        <w:rFonts w:ascii="Cambria Math" w:hAnsi="Times New Roman"/>
                        <w:i/>
                        <w:lang w:val="en-US"/>
                      </w:rPr>
                    </m:ctrlPr>
                  </m:accPr>
                  <m:e>
                    <m:r>
                      <w:rPr>
                        <w:rFonts w:ascii="Cambria Math" w:hAnsi="Cambria Math"/>
                        <w:lang w:val="en-US"/>
                      </w:rPr>
                      <m:t>Y</m:t>
                    </m:r>
                  </m:e>
                </m:acc>
              </m:sub>
            </m:sSub>
          </m:num>
          <m:den>
            <m:acc>
              <m:accPr>
                <m:chr m:val="̅"/>
                <m:ctrlPr>
                  <w:rPr>
                    <w:rFonts w:ascii="Cambria Math" w:hAnsi="Times New Roman"/>
                    <w:i/>
                    <w:lang w:val="en-US"/>
                  </w:rPr>
                </m:ctrlPr>
              </m:accPr>
              <m:e>
                <m:r>
                  <w:rPr>
                    <w:rFonts w:ascii="Cambria Math" w:hAnsi="Cambria Math"/>
                    <w:lang w:val="en-US"/>
                  </w:rPr>
                  <m:t>Y</m:t>
                </m:r>
              </m:e>
            </m:acc>
          </m:den>
        </m:f>
        <m:r>
          <w:rPr>
            <w:rFonts w:ascii="Cambria Math" w:hAnsi="Times New Roman"/>
            <w:lang w:val="en-US"/>
          </w:rPr>
          <m:t>=</m:t>
        </m:r>
        <m:f>
          <m:fPr>
            <m:ctrlPr>
              <w:rPr>
                <w:rFonts w:ascii="Cambria Math" w:hAnsi="Times New Roman"/>
                <w:i/>
                <w:lang w:val="en-US"/>
              </w:rPr>
            </m:ctrlPr>
          </m:fPr>
          <m:num>
            <m:r>
              <w:rPr>
                <w:rFonts w:ascii="Cambria Math" w:hAnsi="Times New Roman"/>
                <w:lang w:val="en-US"/>
              </w:rPr>
              <m:t>497</m:t>
            </m:r>
          </m:num>
          <m:den>
            <m:r>
              <w:rPr>
                <w:rFonts w:ascii="Cambria Math" w:hAnsi="Times New Roman"/>
                <w:lang w:val="en-US"/>
              </w:rPr>
              <m:t>19.193</m:t>
            </m:r>
          </m:den>
        </m:f>
        <m:r>
          <w:rPr>
            <w:rFonts w:ascii="Cambria Math" w:hAnsi="Times New Roman"/>
            <w:lang w:val="en-US"/>
          </w:rPr>
          <m:t>=0,026</m:t>
        </m:r>
      </m:oMath>
      <w:r w:rsidR="0097282B">
        <w:rPr>
          <w:rFonts w:ascii="Times New Roman" w:hAnsi="Times New Roman"/>
          <w:lang w:val="en-US"/>
        </w:rPr>
        <w:t xml:space="preserve"> (IPMVP recommended cut off is 0.2)</w:t>
      </w:r>
    </w:p>
    <w:p w14:paraId="7F15A8BC" w14:textId="18F32B09" w:rsidR="002D06C9" w:rsidRPr="00883FF3" w:rsidRDefault="002D06C9" w:rsidP="002D06C9">
      <w:pPr>
        <w:pStyle w:val="CELEFICNORMAL"/>
        <w:rPr>
          <w:rFonts w:ascii="Times New Roman" w:hAnsi="Times New Roman"/>
          <w:lang w:val="en-US"/>
        </w:rPr>
      </w:pPr>
      <w:r w:rsidRPr="00883FF3">
        <w:rPr>
          <w:rStyle w:val="hps"/>
          <w:rFonts w:ascii="Times New Roman" w:hAnsi="Times New Roman"/>
          <w:lang w:val="en-US"/>
        </w:rPr>
        <w:t>The mean value of</w:t>
      </w:r>
      <w:r w:rsidRPr="00883FF3">
        <w:rPr>
          <w:rFonts w:ascii="Times New Roman" w:hAnsi="Times New Roman"/>
          <w:lang w:val="en-US"/>
        </w:rPr>
        <w:t xml:space="preserve"> </w:t>
      </w:r>
      <w:r w:rsidRPr="00883FF3">
        <w:rPr>
          <w:rStyle w:val="hps"/>
          <w:rFonts w:ascii="Times New Roman" w:hAnsi="Times New Roman"/>
          <w:lang w:val="en-US"/>
        </w:rPr>
        <w:t>Y</w:t>
      </w:r>
      <w:r w:rsidRPr="00883FF3">
        <w:rPr>
          <w:rFonts w:ascii="Times New Roman" w:hAnsi="Times New Roman"/>
          <w:lang w:val="en-US"/>
        </w:rPr>
        <w:t xml:space="preserve"> </w:t>
      </w:r>
      <w:r w:rsidR="0097282B">
        <w:rPr>
          <w:rFonts w:ascii="Times New Roman" w:hAnsi="Times New Roman"/>
          <w:lang w:val="en-US"/>
        </w:rPr>
        <w:t xml:space="preserve">is </w:t>
      </w:r>
      <w:r w:rsidRPr="00883FF3">
        <w:rPr>
          <w:rStyle w:val="hps"/>
          <w:rFonts w:ascii="Times New Roman" w:hAnsi="Times New Roman"/>
          <w:lang w:val="en-US"/>
        </w:rPr>
        <w:t>the</w:t>
      </w:r>
      <w:r w:rsidRPr="00883FF3">
        <w:rPr>
          <w:rFonts w:ascii="Times New Roman" w:hAnsi="Times New Roman"/>
          <w:lang w:val="en-US"/>
        </w:rPr>
        <w:t xml:space="preserve"> </w:t>
      </w:r>
      <w:r w:rsidRPr="00883FF3">
        <w:rPr>
          <w:rStyle w:val="hps"/>
          <w:rFonts w:ascii="Times New Roman" w:hAnsi="Times New Roman"/>
          <w:lang w:val="en-US"/>
        </w:rPr>
        <w:t>average</w:t>
      </w:r>
      <w:r w:rsidRPr="00883FF3">
        <w:rPr>
          <w:rFonts w:ascii="Times New Roman" w:hAnsi="Times New Roman"/>
          <w:lang w:val="en-US"/>
        </w:rPr>
        <w:t xml:space="preserve"> </w:t>
      </w:r>
      <w:r w:rsidRPr="00883FF3">
        <w:rPr>
          <w:rStyle w:val="hps"/>
          <w:rFonts w:ascii="Times New Roman" w:hAnsi="Times New Roman"/>
          <w:lang w:val="en-US"/>
        </w:rPr>
        <w:t>of</w:t>
      </w:r>
      <w:r w:rsidRPr="00883FF3">
        <w:rPr>
          <w:rFonts w:ascii="Times New Roman" w:hAnsi="Times New Roman"/>
          <w:lang w:val="en-US"/>
        </w:rPr>
        <w:t xml:space="preserve"> </w:t>
      </w:r>
      <w:r w:rsidRPr="00883FF3">
        <w:rPr>
          <w:rStyle w:val="hps"/>
          <w:rFonts w:ascii="Times New Roman" w:hAnsi="Times New Roman"/>
          <w:lang w:val="en-US"/>
        </w:rPr>
        <w:t>the</w:t>
      </w:r>
      <w:r w:rsidRPr="00883FF3">
        <w:rPr>
          <w:rFonts w:ascii="Times New Roman" w:hAnsi="Times New Roman"/>
          <w:lang w:val="en-US"/>
        </w:rPr>
        <w:t xml:space="preserve"> </w:t>
      </w:r>
      <w:r w:rsidRPr="00883FF3">
        <w:rPr>
          <w:rStyle w:val="hps"/>
          <w:rFonts w:ascii="Times New Roman" w:hAnsi="Times New Roman"/>
          <w:lang w:val="en-US"/>
        </w:rPr>
        <w:t>daily average</w:t>
      </w:r>
      <w:r w:rsidRPr="00883FF3">
        <w:rPr>
          <w:rFonts w:ascii="Times New Roman" w:hAnsi="Times New Roman"/>
          <w:lang w:val="en-US"/>
        </w:rPr>
        <w:t xml:space="preserve"> </w:t>
      </w:r>
      <w:r w:rsidRPr="00883FF3">
        <w:rPr>
          <w:rStyle w:val="hps"/>
          <w:rFonts w:ascii="Times New Roman" w:hAnsi="Times New Roman"/>
          <w:lang w:val="en-US"/>
        </w:rPr>
        <w:t>energy consumption per</w:t>
      </w:r>
      <w:r w:rsidRPr="00883FF3">
        <w:rPr>
          <w:rFonts w:ascii="Times New Roman" w:hAnsi="Times New Roman"/>
          <w:lang w:val="en-US"/>
        </w:rPr>
        <w:t xml:space="preserve"> </w:t>
      </w:r>
      <w:r w:rsidRPr="00883FF3">
        <w:rPr>
          <w:rStyle w:val="hps"/>
          <w:rFonts w:ascii="Times New Roman" w:hAnsi="Times New Roman"/>
          <w:lang w:val="en-US"/>
        </w:rPr>
        <w:t>month.</w:t>
      </w:r>
    </w:p>
    <w:p w14:paraId="322A49BC" w14:textId="77777777" w:rsidR="002D06C9" w:rsidRPr="00883FF3" w:rsidRDefault="002D06C9" w:rsidP="002D06C9">
      <w:pPr>
        <w:pStyle w:val="CELEFICNORMAL"/>
        <w:ind w:left="720"/>
        <w:rPr>
          <w:rFonts w:ascii="Times New Roman" w:hAnsi="Times New Roman"/>
          <w:lang w:val="en-US"/>
        </w:rPr>
      </w:pPr>
    </w:p>
    <w:p w14:paraId="1B5B7C27" w14:textId="7E6202AE" w:rsidR="002D06C9" w:rsidRDefault="002D06C9" w:rsidP="002F4E6B">
      <w:pPr>
        <w:pStyle w:val="CELEFICNORMAL"/>
        <w:jc w:val="left"/>
        <w:rPr>
          <w:rFonts w:ascii="Times New Roman" w:hAnsi="Times New Roman"/>
          <w:lang w:val="en-US"/>
        </w:rPr>
      </w:pPr>
      <w:r w:rsidRPr="00883FF3">
        <w:rPr>
          <w:rFonts w:ascii="Times New Roman" w:hAnsi="Times New Roman"/>
          <w:lang w:val="en-US"/>
        </w:rPr>
        <w:t>This model</w:t>
      </w:r>
      <w:r w:rsidR="00D62EA1">
        <w:rPr>
          <w:rFonts w:ascii="Times New Roman" w:hAnsi="Times New Roman"/>
          <w:lang w:val="en-US"/>
        </w:rPr>
        <w:t xml:space="preserve"> has passed the basic statistical and IPMVP guidelines. As such, we can use it to predict energy use.</w:t>
      </w:r>
      <w:r w:rsidRPr="00883FF3">
        <w:rPr>
          <w:rFonts w:ascii="Times New Roman" w:hAnsi="Times New Roman"/>
          <w:lang w:val="en-US"/>
        </w:rPr>
        <w:t xml:space="preserve"> The following table presents the predictions for the average </w:t>
      </w:r>
      <w:r w:rsidR="00D62EA1">
        <w:rPr>
          <w:rFonts w:ascii="Times New Roman" w:hAnsi="Times New Roman"/>
          <w:lang w:val="en-US"/>
        </w:rPr>
        <w:t xml:space="preserve">electricity </w:t>
      </w:r>
      <w:r w:rsidRPr="00883FF3">
        <w:rPr>
          <w:rFonts w:ascii="Times New Roman" w:hAnsi="Times New Roman"/>
          <w:lang w:val="en-US"/>
        </w:rPr>
        <w:t>consumption</w:t>
      </w:r>
      <w:r w:rsidR="00D62EA1">
        <w:rPr>
          <w:rFonts w:ascii="Times New Roman" w:hAnsi="Times New Roman"/>
          <w:lang w:val="en-US"/>
        </w:rPr>
        <w:t>. All predictions are based on plugging in the appropriate values in the equation above</w:t>
      </w:r>
      <w:r w:rsidRPr="00883FF3">
        <w:rPr>
          <w:rFonts w:ascii="Times New Roman" w:hAnsi="Times New Roman"/>
          <w:lang w:val="en-US"/>
        </w:rPr>
        <w:t>:</w:t>
      </w:r>
    </w:p>
    <w:p w14:paraId="1FB6A941" w14:textId="232A195E" w:rsidR="002D06C9" w:rsidRPr="00D62EA1" w:rsidRDefault="00D62EA1" w:rsidP="00D62EA1">
      <w:pPr>
        <w:pStyle w:val="tabletitle"/>
      </w:pPr>
      <w:r>
        <w:t>Table 2: Model Predictions</w:t>
      </w:r>
    </w:p>
    <w:tbl>
      <w:tblPr>
        <w:tblStyle w:val="LightList-Accent3"/>
        <w:tblW w:w="0" w:type="auto"/>
        <w:jc w:val="center"/>
        <w:tblLook w:val="04E0" w:firstRow="1" w:lastRow="1" w:firstColumn="1" w:lastColumn="0" w:noHBand="0" w:noVBand="1"/>
      </w:tblPr>
      <w:tblGrid>
        <w:gridCol w:w="1816"/>
        <w:gridCol w:w="1530"/>
        <w:gridCol w:w="2234"/>
      </w:tblGrid>
      <w:tr w:rsidR="00D62EA1" w:rsidRPr="00883FF3" w14:paraId="3DC8EFC6" w14:textId="77777777" w:rsidTr="007713D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816" w:type="dxa"/>
            <w:vMerge w:val="restart"/>
            <w:vAlign w:val="center"/>
          </w:tcPr>
          <w:p w14:paraId="3D87E839" w14:textId="77777777" w:rsidR="00D62EA1" w:rsidRPr="00883FF3" w:rsidRDefault="00D62EA1" w:rsidP="002D06C9">
            <w:pPr>
              <w:pStyle w:val="CELEFICNORMAL"/>
              <w:jc w:val="center"/>
              <w:rPr>
                <w:rFonts w:ascii="Times New Roman" w:hAnsi="Times New Roman"/>
                <w:b w:val="0"/>
                <w:bCs w:val="0"/>
                <w:lang w:val="en-US"/>
              </w:rPr>
            </w:pPr>
            <w:r w:rsidRPr="00883FF3">
              <w:rPr>
                <w:rFonts w:ascii="Times New Roman" w:hAnsi="Times New Roman"/>
                <w:lang w:val="en-US"/>
              </w:rPr>
              <w:t>Average temp (ºC)</w:t>
            </w:r>
          </w:p>
        </w:tc>
        <w:tc>
          <w:tcPr>
            <w:tcW w:w="1530" w:type="dxa"/>
            <w:vMerge w:val="restart"/>
            <w:vAlign w:val="center"/>
          </w:tcPr>
          <w:p w14:paraId="21E4A2BC" w14:textId="77777777" w:rsidR="00D62EA1" w:rsidRPr="00883FF3" w:rsidRDefault="00D62EA1" w:rsidP="002D06C9">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883FF3">
              <w:rPr>
                <w:rFonts w:ascii="Times New Roman" w:hAnsi="Times New Roman"/>
                <w:lang w:val="en-US"/>
              </w:rPr>
              <w:t>Type of month</w:t>
            </w:r>
          </w:p>
        </w:tc>
        <w:tc>
          <w:tcPr>
            <w:tcW w:w="2234" w:type="dxa"/>
            <w:vMerge w:val="restart"/>
            <w:vAlign w:val="center"/>
          </w:tcPr>
          <w:p w14:paraId="5B43B979" w14:textId="77F07B46" w:rsidR="00D62EA1" w:rsidRPr="00883FF3" w:rsidRDefault="00D62EA1" w:rsidP="007713DC">
            <w:pPr>
              <w:pStyle w:val="CELEFICNORMA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sidRPr="00883FF3">
              <w:rPr>
                <w:rFonts w:ascii="Times New Roman" w:hAnsi="Times New Roman"/>
                <w:lang w:val="en-US"/>
              </w:rPr>
              <w:t>Predicted daily consumption (kWh)</w:t>
            </w:r>
          </w:p>
        </w:tc>
      </w:tr>
      <w:tr w:rsidR="00D62EA1" w:rsidRPr="00883FF3" w14:paraId="0350F215" w14:textId="77777777" w:rsidTr="007713D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816" w:type="dxa"/>
            <w:vMerge/>
            <w:vAlign w:val="center"/>
          </w:tcPr>
          <w:p w14:paraId="60A34BA8" w14:textId="77777777" w:rsidR="00D62EA1" w:rsidRPr="00883FF3" w:rsidRDefault="00D62EA1" w:rsidP="002D06C9">
            <w:pPr>
              <w:pStyle w:val="CELEFICNORMAL"/>
              <w:jc w:val="center"/>
              <w:rPr>
                <w:rFonts w:ascii="Times New Roman" w:hAnsi="Times New Roman"/>
                <w:b w:val="0"/>
                <w:bCs w:val="0"/>
                <w:lang w:val="en-US"/>
              </w:rPr>
            </w:pPr>
          </w:p>
        </w:tc>
        <w:tc>
          <w:tcPr>
            <w:tcW w:w="1530" w:type="dxa"/>
            <w:vMerge/>
            <w:vAlign w:val="center"/>
          </w:tcPr>
          <w:p w14:paraId="739A45DE" w14:textId="77777777" w:rsidR="00D62EA1" w:rsidRPr="00883FF3" w:rsidRDefault="00D62EA1" w:rsidP="002D06C9">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c>
          <w:tcPr>
            <w:tcW w:w="2234" w:type="dxa"/>
            <w:vMerge/>
            <w:vAlign w:val="center"/>
          </w:tcPr>
          <w:p w14:paraId="00774DB0" w14:textId="77777777" w:rsidR="00D62EA1" w:rsidRPr="00883FF3" w:rsidRDefault="00D62EA1" w:rsidP="002D06C9">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p>
        </w:tc>
      </w:tr>
      <w:tr w:rsidR="00D62EA1" w:rsidRPr="00883FF3" w14:paraId="4C5E31EF" w14:textId="77777777" w:rsidTr="007713DC">
        <w:trPr>
          <w:jc w:val="center"/>
        </w:trPr>
        <w:tc>
          <w:tcPr>
            <w:cnfStyle w:val="001000000000" w:firstRow="0" w:lastRow="0" w:firstColumn="1" w:lastColumn="0" w:oddVBand="0" w:evenVBand="0" w:oddHBand="0" w:evenHBand="0" w:firstRowFirstColumn="0" w:firstRowLastColumn="0" w:lastRowFirstColumn="0" w:lastRowLastColumn="0"/>
            <w:tcW w:w="1816" w:type="dxa"/>
            <w:vAlign w:val="center"/>
          </w:tcPr>
          <w:p w14:paraId="5363B4F1" w14:textId="77777777" w:rsidR="00D62EA1" w:rsidRPr="00883FF3" w:rsidRDefault="00D62EA1" w:rsidP="002D06C9">
            <w:pPr>
              <w:pStyle w:val="CELEFICNORMAL"/>
              <w:jc w:val="center"/>
              <w:rPr>
                <w:rFonts w:ascii="Times New Roman" w:hAnsi="Times New Roman"/>
                <w:b w:val="0"/>
                <w:bCs w:val="0"/>
                <w:lang w:val="en-US"/>
              </w:rPr>
            </w:pPr>
            <w:r w:rsidRPr="00883FF3">
              <w:rPr>
                <w:rFonts w:ascii="Times New Roman" w:hAnsi="Times New Roman"/>
                <w:lang w:val="en-US"/>
              </w:rPr>
              <w:t>5</w:t>
            </w:r>
          </w:p>
        </w:tc>
        <w:tc>
          <w:tcPr>
            <w:tcW w:w="1530" w:type="dxa"/>
            <w:vAlign w:val="center"/>
          </w:tcPr>
          <w:p w14:paraId="33216CED" w14:textId="77777777" w:rsidR="00D62EA1" w:rsidRPr="00883FF3" w:rsidRDefault="00D62EA1" w:rsidP="002D06C9">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883FF3">
              <w:rPr>
                <w:rFonts w:ascii="Times New Roman" w:hAnsi="Times New Roman"/>
                <w:lang w:val="en-US"/>
              </w:rPr>
              <w:t>Cold</w:t>
            </w:r>
          </w:p>
        </w:tc>
        <w:tc>
          <w:tcPr>
            <w:tcW w:w="2234" w:type="dxa"/>
            <w:vAlign w:val="center"/>
          </w:tcPr>
          <w:p w14:paraId="245C95BE" w14:textId="77777777" w:rsidR="00D62EA1" w:rsidRPr="00883FF3" w:rsidRDefault="00D62EA1" w:rsidP="002D06C9">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883FF3">
              <w:rPr>
                <w:rFonts w:ascii="Times New Roman" w:hAnsi="Times New Roman"/>
                <w:lang w:val="en-US"/>
              </w:rPr>
              <w:t>19858</w:t>
            </w:r>
          </w:p>
        </w:tc>
      </w:tr>
      <w:tr w:rsidR="00D62EA1" w:rsidRPr="00883FF3" w14:paraId="13F7443E" w14:textId="77777777" w:rsidTr="0077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vAlign w:val="center"/>
          </w:tcPr>
          <w:p w14:paraId="54AE6EF8" w14:textId="77777777" w:rsidR="00D62EA1" w:rsidRPr="00883FF3" w:rsidRDefault="00D62EA1" w:rsidP="002D06C9">
            <w:pPr>
              <w:pStyle w:val="CELEFICNORMAL"/>
              <w:jc w:val="center"/>
              <w:rPr>
                <w:rFonts w:ascii="Times New Roman" w:hAnsi="Times New Roman"/>
                <w:b w:val="0"/>
                <w:bCs w:val="0"/>
                <w:lang w:val="en-US"/>
              </w:rPr>
            </w:pPr>
            <w:r w:rsidRPr="00883FF3">
              <w:rPr>
                <w:rFonts w:ascii="Times New Roman" w:hAnsi="Times New Roman"/>
                <w:lang w:val="en-US"/>
              </w:rPr>
              <w:t>10</w:t>
            </w:r>
          </w:p>
        </w:tc>
        <w:tc>
          <w:tcPr>
            <w:tcW w:w="1530" w:type="dxa"/>
            <w:vAlign w:val="center"/>
          </w:tcPr>
          <w:p w14:paraId="42E4156E" w14:textId="77777777" w:rsidR="00D62EA1" w:rsidRPr="00883FF3" w:rsidRDefault="00D62EA1" w:rsidP="002D06C9">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883FF3">
              <w:rPr>
                <w:rFonts w:ascii="Times New Roman" w:hAnsi="Times New Roman"/>
                <w:lang w:val="en-US"/>
              </w:rPr>
              <w:t>Cold</w:t>
            </w:r>
          </w:p>
        </w:tc>
        <w:tc>
          <w:tcPr>
            <w:tcW w:w="2234" w:type="dxa"/>
            <w:vAlign w:val="center"/>
          </w:tcPr>
          <w:p w14:paraId="43170809" w14:textId="77777777" w:rsidR="00D62EA1" w:rsidRPr="00883FF3" w:rsidRDefault="00D62EA1" w:rsidP="002D06C9">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883FF3">
              <w:rPr>
                <w:rFonts w:ascii="Times New Roman" w:hAnsi="Times New Roman"/>
                <w:lang w:val="en-US"/>
              </w:rPr>
              <w:t>18507</w:t>
            </w:r>
          </w:p>
        </w:tc>
      </w:tr>
      <w:tr w:rsidR="00D62EA1" w:rsidRPr="00883FF3" w14:paraId="23E7441F" w14:textId="77777777" w:rsidTr="007713DC">
        <w:trPr>
          <w:jc w:val="center"/>
        </w:trPr>
        <w:tc>
          <w:tcPr>
            <w:cnfStyle w:val="001000000000" w:firstRow="0" w:lastRow="0" w:firstColumn="1" w:lastColumn="0" w:oddVBand="0" w:evenVBand="0" w:oddHBand="0" w:evenHBand="0" w:firstRowFirstColumn="0" w:firstRowLastColumn="0" w:lastRowFirstColumn="0" w:lastRowLastColumn="0"/>
            <w:tcW w:w="1816" w:type="dxa"/>
            <w:vAlign w:val="center"/>
          </w:tcPr>
          <w:p w14:paraId="1001C5EF" w14:textId="77777777" w:rsidR="00D62EA1" w:rsidRPr="00883FF3" w:rsidRDefault="00D62EA1" w:rsidP="002D06C9">
            <w:pPr>
              <w:pStyle w:val="CELEFICNORMAL"/>
              <w:jc w:val="center"/>
              <w:rPr>
                <w:rFonts w:ascii="Times New Roman" w:hAnsi="Times New Roman"/>
                <w:b w:val="0"/>
                <w:bCs w:val="0"/>
                <w:lang w:val="en-US"/>
              </w:rPr>
            </w:pPr>
            <w:r w:rsidRPr="00883FF3">
              <w:rPr>
                <w:rFonts w:ascii="Times New Roman" w:hAnsi="Times New Roman"/>
                <w:lang w:val="en-US"/>
              </w:rPr>
              <w:t>15</w:t>
            </w:r>
          </w:p>
        </w:tc>
        <w:tc>
          <w:tcPr>
            <w:tcW w:w="1530" w:type="dxa"/>
            <w:vAlign w:val="center"/>
          </w:tcPr>
          <w:p w14:paraId="2F131946" w14:textId="77777777" w:rsidR="00D62EA1" w:rsidRPr="00883FF3" w:rsidRDefault="00D62EA1" w:rsidP="002D06C9">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883FF3">
              <w:rPr>
                <w:rFonts w:ascii="Times New Roman" w:hAnsi="Times New Roman"/>
                <w:lang w:val="en-US"/>
              </w:rPr>
              <w:t>Warm</w:t>
            </w:r>
          </w:p>
        </w:tc>
        <w:tc>
          <w:tcPr>
            <w:tcW w:w="2234" w:type="dxa"/>
            <w:vAlign w:val="center"/>
          </w:tcPr>
          <w:p w14:paraId="0ABD55CB" w14:textId="77777777" w:rsidR="00D62EA1" w:rsidRPr="00883FF3" w:rsidRDefault="00D62EA1" w:rsidP="002D06C9">
            <w:pPr>
              <w:pStyle w:val="CELEFICNORMAL"/>
              <w:jc w:val="center"/>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sidRPr="00883FF3">
              <w:rPr>
                <w:rFonts w:ascii="Times New Roman" w:hAnsi="Times New Roman"/>
                <w:lang w:val="en-US"/>
              </w:rPr>
              <w:t>16025</w:t>
            </w:r>
          </w:p>
        </w:tc>
      </w:tr>
      <w:tr w:rsidR="00D62EA1" w:rsidRPr="00883FF3" w14:paraId="1DA12C27" w14:textId="77777777" w:rsidTr="007713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vAlign w:val="center"/>
          </w:tcPr>
          <w:p w14:paraId="7A2D1354" w14:textId="77777777" w:rsidR="00D62EA1" w:rsidRPr="00883FF3" w:rsidRDefault="00D62EA1" w:rsidP="002D06C9">
            <w:pPr>
              <w:pStyle w:val="CELEFICNORMAL"/>
              <w:jc w:val="center"/>
              <w:rPr>
                <w:rFonts w:ascii="Times New Roman" w:hAnsi="Times New Roman"/>
                <w:b w:val="0"/>
                <w:bCs w:val="0"/>
                <w:lang w:val="en-US"/>
              </w:rPr>
            </w:pPr>
            <w:r w:rsidRPr="00883FF3">
              <w:rPr>
                <w:rFonts w:ascii="Times New Roman" w:hAnsi="Times New Roman"/>
                <w:lang w:val="en-US"/>
              </w:rPr>
              <w:t>20</w:t>
            </w:r>
          </w:p>
        </w:tc>
        <w:tc>
          <w:tcPr>
            <w:tcW w:w="1530" w:type="dxa"/>
            <w:vAlign w:val="center"/>
          </w:tcPr>
          <w:p w14:paraId="2E4B74F4" w14:textId="77777777" w:rsidR="00D62EA1" w:rsidRPr="00883FF3" w:rsidRDefault="00D62EA1" w:rsidP="002D06C9">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883FF3">
              <w:rPr>
                <w:rFonts w:ascii="Times New Roman" w:hAnsi="Times New Roman"/>
                <w:lang w:val="en-US"/>
              </w:rPr>
              <w:t>Warm</w:t>
            </w:r>
          </w:p>
        </w:tc>
        <w:tc>
          <w:tcPr>
            <w:tcW w:w="2234" w:type="dxa"/>
            <w:vAlign w:val="center"/>
          </w:tcPr>
          <w:p w14:paraId="1FD27CCD" w14:textId="77777777" w:rsidR="00D62EA1" w:rsidRPr="00883FF3" w:rsidRDefault="00D62EA1" w:rsidP="002D06C9">
            <w:pPr>
              <w:pStyle w:val="CELEFICNORMAL"/>
              <w:jc w:val="center"/>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sidRPr="00883FF3">
              <w:rPr>
                <w:rFonts w:ascii="Times New Roman" w:hAnsi="Times New Roman"/>
                <w:lang w:val="en-US"/>
              </w:rPr>
              <w:t>19123</w:t>
            </w:r>
          </w:p>
        </w:tc>
      </w:tr>
      <w:tr w:rsidR="00D62EA1" w:rsidRPr="00883FF3" w14:paraId="0C6F6E8A" w14:textId="77777777" w:rsidTr="007713DC">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6" w:type="dxa"/>
            <w:vAlign w:val="center"/>
          </w:tcPr>
          <w:p w14:paraId="4B279308" w14:textId="77777777" w:rsidR="00D62EA1" w:rsidRPr="00883FF3" w:rsidRDefault="00D62EA1" w:rsidP="002D06C9">
            <w:pPr>
              <w:pStyle w:val="CELEFICNORMAL"/>
              <w:jc w:val="center"/>
              <w:rPr>
                <w:rFonts w:ascii="Times New Roman" w:hAnsi="Times New Roman"/>
                <w:b w:val="0"/>
                <w:bCs w:val="0"/>
                <w:lang w:val="en-US"/>
              </w:rPr>
            </w:pPr>
            <w:r w:rsidRPr="00883FF3">
              <w:rPr>
                <w:rFonts w:ascii="Times New Roman" w:hAnsi="Times New Roman"/>
                <w:lang w:val="en-US"/>
              </w:rPr>
              <w:t>25</w:t>
            </w:r>
          </w:p>
        </w:tc>
        <w:tc>
          <w:tcPr>
            <w:tcW w:w="1530" w:type="dxa"/>
            <w:vAlign w:val="center"/>
          </w:tcPr>
          <w:p w14:paraId="484082F5" w14:textId="77777777" w:rsidR="00D62EA1" w:rsidRPr="00883FF3" w:rsidRDefault="00D62EA1" w:rsidP="002D06C9">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lang w:val="en-US"/>
              </w:rPr>
            </w:pPr>
            <w:r w:rsidRPr="00883FF3">
              <w:rPr>
                <w:rFonts w:ascii="Times New Roman" w:hAnsi="Times New Roman"/>
                <w:lang w:val="en-US"/>
              </w:rPr>
              <w:t>Warm</w:t>
            </w:r>
          </w:p>
        </w:tc>
        <w:tc>
          <w:tcPr>
            <w:tcW w:w="2234" w:type="dxa"/>
            <w:vAlign w:val="center"/>
          </w:tcPr>
          <w:p w14:paraId="6DECBDCE" w14:textId="77777777" w:rsidR="00D62EA1" w:rsidRPr="00883FF3" w:rsidRDefault="00D62EA1" w:rsidP="002D06C9">
            <w:pPr>
              <w:pStyle w:val="CELEFICNORMAL"/>
              <w:jc w:val="center"/>
              <w:cnfStyle w:val="010000000000" w:firstRow="0" w:lastRow="1" w:firstColumn="0" w:lastColumn="0" w:oddVBand="0" w:evenVBand="0" w:oddHBand="0" w:evenHBand="0" w:firstRowFirstColumn="0" w:firstRowLastColumn="0" w:lastRowFirstColumn="0" w:lastRowLastColumn="0"/>
              <w:rPr>
                <w:rFonts w:ascii="Times New Roman" w:hAnsi="Times New Roman"/>
                <w:lang w:val="en-US"/>
              </w:rPr>
            </w:pPr>
            <w:r w:rsidRPr="00883FF3">
              <w:rPr>
                <w:rFonts w:ascii="Times New Roman" w:hAnsi="Times New Roman"/>
                <w:lang w:val="en-US"/>
              </w:rPr>
              <w:t>22220</w:t>
            </w:r>
          </w:p>
        </w:tc>
      </w:tr>
    </w:tbl>
    <w:p w14:paraId="26DFBC77" w14:textId="77777777" w:rsidR="002D06C9" w:rsidRPr="00883FF3" w:rsidRDefault="002D06C9" w:rsidP="002D06C9">
      <w:pPr>
        <w:pStyle w:val="CELEFICNORMAL"/>
        <w:rPr>
          <w:rFonts w:ascii="Times New Roman" w:hAnsi="Times New Roman"/>
          <w:lang w:val="en-US"/>
        </w:rPr>
      </w:pPr>
    </w:p>
    <w:p w14:paraId="79106571" w14:textId="77777777" w:rsidR="002D06C9" w:rsidRPr="00883FF3" w:rsidRDefault="00883FF3" w:rsidP="00883FF3">
      <w:pPr>
        <w:pStyle w:val="CELEFIC4"/>
        <w:numPr>
          <w:ilvl w:val="0"/>
          <w:numId w:val="0"/>
        </w:numPr>
        <w:rPr>
          <w:rFonts w:ascii="Times New Roman" w:hAnsi="Times New Roman"/>
        </w:rPr>
      </w:pPr>
      <w:r>
        <w:rPr>
          <w:rFonts w:ascii="Times New Roman" w:hAnsi="Times New Roman"/>
        </w:rPr>
        <w:t xml:space="preserve">5.3. </w:t>
      </w:r>
      <w:proofErr w:type="spellStart"/>
      <w:r w:rsidR="002D06C9" w:rsidRPr="00883FF3">
        <w:rPr>
          <w:rFonts w:ascii="Times New Roman" w:hAnsi="Times New Roman"/>
        </w:rPr>
        <w:t>Comparison</w:t>
      </w:r>
      <w:proofErr w:type="spellEnd"/>
      <w:r w:rsidR="002D06C9" w:rsidRPr="00883FF3">
        <w:rPr>
          <w:rFonts w:ascii="Times New Roman" w:hAnsi="Times New Roman"/>
        </w:rPr>
        <w:t xml:space="preserve"> </w:t>
      </w:r>
      <w:proofErr w:type="spellStart"/>
      <w:r w:rsidR="002D06C9" w:rsidRPr="00883FF3">
        <w:rPr>
          <w:rFonts w:ascii="Times New Roman" w:hAnsi="Times New Roman"/>
        </w:rPr>
        <w:t>with</w:t>
      </w:r>
      <w:proofErr w:type="spellEnd"/>
      <w:r w:rsidR="002D06C9" w:rsidRPr="00883FF3">
        <w:rPr>
          <w:rFonts w:ascii="Times New Roman" w:hAnsi="Times New Roman"/>
        </w:rPr>
        <w:t xml:space="preserve"> a </w:t>
      </w:r>
      <w:proofErr w:type="spellStart"/>
      <w:r w:rsidR="002D06C9" w:rsidRPr="00883FF3">
        <w:rPr>
          <w:rFonts w:ascii="Times New Roman" w:hAnsi="Times New Roman"/>
        </w:rPr>
        <w:t>quadratic</w:t>
      </w:r>
      <w:proofErr w:type="spellEnd"/>
      <w:r w:rsidR="002D06C9" w:rsidRPr="00883FF3">
        <w:rPr>
          <w:rFonts w:ascii="Times New Roman" w:hAnsi="Times New Roman"/>
        </w:rPr>
        <w:t xml:space="preserve"> </w:t>
      </w:r>
      <w:proofErr w:type="spellStart"/>
      <w:r w:rsidR="002D06C9" w:rsidRPr="00883FF3">
        <w:rPr>
          <w:rFonts w:ascii="Times New Roman" w:hAnsi="Times New Roman"/>
        </w:rPr>
        <w:t>model</w:t>
      </w:r>
      <w:proofErr w:type="spellEnd"/>
    </w:p>
    <w:p w14:paraId="7CD773DC" w14:textId="77777777" w:rsidR="002D06C9" w:rsidRPr="00883FF3" w:rsidRDefault="002D06C9" w:rsidP="002D06C9">
      <w:pPr>
        <w:pStyle w:val="CELEFICNORMAL"/>
        <w:rPr>
          <w:rFonts w:ascii="Times New Roman" w:hAnsi="Times New Roman"/>
          <w:lang w:val="en-US"/>
        </w:rPr>
      </w:pPr>
      <w:r w:rsidRPr="00D62EA1">
        <w:rPr>
          <w:rStyle w:val="hps"/>
          <w:rFonts w:ascii="Times New Roman" w:hAnsi="Times New Roman"/>
          <w:u w:val="single"/>
          <w:lang w:val="en-US"/>
        </w:rPr>
        <w:t>Equation</w:t>
      </w:r>
      <w:r w:rsidRPr="00D62EA1">
        <w:rPr>
          <w:rFonts w:ascii="Times New Roman" w:hAnsi="Times New Roman"/>
          <w:u w:val="single"/>
          <w:lang w:val="en-US"/>
        </w:rPr>
        <w:t xml:space="preserve"> </w:t>
      </w:r>
      <w:r w:rsidRPr="00D62EA1">
        <w:rPr>
          <w:rStyle w:val="hps"/>
          <w:rFonts w:ascii="Times New Roman" w:hAnsi="Times New Roman"/>
          <w:u w:val="single"/>
          <w:lang w:val="en-US"/>
        </w:rPr>
        <w:t>of the proposed model</w:t>
      </w:r>
      <w:r w:rsidRPr="00883FF3">
        <w:rPr>
          <w:rFonts w:ascii="Times New Roman" w:hAnsi="Times New Roman"/>
          <w:lang w:val="en-US"/>
        </w:rPr>
        <w:t>:</w:t>
      </w:r>
    </w:p>
    <w:p w14:paraId="7084B7B4" w14:textId="77777777" w:rsidR="002D06C9" w:rsidRPr="00883FF3" w:rsidRDefault="002D06C9" w:rsidP="002D06C9">
      <w:pPr>
        <w:pStyle w:val="CELEFICNORMAL"/>
        <w:rPr>
          <w:rFonts w:ascii="Times New Roman" w:hAnsi="Times New Roman"/>
          <w:lang w:val="en-US"/>
        </w:rPr>
      </w:pPr>
    </w:p>
    <w:p w14:paraId="2E886D1A" w14:textId="5735685C" w:rsidR="002D06C9" w:rsidRPr="00883FF3" w:rsidRDefault="002D06C9" w:rsidP="002D06C9">
      <w:pPr>
        <w:pStyle w:val="CELEFICNORMAL"/>
        <w:rPr>
          <w:rFonts w:ascii="Times New Roman" w:hAnsi="Times New Roman"/>
          <w:lang w:val="en-US"/>
        </w:rPr>
      </w:pPr>
      <m:oMathPara>
        <m:oMath>
          <m:r>
            <w:rPr>
              <w:rFonts w:ascii="Cambria Math" w:hAnsi="Cambria Math"/>
              <w:lang w:val="en-US"/>
            </w:rPr>
            <m:t>Average</m:t>
          </m:r>
          <m:r>
            <w:rPr>
              <w:rFonts w:ascii="Cambria Math" w:hAnsi="Times New Roman"/>
              <w:lang w:val="en-US"/>
            </w:rPr>
            <m:t xml:space="preserve"> </m:t>
          </m:r>
          <m:r>
            <w:rPr>
              <w:rFonts w:ascii="Cambria Math" w:hAnsi="Cambria Math"/>
              <w:lang w:val="en-US"/>
            </w:rPr>
            <m:t>da</m:t>
          </m:r>
          <m:r>
            <w:rPr>
              <w:rFonts w:ascii="Cambria Math" w:hAnsi="Cambria Math"/>
              <w:lang w:val="en-US"/>
            </w:rPr>
            <m:t>i</m:t>
          </m:r>
          <m:r>
            <w:rPr>
              <w:rFonts w:ascii="Cambria Math" w:hAnsi="Cambria Math"/>
              <w:lang w:val="en-US"/>
            </w:rPr>
            <m:t>ly</m:t>
          </m:r>
          <m:r>
            <w:rPr>
              <w:rFonts w:ascii="Cambria Math" w:hAnsi="Times New Roman"/>
              <w:lang w:val="en-US"/>
            </w:rPr>
            <m:t xml:space="preserve"> </m:t>
          </m:r>
          <m:r>
            <w:rPr>
              <w:rFonts w:ascii="Cambria Math" w:hAnsi="Cambria Math"/>
              <w:lang w:val="en-US"/>
            </w:rPr>
            <m:t>consumption</m:t>
          </m:r>
          <m:r>
            <w:rPr>
              <w:rFonts w:ascii="Cambria Math" w:hAnsi="Times New Roman"/>
              <w:lang w:val="en-US"/>
            </w:rPr>
            <m:t xml:space="preserve">= </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0</m:t>
              </m:r>
            </m:sub>
          </m:sSub>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1</m:t>
              </m:r>
            </m:sub>
          </m:sSub>
          <m:r>
            <w:rPr>
              <w:rFonts w:ascii="Cambria Math" w:hAnsi="Times New Roman"/>
              <w:lang w:val="en-US"/>
            </w:rPr>
            <m:t>·</m:t>
          </m:r>
          <m:r>
            <w:rPr>
              <w:rFonts w:ascii="Cambria Math" w:hAnsi="Cambria Math"/>
              <w:lang w:val="en-US"/>
            </w:rPr>
            <m:t>Temperature</m:t>
          </m:r>
          <m:r>
            <w:rPr>
              <w:rFonts w:ascii="Cambria Math" w:hAnsi="Times New Roman"/>
              <w:lang w:val="en-US"/>
            </w:rPr>
            <m:t>+</m:t>
          </m:r>
          <m:sSub>
            <m:sSubPr>
              <m:ctrlPr>
                <w:rPr>
                  <w:rFonts w:ascii="Cambria Math" w:hAnsi="Times New Roman"/>
                  <w:i/>
                  <w:lang w:val="en-US"/>
                </w:rPr>
              </m:ctrlPr>
            </m:sSubPr>
            <m:e>
              <m:r>
                <w:rPr>
                  <w:rFonts w:ascii="Cambria Math" w:hAnsi="Cambria Math"/>
                  <w:lang w:val="en-US"/>
                </w:rPr>
                <m:t>β</m:t>
              </m:r>
            </m:e>
            <m:sub>
              <m:r>
                <w:rPr>
                  <w:rFonts w:ascii="Cambria Math" w:hAnsi="Times New Roman"/>
                  <w:lang w:val="en-US"/>
                </w:rPr>
                <m:t>3</m:t>
              </m:r>
            </m:sub>
          </m:sSub>
          <m:r>
            <w:rPr>
              <w:rFonts w:ascii="Cambria Math" w:hAnsi="Times New Roman"/>
              <w:lang w:val="en-US"/>
            </w:rPr>
            <m:t>·</m:t>
          </m:r>
          <m:r>
            <w:rPr>
              <w:rFonts w:ascii="Cambria Math" w:hAnsi="Cambria Math"/>
              <w:lang w:val="en-US"/>
            </w:rPr>
            <m:t>Temperature</m:t>
          </m:r>
          <m:r>
            <w:rPr>
              <w:rFonts w:ascii="Cambria Math" w:hAnsi="Times New Roman"/>
              <w:lang w:val="en-US"/>
            </w:rPr>
            <m:t>^2+</m:t>
          </m:r>
          <m:r>
            <w:rPr>
              <w:rFonts w:ascii="Cambria Math" w:hAnsi="Cambria Math"/>
              <w:lang w:val="en-US"/>
            </w:rPr>
            <m:t>ε</m:t>
          </m:r>
        </m:oMath>
      </m:oMathPara>
    </w:p>
    <w:p w14:paraId="42CE49E6" w14:textId="77777777" w:rsidR="002D06C9" w:rsidRPr="00883FF3" w:rsidRDefault="002D06C9" w:rsidP="002D06C9">
      <w:pPr>
        <w:pStyle w:val="CELEFICNORMAL"/>
        <w:rPr>
          <w:rFonts w:ascii="Times New Roman" w:hAnsi="Times New Roman"/>
          <w:lang w:val="en-US"/>
        </w:rPr>
      </w:pPr>
    </w:p>
    <w:p w14:paraId="175E29ED"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Call:</w:t>
      </w:r>
    </w:p>
    <w:p w14:paraId="127B18A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lm(</w:t>
      </w:r>
      <w:proofErr w:type="gramEnd"/>
      <w:r w:rsidRPr="00883FF3">
        <w:rPr>
          <w:color w:val="000000"/>
          <w:sz w:val="20"/>
          <w:szCs w:val="20"/>
          <w:shd w:val="clear" w:color="auto" w:fill="E1E2E5"/>
        </w:rPr>
        <w:t xml:space="preserve">formula = </w:t>
      </w:r>
      <w:proofErr w:type="spellStart"/>
      <w:r w:rsidRPr="00883FF3">
        <w:rPr>
          <w:color w:val="000000"/>
          <w:sz w:val="20"/>
          <w:szCs w:val="20"/>
          <w:shd w:val="clear" w:color="auto" w:fill="E1E2E5"/>
        </w:rPr>
        <w:t>energy.d</w:t>
      </w:r>
      <w:proofErr w:type="spellEnd"/>
      <w:r w:rsidRPr="00883FF3">
        <w:rPr>
          <w:color w:val="000000"/>
          <w:sz w:val="20"/>
          <w:szCs w:val="20"/>
          <w:shd w:val="clear" w:color="auto" w:fill="E1E2E5"/>
        </w:rPr>
        <w:t xml:space="preserve"> ~ temperature + temperature.2)</w:t>
      </w:r>
    </w:p>
    <w:p w14:paraId="176E8BCD"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06F600FB"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Residuals:</w:t>
      </w:r>
    </w:p>
    <w:p w14:paraId="269057EE"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Min       1Q   Median       3Q      Max </w:t>
      </w:r>
    </w:p>
    <w:p w14:paraId="0A8A088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w:t>
      </w:r>
      <w:proofErr w:type="gramStart"/>
      <w:r w:rsidRPr="00883FF3">
        <w:rPr>
          <w:color w:val="000000"/>
          <w:sz w:val="20"/>
          <w:szCs w:val="20"/>
          <w:shd w:val="clear" w:color="auto" w:fill="E1E2E5"/>
        </w:rPr>
        <w:t>1131.86  -</w:t>
      </w:r>
      <w:proofErr w:type="gramEnd"/>
      <w:r w:rsidRPr="00883FF3">
        <w:rPr>
          <w:color w:val="000000"/>
          <w:sz w:val="20"/>
          <w:szCs w:val="20"/>
          <w:shd w:val="clear" w:color="auto" w:fill="E1E2E5"/>
        </w:rPr>
        <w:t xml:space="preserve">566.54    69.28   532.00  1076.99 </w:t>
      </w:r>
    </w:p>
    <w:p w14:paraId="6C75C5F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7D383A91"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Coefficients:</w:t>
      </w:r>
    </w:p>
    <w:p w14:paraId="712BC28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               Estimate Std. Error t value </w:t>
      </w:r>
      <w:proofErr w:type="spellStart"/>
      <w:proofErr w:type="gramStart"/>
      <w:r w:rsidRPr="00883FF3">
        <w:rPr>
          <w:color w:val="000000"/>
          <w:sz w:val="20"/>
          <w:szCs w:val="20"/>
          <w:shd w:val="clear" w:color="auto" w:fill="E1E2E5"/>
        </w:rPr>
        <w:t>Pr</w:t>
      </w:r>
      <w:proofErr w:type="spellEnd"/>
      <w:r w:rsidRPr="00883FF3">
        <w:rPr>
          <w:color w:val="000000"/>
          <w:sz w:val="20"/>
          <w:szCs w:val="20"/>
          <w:shd w:val="clear" w:color="auto" w:fill="E1E2E5"/>
        </w:rPr>
        <w:t>(</w:t>
      </w:r>
      <w:proofErr w:type="gramEnd"/>
      <w:r w:rsidRPr="00883FF3">
        <w:rPr>
          <w:color w:val="000000"/>
          <w:sz w:val="20"/>
          <w:szCs w:val="20"/>
          <w:shd w:val="clear" w:color="auto" w:fill="E1E2E5"/>
        </w:rPr>
        <w:t xml:space="preserve">&gt;|t|)    </w:t>
      </w:r>
    </w:p>
    <w:p w14:paraId="36D2F755"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(Intercept)   23908.488    562.993   </w:t>
      </w:r>
      <w:proofErr w:type="gramStart"/>
      <w:r w:rsidRPr="00883FF3">
        <w:rPr>
          <w:color w:val="000000"/>
          <w:sz w:val="20"/>
          <w:szCs w:val="20"/>
          <w:shd w:val="clear" w:color="auto" w:fill="E1E2E5"/>
        </w:rPr>
        <w:t>42.47  &lt;</w:t>
      </w:r>
      <w:proofErr w:type="gramEnd"/>
      <w:r w:rsidRPr="00883FF3">
        <w:rPr>
          <w:color w:val="000000"/>
          <w:sz w:val="20"/>
          <w:szCs w:val="20"/>
          <w:shd w:val="clear" w:color="auto" w:fill="E1E2E5"/>
        </w:rPr>
        <w:t xml:space="preserve"> 2e-16 ***</w:t>
      </w:r>
    </w:p>
    <w:p w14:paraId="56675191"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gramStart"/>
      <w:r w:rsidRPr="00883FF3">
        <w:rPr>
          <w:color w:val="000000"/>
          <w:sz w:val="20"/>
          <w:szCs w:val="20"/>
          <w:shd w:val="clear" w:color="auto" w:fill="E1E2E5"/>
        </w:rPr>
        <w:t>temperature</w:t>
      </w:r>
      <w:proofErr w:type="gramEnd"/>
      <w:r w:rsidRPr="00883FF3">
        <w:rPr>
          <w:color w:val="000000"/>
          <w:sz w:val="20"/>
          <w:szCs w:val="20"/>
          <w:shd w:val="clear" w:color="auto" w:fill="E1E2E5"/>
        </w:rPr>
        <w:t xml:space="preserve">   -1040.475     93.883  -11.08 3.11e-10 ***</w:t>
      </w:r>
    </w:p>
    <w:p w14:paraId="54B111C6"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temperature.2    39.157      3.184   12.30 4.63e-11 ***</w:t>
      </w:r>
    </w:p>
    <w:p w14:paraId="2803BA90"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lang w:val="fr-FR"/>
        </w:rPr>
      </w:pPr>
      <w:r w:rsidRPr="00883FF3">
        <w:rPr>
          <w:color w:val="000000"/>
          <w:sz w:val="20"/>
          <w:szCs w:val="20"/>
          <w:shd w:val="clear" w:color="auto" w:fill="E1E2E5"/>
          <w:lang w:val="fr-FR"/>
        </w:rPr>
        <w:t>---</w:t>
      </w:r>
    </w:p>
    <w:p w14:paraId="3218F3CA"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roofErr w:type="spellStart"/>
      <w:r w:rsidRPr="00883FF3">
        <w:rPr>
          <w:color w:val="000000"/>
          <w:sz w:val="20"/>
          <w:szCs w:val="20"/>
          <w:shd w:val="clear" w:color="auto" w:fill="E1E2E5"/>
          <w:lang w:val="fr-FR"/>
        </w:rPr>
        <w:t>Signif</w:t>
      </w:r>
      <w:proofErr w:type="spellEnd"/>
      <w:r w:rsidRPr="00883FF3">
        <w:rPr>
          <w:color w:val="000000"/>
          <w:sz w:val="20"/>
          <w:szCs w:val="20"/>
          <w:shd w:val="clear" w:color="auto" w:fill="E1E2E5"/>
          <w:lang w:val="fr-FR"/>
        </w:rPr>
        <w:t>. codes</w:t>
      </w:r>
      <w:proofErr w:type="gramStart"/>
      <w:r w:rsidRPr="00883FF3">
        <w:rPr>
          <w:color w:val="000000"/>
          <w:sz w:val="20"/>
          <w:szCs w:val="20"/>
          <w:shd w:val="clear" w:color="auto" w:fill="E1E2E5"/>
          <w:lang w:val="fr-FR"/>
        </w:rPr>
        <w:t>:  0</w:t>
      </w:r>
      <w:proofErr w:type="gramEnd"/>
      <w:r w:rsidRPr="00883FF3">
        <w:rPr>
          <w:color w:val="000000"/>
          <w:sz w:val="20"/>
          <w:szCs w:val="20"/>
          <w:shd w:val="clear" w:color="auto" w:fill="E1E2E5"/>
          <w:lang w:val="fr-FR"/>
        </w:rPr>
        <w:t xml:space="preserve"> ‘***’ 0.001 ‘**’ 0.01 ‘*’ 0.05 ‘.’ </w:t>
      </w:r>
      <w:r w:rsidRPr="00883FF3">
        <w:rPr>
          <w:color w:val="000000"/>
          <w:sz w:val="20"/>
          <w:szCs w:val="20"/>
          <w:shd w:val="clear" w:color="auto" w:fill="E1E2E5"/>
        </w:rPr>
        <w:t>0.1 ‘ ’ 1</w:t>
      </w:r>
    </w:p>
    <w:p w14:paraId="024D5F2F"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p>
    <w:p w14:paraId="2CBE02E9" w14:textId="37E8E3AE"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 xml:space="preserve">Residual standard error: </w:t>
      </w:r>
      <w:r w:rsidRPr="00747E31">
        <w:rPr>
          <w:b/>
          <w:i/>
          <w:color w:val="000000"/>
          <w:sz w:val="20"/>
          <w:szCs w:val="20"/>
          <w:shd w:val="clear" w:color="auto" w:fill="E1E2E5"/>
        </w:rPr>
        <w:t>669.2</w:t>
      </w:r>
      <w:r w:rsidRPr="00883FF3">
        <w:rPr>
          <w:color w:val="000000"/>
          <w:sz w:val="20"/>
          <w:szCs w:val="20"/>
          <w:shd w:val="clear" w:color="auto" w:fill="E1E2E5"/>
        </w:rPr>
        <w:t xml:space="preserve"> on 21 degrees of freedom</w:t>
      </w:r>
    </w:p>
    <w:p w14:paraId="108266A9"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Multiple R-squared:  0.8937,</w:t>
      </w:r>
      <w:r w:rsidRPr="00883FF3">
        <w:rPr>
          <w:color w:val="000000"/>
          <w:sz w:val="20"/>
          <w:szCs w:val="20"/>
          <w:shd w:val="clear" w:color="auto" w:fill="E1E2E5"/>
        </w:rPr>
        <w:tab/>
        <w:t xml:space="preserve">Adjusted R-squared:  0.8836 </w:t>
      </w:r>
    </w:p>
    <w:p w14:paraId="75A915D7" w14:textId="77777777" w:rsidR="002D06C9" w:rsidRPr="00883FF3" w:rsidRDefault="002D06C9" w:rsidP="002D06C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color w:val="000000"/>
          <w:sz w:val="20"/>
          <w:szCs w:val="20"/>
          <w:shd w:val="clear" w:color="auto" w:fill="E1E2E5"/>
        </w:rPr>
      </w:pPr>
      <w:r w:rsidRPr="00883FF3">
        <w:rPr>
          <w:color w:val="000000"/>
          <w:sz w:val="20"/>
          <w:szCs w:val="20"/>
          <w:shd w:val="clear" w:color="auto" w:fill="E1E2E5"/>
        </w:rPr>
        <w:t>F-statistic:  88.3 on 2 and 21 DF</w:t>
      </w:r>
      <w:proofErr w:type="gramStart"/>
      <w:r w:rsidRPr="00883FF3">
        <w:rPr>
          <w:color w:val="000000"/>
          <w:sz w:val="20"/>
          <w:szCs w:val="20"/>
          <w:shd w:val="clear" w:color="auto" w:fill="E1E2E5"/>
        </w:rPr>
        <w:t>,  p</w:t>
      </w:r>
      <w:proofErr w:type="gramEnd"/>
      <w:r w:rsidRPr="00883FF3">
        <w:rPr>
          <w:color w:val="000000"/>
          <w:sz w:val="20"/>
          <w:szCs w:val="20"/>
          <w:shd w:val="clear" w:color="auto" w:fill="E1E2E5"/>
        </w:rPr>
        <w:t>-value: 5.991e-11</w:t>
      </w:r>
    </w:p>
    <w:p w14:paraId="1B286DAC" w14:textId="77777777" w:rsidR="00D62EA1" w:rsidRDefault="00D62EA1" w:rsidP="002D06C9">
      <w:pPr>
        <w:pStyle w:val="CELEFICNORMAL"/>
        <w:rPr>
          <w:rFonts w:ascii="Times New Roman" w:hAnsi="Times New Roman"/>
          <w:lang w:val="en-US"/>
        </w:rPr>
      </w:pPr>
    </w:p>
    <w:p w14:paraId="0D78CE8A" w14:textId="72DDF42B" w:rsidR="002D06C9" w:rsidRPr="00883FF3" w:rsidRDefault="002D06C9" w:rsidP="002D06C9">
      <w:pPr>
        <w:pStyle w:val="CELEFICNORMAL"/>
        <w:rPr>
          <w:rFonts w:ascii="Times New Roman" w:hAnsi="Times New Roman"/>
          <w:lang w:val="en-US"/>
        </w:rPr>
      </w:pPr>
      <w:commentRangeStart w:id="14"/>
      <w:r w:rsidRPr="00883FF3">
        <w:rPr>
          <w:rFonts w:ascii="Times New Roman" w:hAnsi="Times New Roman"/>
          <w:lang w:val="en-US"/>
        </w:rPr>
        <w:lastRenderedPageBreak/>
        <w:t>The residual standard error of the quadratic model is equal to 669.</w:t>
      </w:r>
      <w:r w:rsidR="00747E31">
        <w:rPr>
          <w:rFonts w:ascii="Times New Roman" w:hAnsi="Times New Roman"/>
          <w:lang w:val="en-US"/>
        </w:rPr>
        <w:t>2</w:t>
      </w:r>
      <w:r w:rsidRPr="00883FF3">
        <w:rPr>
          <w:rFonts w:ascii="Times New Roman" w:hAnsi="Times New Roman"/>
          <w:lang w:val="en-US"/>
        </w:rPr>
        <w:t>, and whereas that the standard error of the one point-change model is 497</w:t>
      </w:r>
      <w:r w:rsidR="00747E31">
        <w:rPr>
          <w:rFonts w:ascii="Times New Roman" w:hAnsi="Times New Roman"/>
          <w:lang w:val="en-US"/>
        </w:rPr>
        <w:t xml:space="preserve">. As such, we elect to use the first model </w:t>
      </w:r>
      <w:r w:rsidRPr="00883FF3">
        <w:rPr>
          <w:rFonts w:ascii="Times New Roman" w:hAnsi="Times New Roman"/>
          <w:lang w:val="en-US"/>
        </w:rPr>
        <w:t>to make the Baseline adjustments during the reporting period (RP).</w:t>
      </w:r>
      <w:commentRangeEnd w:id="14"/>
      <w:r w:rsidR="00C343D7">
        <w:rPr>
          <w:rStyle w:val="CommentReference"/>
          <w:rFonts w:ascii="Times New Roman" w:hAnsi="Times New Roman"/>
          <w:lang w:val="en-US"/>
        </w:rPr>
        <w:commentReference w:id="14"/>
      </w:r>
    </w:p>
    <w:p w14:paraId="6E984B50" w14:textId="77777777" w:rsidR="002D06C9" w:rsidRPr="00883FF3" w:rsidRDefault="002D06C9" w:rsidP="002D06C9">
      <w:pPr>
        <w:pStyle w:val="CELEFICNORMAL"/>
        <w:rPr>
          <w:rFonts w:ascii="Times New Roman" w:hAnsi="Times New Roman"/>
          <w:lang w:val="en-US"/>
        </w:rPr>
      </w:pPr>
    </w:p>
    <w:p w14:paraId="60212BAD" w14:textId="77777777" w:rsidR="002D06C9" w:rsidRPr="00883FF3" w:rsidRDefault="00883FF3" w:rsidP="00883FF3">
      <w:pPr>
        <w:pStyle w:val="CELEFIC4"/>
        <w:numPr>
          <w:ilvl w:val="0"/>
          <w:numId w:val="0"/>
        </w:numPr>
        <w:rPr>
          <w:rFonts w:ascii="Times New Roman" w:hAnsi="Times New Roman"/>
          <w:lang w:val="en-US"/>
        </w:rPr>
      </w:pPr>
      <w:r>
        <w:rPr>
          <w:rFonts w:ascii="Times New Roman" w:hAnsi="Times New Roman"/>
          <w:lang w:val="en-US"/>
        </w:rPr>
        <w:t xml:space="preserve">6. Savings and </w:t>
      </w:r>
      <w:r w:rsidR="002D06C9" w:rsidRPr="00883FF3">
        <w:rPr>
          <w:rFonts w:ascii="Times New Roman" w:hAnsi="Times New Roman"/>
          <w:lang w:val="en-US"/>
        </w:rPr>
        <w:t>Uncertainty</w:t>
      </w:r>
    </w:p>
    <w:p w14:paraId="47FD24FE" w14:textId="77777777" w:rsidR="002D06C9" w:rsidRPr="00883FF3" w:rsidRDefault="002D06C9" w:rsidP="002D06C9">
      <w:pPr>
        <w:pStyle w:val="CELEFICNORMAL"/>
        <w:numPr>
          <w:ilvl w:val="0"/>
          <w:numId w:val="22"/>
        </w:numPr>
        <w:ind w:left="567"/>
        <w:rPr>
          <w:rFonts w:ascii="Times New Roman" w:hAnsi="Times New Roman"/>
          <w:lang w:val="en-US"/>
        </w:rPr>
      </w:pPr>
      <m:oMath>
        <m:r>
          <m:rPr>
            <m:sty m:val="p"/>
          </m:rPr>
          <w:rPr>
            <w:rFonts w:ascii="Cambria Math" w:hAnsi="Times New Roman"/>
            <w:lang w:val="en-US"/>
          </w:rPr>
          <m:t>Model</m:t>
        </m:r>
      </m:oMath>
      <w:r w:rsidRPr="00883FF3">
        <w:rPr>
          <w:rFonts w:ascii="Times New Roman" w:hAnsi="Times New Roman"/>
          <w:lang w:val="en-US"/>
        </w:rPr>
        <w:t xml:space="preserve"> proposed</w:t>
      </w:r>
    </w:p>
    <w:p w14:paraId="55810D19" w14:textId="77777777" w:rsidR="002D06C9" w:rsidRPr="00883FF3" w:rsidRDefault="002D06C9" w:rsidP="002D06C9">
      <w:pPr>
        <w:pStyle w:val="CELEFICNORMAL"/>
        <w:ind w:left="567"/>
        <w:rPr>
          <w:rFonts w:ascii="Times New Roman" w:hAnsi="Times New Roman"/>
          <w:lang w:val="en-US"/>
        </w:rPr>
      </w:pPr>
    </w:p>
    <w:p w14:paraId="52E05657" w14:textId="390683EB" w:rsidR="002D06C9" w:rsidRPr="00883FF3" w:rsidRDefault="002D06C9" w:rsidP="002D06C9">
      <w:pPr>
        <w:pStyle w:val="CELEFICNORMAL"/>
        <w:pBdr>
          <w:top w:val="single" w:sz="4" w:space="1" w:color="auto"/>
          <w:left w:val="single" w:sz="4" w:space="4" w:color="auto"/>
          <w:bottom w:val="single" w:sz="4" w:space="1" w:color="auto"/>
          <w:right w:val="single" w:sz="4" w:space="4" w:color="auto"/>
        </w:pBdr>
        <w:jc w:val="center"/>
        <w:rPr>
          <w:rFonts w:ascii="Times New Roman" w:hAnsi="Times New Roman"/>
          <w:lang w:val="en-US"/>
        </w:rPr>
      </w:pPr>
      <m:oMathPara>
        <m:oMath>
          <m:r>
            <m:rPr>
              <m:sty m:val="bi"/>
            </m:rPr>
            <w:rPr>
              <w:rFonts w:ascii="Cambria Math" w:hAnsi="Cambria Math"/>
              <w:lang w:val="en-US"/>
            </w:rPr>
            <m:t>Energy</m:t>
          </m:r>
          <m:r>
            <m:rPr>
              <m:sty m:val="bi"/>
            </m:rPr>
            <w:rPr>
              <w:rFonts w:ascii="Cambria Math" w:hAnsi="Times New Roman"/>
              <w:lang w:val="en-US"/>
            </w:rPr>
            <m:t xml:space="preserve"> Use</m:t>
          </m:r>
          <m:r>
            <m:rPr>
              <m:sty m:val="bi"/>
            </m:rPr>
            <w:rPr>
              <w:rFonts w:ascii="Cambria Math" w:hAnsi="Times New Roman"/>
              <w:lang w:val="en-US"/>
            </w:rPr>
            <m:t xml:space="preserve">= </m:t>
          </m:r>
          <m:r>
            <m:rPr>
              <m:sty m:val="bi"/>
            </m:rPr>
            <w:rPr>
              <w:rFonts w:ascii="Cambria Math" w:hAnsi="Cambria Math"/>
              <w:lang w:val="en-US"/>
            </w:rPr>
            <m:t>21</m:t>
          </m:r>
          <m:r>
            <m:rPr>
              <m:sty m:val="bi"/>
            </m:rPr>
            <w:rPr>
              <w:rFonts w:ascii="Cambria Math" w:hAnsi="Times New Roman"/>
              <w:lang w:val="en-US"/>
            </w:rPr>
            <m:t>.</m:t>
          </m:r>
          <m:r>
            <m:rPr>
              <m:sty m:val="bi"/>
            </m:rPr>
            <w:rPr>
              <w:rFonts w:ascii="Cambria Math" w:hAnsi="Cambria Math"/>
              <w:lang w:val="en-US"/>
            </w:rPr>
            <m:t>209</m:t>
          </m:r>
          <m:r>
            <m:rPr>
              <m:sty m:val="bi"/>
            </m:rPr>
            <w:rPr>
              <w:rFonts w:ascii="Times New Roman" w:hAnsi="Times New Roman"/>
              <w:lang w:val="en-US"/>
            </w:rPr>
            <m:t>-</m:t>
          </m:r>
          <m:r>
            <m:rPr>
              <m:sty m:val="bi"/>
            </m:rPr>
            <w:rPr>
              <w:rFonts w:ascii="Cambria Math" w:hAnsi="Cambria Math"/>
              <w:lang w:val="en-US"/>
            </w:rPr>
            <m:t>270</m:t>
          </m:r>
          <m:r>
            <m:rPr>
              <m:sty m:val="bi"/>
            </m:rPr>
            <w:rPr>
              <w:rFonts w:ascii="Cambria Math" w:hAnsi="Times New Roman"/>
              <w:lang w:val="en-US"/>
            </w:rPr>
            <m:t>·</m:t>
          </m:r>
          <m:r>
            <m:rPr>
              <m:sty m:val="bi"/>
            </m:rPr>
            <w:rPr>
              <w:rFonts w:ascii="Cambria Math" w:hAnsi="Cambria Math"/>
              <w:lang w:val="en-US"/>
            </w:rPr>
            <m:t>Temp</m:t>
          </m:r>
          <m:r>
            <m:rPr>
              <m:sty m:val="bi"/>
            </m:rPr>
            <w:rPr>
              <w:rFonts w:ascii="Cambria Math" w:hAnsi="Times New Roman"/>
              <w:lang w:val="en-US"/>
            </w:rPr>
            <m:t xml:space="preserve"> </m:t>
          </m:r>
          <m:d>
            <m:dPr>
              <m:ctrlPr>
                <w:rPr>
                  <w:rFonts w:ascii="Cambria Math" w:hAnsi="Times New Roman"/>
                  <w:b/>
                  <w:i/>
                  <w:lang w:val="en-US"/>
                </w:rPr>
              </m:ctrlPr>
            </m:dPr>
            <m:e>
              <m:r>
                <m:rPr>
                  <m:sty m:val="bi"/>
                </m:rPr>
                <w:rPr>
                  <w:rFonts w:ascii="Cambria Math" w:hAnsi="Times New Roman"/>
                  <w:lang w:val="en-US"/>
                </w:rPr>
                <m:t>º</m:t>
              </m:r>
              <m:r>
                <m:rPr>
                  <m:sty m:val="bi"/>
                </m:rPr>
                <w:rPr>
                  <w:rFonts w:ascii="Cambria Math" w:hAnsi="Cambria Math"/>
                  <w:lang w:val="en-US"/>
                </w:rPr>
                <m:t>C</m:t>
              </m:r>
            </m:e>
          </m:d>
          <m:r>
            <m:rPr>
              <m:sty m:val="bi"/>
            </m:rPr>
            <w:rPr>
              <w:rFonts w:ascii="Cambria Math" w:hAnsi="Times New Roman"/>
              <w:lang w:val="en-US"/>
            </w:rPr>
            <m:t>+</m:t>
          </m:r>
          <m:r>
            <m:rPr>
              <m:sty m:val="bi"/>
            </m:rPr>
            <w:rPr>
              <w:rFonts w:ascii="Cambria Math" w:hAnsi="Cambria Math"/>
              <w:lang w:val="en-US"/>
            </w:rPr>
            <m:t>889</m:t>
          </m:r>
          <m:r>
            <m:rPr>
              <m:sty m:val="bi"/>
            </m:rPr>
            <w:rPr>
              <w:rFonts w:ascii="Cambria Math" w:hAnsi="Times New Roman"/>
              <w:lang w:val="en-US"/>
            </w:rPr>
            <m:t>·</m:t>
          </m:r>
          <m:r>
            <m:rPr>
              <m:sty m:val="bi"/>
            </m:rPr>
            <w:rPr>
              <w:rFonts w:ascii="Cambria Math" w:hAnsi="Cambria Math"/>
              <w:lang w:val="en-US"/>
            </w:rPr>
            <m:t>D*</m:t>
          </m:r>
          <m:d>
            <m:dPr>
              <m:ctrlPr>
                <w:rPr>
                  <w:rFonts w:ascii="Cambria Math" w:hAnsi="Times New Roman"/>
                  <w:b/>
                  <w:i/>
                  <w:lang w:val="en-US"/>
                </w:rPr>
              </m:ctrlPr>
            </m:dPr>
            <m:e>
              <m:r>
                <m:rPr>
                  <m:sty m:val="bi"/>
                </m:rPr>
                <w:rPr>
                  <w:rFonts w:ascii="Cambria Math" w:hAnsi="Cambria Math"/>
                  <w:lang w:val="en-US"/>
                </w:rPr>
                <m:t>Temp</m:t>
              </m:r>
              <m:r>
                <m:rPr>
                  <m:sty m:val="bi"/>
                </m:rPr>
                <w:rPr>
                  <w:rFonts w:ascii="Times New Roman" w:hAnsi="Times New Roman"/>
                  <w:lang w:val="en-US"/>
                </w:rPr>
                <m:t>-</m:t>
              </m:r>
              <m:r>
                <m:rPr>
                  <m:sty m:val="bi"/>
                </m:rPr>
                <w:rPr>
                  <w:rFonts w:ascii="Cambria Math" w:hAnsi="Cambria Math"/>
                  <w:lang w:val="en-US"/>
                </w:rPr>
                <m:t>15</m:t>
              </m:r>
            </m:e>
          </m:d>
          <m:r>
            <m:rPr>
              <m:sty m:val="bi"/>
            </m:rPr>
            <w:rPr>
              <w:rFonts w:ascii="Times New Roman" w:hAnsi="Times New Roman"/>
              <w:lang w:val="en-US"/>
            </w:rPr>
            <m:t>-</m:t>
          </m:r>
          <m:r>
            <m:rPr>
              <m:sty m:val="bi"/>
            </m:rPr>
            <w:rPr>
              <w:rFonts w:ascii="Cambria Math" w:hAnsi="Cambria Math"/>
              <w:lang w:val="en-US"/>
            </w:rPr>
            <m:t>1</m:t>
          </m:r>
          <m:r>
            <m:rPr>
              <m:sty m:val="bi"/>
            </m:rPr>
            <w:rPr>
              <w:rFonts w:ascii="Cambria Math" w:hAnsi="Times New Roman"/>
              <w:lang w:val="en-US"/>
            </w:rPr>
            <m:t>.</m:t>
          </m:r>
          <m:r>
            <m:rPr>
              <m:sty m:val="bi"/>
            </m:rPr>
            <w:rPr>
              <w:rFonts w:ascii="Cambria Math" w:hAnsi="Cambria Math"/>
              <w:lang w:val="en-US"/>
            </w:rPr>
            <m:t>130</m:t>
          </m:r>
          <m:r>
            <m:rPr>
              <m:sty m:val="bi"/>
            </m:rPr>
            <w:rPr>
              <w:rFonts w:ascii="Cambria Math" w:hAnsi="Times New Roman"/>
              <w:lang w:val="en-US"/>
            </w:rPr>
            <m:t>·</m:t>
          </m:r>
          <m:r>
            <m:rPr>
              <m:sty m:val="bi"/>
            </m:rPr>
            <w:rPr>
              <w:rFonts w:ascii="Cambria Math" w:hAnsi="Cambria Math"/>
              <w:lang w:val="en-US"/>
            </w:rPr>
            <m:t>Season</m:t>
          </m:r>
        </m:oMath>
      </m:oMathPara>
    </w:p>
    <w:p w14:paraId="035D34C8" w14:textId="77777777" w:rsidR="002D06C9" w:rsidRPr="00883FF3" w:rsidRDefault="002D06C9" w:rsidP="002D06C9">
      <w:pPr>
        <w:pStyle w:val="CELEFICNORMAL"/>
        <w:rPr>
          <w:rFonts w:ascii="Times New Roman" w:hAnsi="Times New Roman"/>
          <w:lang w:val="en-US"/>
        </w:rPr>
      </w:pPr>
    </w:p>
    <w:p w14:paraId="513ACD3E" w14:textId="0D0A2BAE" w:rsidR="002D06C9" w:rsidRPr="00883FF3" w:rsidRDefault="00C17773" w:rsidP="00C17773">
      <w:pPr>
        <w:pStyle w:val="CELEFICNORMAL"/>
        <w:jc w:val="left"/>
        <w:rPr>
          <w:rFonts w:ascii="Times New Roman" w:hAnsi="Times New Roman"/>
          <w:lang w:val="en-US"/>
        </w:rPr>
      </w:pPr>
      <w:r>
        <w:rPr>
          <w:rFonts w:ascii="Times New Roman" w:hAnsi="Times New Roman"/>
          <w:lang w:val="en-US"/>
        </w:rPr>
        <w:t>With e</w:t>
      </w:r>
      <w:r w:rsidR="002D06C9" w:rsidRPr="00C17773">
        <w:rPr>
          <w:rFonts w:ascii="Times New Roman" w:hAnsi="Times New Roman"/>
          <w:lang w:val="en-US"/>
        </w:rPr>
        <w:t>xpected</w:t>
      </w:r>
      <w:r w:rsidR="007713DC" w:rsidRPr="00C17773">
        <w:rPr>
          <w:rFonts w:ascii="Times New Roman" w:hAnsi="Times New Roman"/>
          <w:lang w:val="en-US"/>
        </w:rPr>
        <w:t xml:space="preserve"> savings per year =</w:t>
      </w:r>
      <w:r w:rsidR="002D06C9" w:rsidRPr="00C17773">
        <w:rPr>
          <w:rFonts w:ascii="Times New Roman" w:hAnsi="Times New Roman"/>
          <w:lang w:val="en-US"/>
        </w:rPr>
        <w:t xml:space="preserve"> </w:t>
      </w:r>
      <w:r w:rsidRPr="00C17773">
        <w:rPr>
          <w:rFonts w:ascii="Times New Roman" w:hAnsi="Times New Roman"/>
          <w:lang w:val="en-US"/>
        </w:rPr>
        <w:t>62.102 kWh</w:t>
      </w:r>
      <w:r>
        <w:rPr>
          <w:rFonts w:ascii="Times New Roman" w:hAnsi="Times New Roman"/>
          <w:lang w:val="en-US"/>
        </w:rPr>
        <w:t xml:space="preserve">, to calculate </w:t>
      </w:r>
      <w:r w:rsidR="002D06C9" w:rsidRPr="00883FF3">
        <w:rPr>
          <w:rFonts w:ascii="Times New Roman" w:hAnsi="Times New Roman"/>
          <w:lang w:val="en-US"/>
        </w:rPr>
        <w:t>the uncertainty we use the following equation:</w:t>
      </w:r>
    </w:p>
    <w:p w14:paraId="57E0A647" w14:textId="77777777" w:rsidR="002D06C9" w:rsidRPr="00883FF3" w:rsidRDefault="002D06C9" w:rsidP="002D06C9">
      <w:pPr>
        <w:pStyle w:val="CELEFICNORMAL"/>
        <w:rPr>
          <w:rFonts w:ascii="Times New Roman" w:hAnsi="Times New Roman"/>
          <w:lang w:val="en-US"/>
        </w:rPr>
      </w:pPr>
    </w:p>
    <w:p w14:paraId="6057DB11" w14:textId="346CC06E" w:rsidR="002D06C9" w:rsidRPr="00883FF3" w:rsidRDefault="002D06C9" w:rsidP="002D06C9">
      <w:pPr>
        <w:pStyle w:val="CELEFICNORMAL"/>
        <w:rPr>
          <w:rFonts w:ascii="Times New Roman" w:hAnsi="Times New Roman"/>
          <w:lang w:val="en-US"/>
        </w:rPr>
      </w:pPr>
      <m:oMathPara>
        <m:oMath>
          <m:r>
            <w:rPr>
              <w:rFonts w:ascii="Cambria Math" w:hAnsi="Cambria Math"/>
              <w:lang w:val="en-US"/>
            </w:rPr>
            <m:t>u</m:t>
          </m:r>
          <m:d>
            <m:dPr>
              <m:ctrlPr>
                <w:rPr>
                  <w:rFonts w:ascii="Cambria Math" w:hAnsi="Times New Roman"/>
                  <w:i/>
                  <w:lang w:val="en-US"/>
                </w:rPr>
              </m:ctrlPr>
            </m:dPr>
            <m:e>
              <m:r>
                <w:rPr>
                  <w:rFonts w:ascii="Cambria Math" w:hAnsi="Times New Roman"/>
                  <w:lang w:val="en-US"/>
                </w:rPr>
                <m:t>%</m:t>
              </m:r>
            </m:e>
          </m:d>
          <m:r>
            <w:rPr>
              <w:rFonts w:ascii="Cambria Math" w:hAnsi="Times New Roman"/>
              <w:lang w:val="en-US"/>
            </w:rPr>
            <m:t>=</m:t>
          </m:r>
          <m:f>
            <m:fPr>
              <m:ctrlPr>
                <w:rPr>
                  <w:rFonts w:ascii="Cambria Math" w:hAnsi="Times New Roman"/>
                  <w:i/>
                  <w:lang w:val="en-US"/>
                </w:rPr>
              </m:ctrlPr>
            </m:fPr>
            <m:num>
              <m:sSub>
                <m:sSubPr>
                  <m:ctrlPr>
                    <w:rPr>
                      <w:rFonts w:ascii="Cambria Math" w:hAnsi="Times New Roman"/>
                      <w:i/>
                      <w:lang w:val="en-US"/>
                    </w:rPr>
                  </m:ctrlPr>
                </m:sSubPr>
                <m:e>
                  <m:r>
                    <w:rPr>
                      <w:rFonts w:ascii="Cambria Math" w:hAnsi="Cambria Math"/>
                      <w:lang w:val="en-US"/>
                    </w:rPr>
                    <m:t>t</m:t>
                  </m:r>
                </m:e>
                <m:sub>
                  <m:r>
                    <w:rPr>
                      <w:rFonts w:ascii="Cambria Math" w:hAnsi="Cambria Math"/>
                      <w:lang w:val="en-US"/>
                    </w:rPr>
                    <m:t>α</m:t>
                  </m:r>
                  <m:r>
                    <w:rPr>
                      <w:rFonts w:ascii="Cambria Math" w:hAnsi="Times New Roman"/>
                      <w:lang w:val="en-US"/>
                    </w:rPr>
                    <m:t>/2</m:t>
                  </m:r>
                </m:sub>
              </m:sSub>
              <m:r>
                <w:rPr>
                  <w:rFonts w:ascii="Cambria Math" w:hAnsi="Times New Roman"/>
                  <w:lang w:val="en-US"/>
                </w:rPr>
                <m:t>∙</m:t>
              </m:r>
              <m:rad>
                <m:radPr>
                  <m:degHide m:val="1"/>
                  <m:ctrlPr>
                    <w:rPr>
                      <w:rFonts w:ascii="Cambria Math" w:hAnsi="Times New Roman"/>
                      <w:i/>
                      <w:lang w:val="en-US"/>
                    </w:rPr>
                  </m:ctrlPr>
                </m:radPr>
                <m:deg/>
                <m:e>
                  <m:sSup>
                    <m:sSupPr>
                      <m:ctrlPr>
                        <w:rPr>
                          <w:rFonts w:ascii="Cambria Math" w:hAnsi="Times New Roman"/>
                          <w:i/>
                          <w:lang w:val="en-US"/>
                        </w:rPr>
                      </m:ctrlPr>
                    </m:sSupPr>
                    <m:e>
                      <m:sSub>
                        <m:sSubPr>
                          <m:ctrlPr>
                            <w:rPr>
                              <w:rFonts w:ascii="Cambria Math" w:hAnsi="Times New Roman"/>
                              <w:i/>
                              <w:lang w:val="en-US"/>
                            </w:rPr>
                          </m:ctrlPr>
                        </m:sSubPr>
                        <m:e>
                          <m:r>
                            <w:rPr>
                              <w:rFonts w:ascii="Cambria Math" w:hAnsi="Cambria Math"/>
                              <w:lang w:val="en-US"/>
                            </w:rPr>
                            <m:t>n</m:t>
                          </m:r>
                          <m:r>
                            <w:rPr>
                              <w:rFonts w:ascii="Times New Roman" w:hAnsi="Times New Roman"/>
                              <w:lang w:val="en-US"/>
                            </w:rPr>
                            <m:t>∙</m:t>
                          </m:r>
                          <m:r>
                            <w:rPr>
                              <w:rFonts w:ascii="Cambria Math" w:hAnsi="Cambria Math"/>
                              <w:lang w:val="en-US"/>
                            </w:rPr>
                            <m:t>SE</m:t>
                          </m:r>
                        </m:e>
                        <m:sub>
                          <m:acc>
                            <m:accPr>
                              <m:ctrlPr>
                                <w:rPr>
                                  <w:rFonts w:ascii="Cambria Math" w:hAnsi="Times New Roman"/>
                                  <w:i/>
                                  <w:lang w:val="en-US"/>
                                </w:rPr>
                              </m:ctrlPr>
                            </m:accPr>
                            <m:e>
                              <m:r>
                                <w:rPr>
                                  <w:rFonts w:ascii="Cambria Math" w:hAnsi="Cambria Math"/>
                                  <w:lang w:val="en-US"/>
                                </w:rPr>
                                <m:t>Y</m:t>
                              </m:r>
                            </m:e>
                          </m:acc>
                        </m:sub>
                      </m:sSub>
                    </m:e>
                    <m:sup>
                      <m:r>
                        <w:rPr>
                          <w:rFonts w:ascii="Cambria Math" w:hAnsi="Times New Roman"/>
                          <w:lang w:val="en-US"/>
                        </w:rPr>
                        <m:t>2</m:t>
                      </m:r>
                    </m:sup>
                  </m:sSup>
                </m:e>
              </m:rad>
            </m:num>
            <m:den>
              <m:r>
                <w:rPr>
                  <w:rFonts w:ascii="Cambria Math" w:hAnsi="Cambria Math"/>
                  <w:lang w:val="en-US"/>
                </w:rPr>
                <m:t>expected</m:t>
              </m:r>
              <m:r>
                <w:rPr>
                  <w:rFonts w:ascii="Cambria Math" w:hAnsi="Times New Roman"/>
                  <w:lang w:val="en-US"/>
                </w:rPr>
                <m:t xml:space="preserve"> </m:t>
              </m:r>
              <m:r>
                <w:rPr>
                  <w:rFonts w:ascii="Cambria Math" w:hAnsi="Cambria Math"/>
                  <w:lang w:val="en-US"/>
                </w:rPr>
                <m:t>savings</m:t>
              </m:r>
              <m:r>
                <w:rPr>
                  <w:rFonts w:ascii="Cambria Math" w:hAnsi="Times New Roman"/>
                  <w:lang w:val="en-US"/>
                </w:rPr>
                <m:t xml:space="preserve"> </m:t>
              </m:r>
              <m:r>
                <w:rPr>
                  <w:rFonts w:ascii="Cambria Math" w:hAnsi="Cambria Math"/>
                  <w:lang w:val="en-US"/>
                </w:rPr>
                <m:t>for</m:t>
              </m:r>
              <m:r>
                <w:rPr>
                  <w:rFonts w:ascii="Cambria Math" w:hAnsi="Times New Roman"/>
                  <w:lang w:val="en-US"/>
                </w:rPr>
                <m:t xml:space="preserve"> </m:t>
              </m:r>
              <m:r>
                <w:rPr>
                  <w:rFonts w:ascii="Cambria Math" w:hAnsi="Cambria Math"/>
                  <w:lang w:val="en-US"/>
                </w:rPr>
                <m:t>t</m:t>
              </m:r>
              <m:r>
                <w:rPr>
                  <w:rFonts w:ascii="Times New Roman" w:hAnsi="Cambria Math"/>
                  <w:lang w:val="en-US"/>
                </w:rPr>
                <m:t>h</m:t>
              </m:r>
              <m:r>
                <w:rPr>
                  <w:rFonts w:ascii="Cambria Math" w:hAnsi="Cambria Math"/>
                  <w:lang w:val="en-US"/>
                </w:rPr>
                <m:t>e</m:t>
              </m:r>
              <m:r>
                <w:rPr>
                  <w:rFonts w:ascii="Cambria Math" w:hAnsi="Times New Roman"/>
                  <w:lang w:val="en-US"/>
                </w:rPr>
                <m:t xml:space="preserve"> </m:t>
              </m:r>
              <m:r>
                <w:rPr>
                  <w:rFonts w:ascii="Cambria Math" w:hAnsi="Cambria Math"/>
                  <w:lang w:val="en-US"/>
                </w:rPr>
                <m:t>period</m:t>
              </m:r>
            </m:den>
          </m:f>
          <m:r>
            <w:rPr>
              <w:rFonts w:ascii="Cambria Math" w:hAnsi="Times New Roman"/>
              <w:lang w:val="en-US"/>
            </w:rPr>
            <m:t>×</m:t>
          </m:r>
          <m:r>
            <w:rPr>
              <w:rFonts w:ascii="Cambria Math" w:hAnsi="Times New Roman"/>
              <w:lang w:val="en-US"/>
            </w:rPr>
            <m:t>10</m:t>
          </m:r>
          <m:r>
            <m:rPr>
              <m:sty m:val="p"/>
            </m:rPr>
            <w:rPr>
              <w:rStyle w:val="CommentReference"/>
              <w:rFonts w:ascii="Times New Roman" w:hAnsi="Times New Roman"/>
              <w:lang w:val="en-US"/>
            </w:rPr>
            <w:commentReference w:id="15"/>
          </m:r>
          <m:r>
            <m:rPr>
              <m:sty m:val="p"/>
            </m:rPr>
            <w:rPr>
              <w:rStyle w:val="CommentReference"/>
              <w:rFonts w:ascii="Times New Roman" w:hAnsi="Times New Roman"/>
              <w:lang w:val="en-US"/>
            </w:rPr>
            <w:commentReference w:id="16"/>
          </m:r>
          <m:r>
            <w:rPr>
              <w:rFonts w:ascii="Cambria Math" w:hAnsi="Times New Roman"/>
              <w:lang w:val="en-US"/>
            </w:rPr>
            <m:t>0</m:t>
          </m:r>
        </m:oMath>
      </m:oMathPara>
    </w:p>
    <w:p w14:paraId="257BFCE2" w14:textId="77777777" w:rsidR="002D06C9" w:rsidRPr="00883FF3" w:rsidRDefault="002D06C9" w:rsidP="002D06C9">
      <w:pPr>
        <w:pStyle w:val="CELEFICNORMAL"/>
        <w:rPr>
          <w:rFonts w:ascii="Times New Roman" w:hAnsi="Times New Roman"/>
          <w:lang w:val="en-US"/>
        </w:rPr>
      </w:pPr>
    </w:p>
    <w:p w14:paraId="20A13E8C" w14:textId="77777777"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t xml:space="preserve">So, if we introduce into the equation the previous data, the relative uncertainties of the model are: </w:t>
      </w:r>
    </w:p>
    <w:p w14:paraId="64E94F88" w14:textId="77777777" w:rsidR="002D06C9" w:rsidRPr="00883FF3" w:rsidRDefault="002D06C9" w:rsidP="002D06C9">
      <w:pPr>
        <w:pStyle w:val="CELEFICNORMAL"/>
        <w:rPr>
          <w:rFonts w:ascii="Times New Roman" w:hAnsi="Times New Roman"/>
          <w:lang w:val="en-US"/>
        </w:rPr>
      </w:pPr>
    </w:p>
    <w:p w14:paraId="659D09F7" w14:textId="12A1F93B" w:rsidR="002D06C9" w:rsidRPr="00883FF3" w:rsidRDefault="002D06C9" w:rsidP="002D06C9">
      <w:pPr>
        <w:pStyle w:val="CELEFICNORMAL"/>
        <w:rPr>
          <w:rFonts w:ascii="Times New Roman" w:hAnsi="Times New Roman"/>
          <w:lang w:val="en-US"/>
        </w:rPr>
      </w:pPr>
      <m:oMathPara>
        <m:oMath>
          <m:r>
            <w:rPr>
              <w:rFonts w:ascii="Cambria Math" w:hAnsi="Cambria Math"/>
              <w:lang w:val="en-US"/>
            </w:rPr>
            <m:t>u</m:t>
          </m:r>
          <m:d>
            <m:dPr>
              <m:ctrlPr>
                <w:rPr>
                  <w:rFonts w:ascii="Cambria Math" w:hAnsi="Times New Roman"/>
                  <w:i/>
                  <w:lang w:val="en-US"/>
                </w:rPr>
              </m:ctrlPr>
            </m:dPr>
            <m:e>
              <m:r>
                <w:rPr>
                  <w:rFonts w:ascii="Cambria Math" w:hAnsi="Times New Roman"/>
                  <w:lang w:val="en-US"/>
                </w:rPr>
                <m:t>%</m:t>
              </m:r>
            </m:e>
          </m:d>
          <m:r>
            <w:rPr>
              <w:rFonts w:ascii="Cambria Math" w:hAnsi="Times New Roman"/>
              <w:lang w:val="en-US"/>
            </w:rPr>
            <m:t xml:space="preserve"> </m:t>
          </m:r>
          <m:r>
            <w:rPr>
              <w:rFonts w:ascii="Cambria Math" w:hAnsi="Cambria Math"/>
              <w:lang w:val="en-US"/>
            </w:rPr>
            <m:t>for</m:t>
          </m:r>
          <m:r>
            <w:rPr>
              <w:rFonts w:ascii="Cambria Math" w:hAnsi="Times New Roman"/>
              <w:lang w:val="en-US"/>
            </w:rPr>
            <m:t xml:space="preserve"> 1 </m:t>
          </m:r>
          <m:r>
            <w:rPr>
              <w:rFonts w:ascii="Cambria Math" w:hAnsi="Cambria Math"/>
              <w:lang w:val="en-US"/>
            </w:rPr>
            <m:t>year</m:t>
          </m:r>
          <m:r>
            <w:rPr>
              <w:rFonts w:ascii="Cambria Math" w:hAnsi="Times New Roman"/>
              <w:lang w:val="en-US"/>
            </w:rPr>
            <m:t>=</m:t>
          </m:r>
          <m:f>
            <m:fPr>
              <m:ctrlPr>
                <w:rPr>
                  <w:rFonts w:ascii="Cambria Math" w:hAnsi="Times New Roman"/>
                  <w:i/>
                  <w:lang w:val="en-US"/>
                </w:rPr>
              </m:ctrlPr>
            </m:fPr>
            <m:num>
              <m:r>
                <m:rPr>
                  <m:sty m:val="p"/>
                </m:rPr>
                <w:rPr>
                  <w:rFonts w:ascii="Cambria Math" w:hAnsi="Times New Roman"/>
                  <w:lang w:val="en-US"/>
                </w:rPr>
                <m:t>1,72</m:t>
              </m:r>
              <m:r>
                <w:rPr>
                  <w:rFonts w:ascii="Cambria Math" w:hAnsi="Times New Roman"/>
                  <w:lang w:val="en-US"/>
                </w:rPr>
                <m:t>∙</m:t>
              </m:r>
              <m:rad>
                <m:radPr>
                  <m:degHide m:val="1"/>
                  <m:ctrlPr>
                    <w:rPr>
                      <w:rFonts w:ascii="Cambria Math" w:hAnsi="Times New Roman"/>
                      <w:i/>
                      <w:lang w:val="en-US"/>
                    </w:rPr>
                  </m:ctrlPr>
                </m:radPr>
                <m:deg/>
                <m:e>
                  <m:sSup>
                    <m:sSupPr>
                      <m:ctrlPr>
                        <w:rPr>
                          <w:rFonts w:ascii="Cambria Math" w:hAnsi="Times New Roman"/>
                          <w:i/>
                          <w:lang w:val="en-US"/>
                        </w:rPr>
                      </m:ctrlPr>
                    </m:sSupPr>
                    <m:e>
                      <m:r>
                        <m:rPr>
                          <m:sty m:val="p"/>
                        </m:rPr>
                        <w:rPr>
                          <w:rFonts w:ascii="Cambria Math" w:hAnsi="Times New Roman"/>
                          <w:lang w:val="en-US"/>
                        </w:rPr>
                        <m:t>12</m:t>
                      </m:r>
                      <m:r>
                        <w:rPr>
                          <w:rFonts w:ascii="Cambria Math" w:hAnsi="Times New Roman"/>
                          <w:lang w:val="en-US"/>
                        </w:rPr>
                        <m:t>∙</m:t>
                      </m:r>
                      <m:r>
                        <m:rPr>
                          <m:sty m:val="p"/>
                        </m:rPr>
                        <w:rPr>
                          <w:rFonts w:ascii="Cambria Math" w:hAnsi="Times New Roman"/>
                          <w:lang w:val="en-US"/>
                        </w:rPr>
                        <m:t>497</m:t>
                      </m:r>
                    </m:e>
                    <m:sup>
                      <m:r>
                        <w:rPr>
                          <w:rFonts w:ascii="Cambria Math" w:hAnsi="Times New Roman"/>
                          <w:lang w:val="en-US"/>
                        </w:rPr>
                        <m:t>2</m:t>
                      </m:r>
                    </m:sup>
                  </m:sSup>
                </m:e>
              </m:rad>
            </m:num>
            <m:den>
              <m:r>
                <m:rPr>
                  <m:sty m:val="p"/>
                </m:rPr>
                <w:rPr>
                  <w:rFonts w:ascii="Cambria Math" w:hAnsi="Times New Roman"/>
                  <w:lang w:val="en-US"/>
                </w:rPr>
                <m:t>62.102</m:t>
              </m:r>
            </m:den>
          </m:f>
          <m:r>
            <w:rPr>
              <w:rFonts w:ascii="Cambria Math" w:hAnsi="Times New Roman"/>
              <w:lang w:val="en-US"/>
            </w:rPr>
            <m:t>×</m:t>
          </m:r>
          <m:r>
            <w:rPr>
              <w:rFonts w:ascii="Cambria Math" w:hAnsi="Times New Roman"/>
              <w:lang w:val="en-US"/>
            </w:rPr>
            <m:t>100=</m:t>
          </m:r>
          <m:r>
            <w:rPr>
              <w:rFonts w:ascii="Cambria Math" w:hAnsi="Times New Roman"/>
              <w:lang w:val="en-US"/>
            </w:rPr>
            <m:t>±</m:t>
          </m:r>
          <m:r>
            <w:rPr>
              <w:rFonts w:ascii="Cambria Math" w:hAnsi="Times New Roman"/>
              <w:lang w:val="en-US"/>
            </w:rPr>
            <m:t xml:space="preserve">4,8% </m:t>
          </m:r>
        </m:oMath>
      </m:oMathPara>
    </w:p>
    <w:p w14:paraId="549448B5" w14:textId="77777777" w:rsidR="002D06C9" w:rsidRPr="00883FF3" w:rsidRDefault="002D06C9" w:rsidP="002D06C9">
      <w:pPr>
        <w:pStyle w:val="CELEFICNORMAL"/>
        <w:rPr>
          <w:rFonts w:ascii="Times New Roman" w:hAnsi="Times New Roman"/>
          <w:lang w:val="en-US"/>
        </w:rPr>
      </w:pPr>
    </w:p>
    <w:p w14:paraId="57B62AE2" w14:textId="565F0CA2" w:rsidR="002D06C9" w:rsidRPr="00883FF3" w:rsidRDefault="002D06C9" w:rsidP="002D06C9">
      <w:pPr>
        <w:pStyle w:val="CELEFICNORMAL"/>
        <w:rPr>
          <w:rFonts w:ascii="Times New Roman" w:hAnsi="Times New Roman"/>
          <w:lang w:val="en-US"/>
        </w:rPr>
      </w:pPr>
      <m:oMathPara>
        <m:oMath>
          <m:r>
            <w:rPr>
              <w:rFonts w:ascii="Cambria Math" w:hAnsi="Cambria Math"/>
              <w:lang w:val="en-US"/>
            </w:rPr>
            <m:t>u</m:t>
          </m:r>
          <m:d>
            <m:dPr>
              <m:ctrlPr>
                <w:rPr>
                  <w:rFonts w:ascii="Cambria Math" w:hAnsi="Times New Roman"/>
                  <w:i/>
                  <w:lang w:val="en-US"/>
                </w:rPr>
              </m:ctrlPr>
            </m:dPr>
            <m:e>
              <m:r>
                <w:rPr>
                  <w:rFonts w:ascii="Cambria Math" w:hAnsi="Times New Roman"/>
                  <w:lang w:val="en-US"/>
                </w:rPr>
                <m:t>%</m:t>
              </m:r>
            </m:e>
          </m:d>
          <m:r>
            <w:rPr>
              <w:rFonts w:ascii="Cambria Math" w:hAnsi="Times New Roman"/>
              <w:lang w:val="en-US"/>
            </w:rPr>
            <m:t xml:space="preserve"> </m:t>
          </m:r>
          <m:r>
            <w:rPr>
              <w:rFonts w:ascii="Cambria Math" w:hAnsi="Cambria Math"/>
              <w:lang w:val="en-US"/>
            </w:rPr>
            <m:t>for</m:t>
          </m:r>
          <m:r>
            <w:rPr>
              <w:rFonts w:ascii="Cambria Math" w:hAnsi="Times New Roman"/>
              <w:lang w:val="en-US"/>
            </w:rPr>
            <m:t xml:space="preserve"> 5 </m:t>
          </m:r>
          <m:r>
            <w:rPr>
              <w:rFonts w:ascii="Cambria Math" w:hAnsi="Cambria Math"/>
              <w:lang w:val="en-US"/>
            </w:rPr>
            <m:t>years</m:t>
          </m:r>
          <m:r>
            <w:rPr>
              <w:rFonts w:ascii="Cambria Math" w:hAnsi="Times New Roman"/>
              <w:lang w:val="en-US"/>
            </w:rPr>
            <m:t>=</m:t>
          </m:r>
          <m:f>
            <m:fPr>
              <m:ctrlPr>
                <w:rPr>
                  <w:rFonts w:ascii="Cambria Math" w:hAnsi="Times New Roman"/>
                  <w:i/>
                  <w:lang w:val="en-US"/>
                </w:rPr>
              </m:ctrlPr>
            </m:fPr>
            <m:num>
              <m:r>
                <m:rPr>
                  <m:sty m:val="p"/>
                </m:rPr>
                <w:rPr>
                  <w:rFonts w:ascii="Cambria Math" w:hAnsi="Times New Roman"/>
                  <w:lang w:val="en-US"/>
                </w:rPr>
                <m:t>1,72</m:t>
              </m:r>
              <m:r>
                <w:rPr>
                  <w:rFonts w:ascii="Cambria Math" w:hAnsi="Times New Roman"/>
                  <w:lang w:val="en-US"/>
                </w:rPr>
                <m:t>∙</m:t>
              </m:r>
              <m:rad>
                <m:radPr>
                  <m:degHide m:val="1"/>
                  <m:ctrlPr>
                    <w:rPr>
                      <w:rFonts w:ascii="Cambria Math" w:hAnsi="Times New Roman"/>
                      <w:i/>
                      <w:lang w:val="en-US"/>
                    </w:rPr>
                  </m:ctrlPr>
                </m:radPr>
                <m:deg/>
                <m:e>
                  <m:sSup>
                    <m:sSupPr>
                      <m:ctrlPr>
                        <w:rPr>
                          <w:rFonts w:ascii="Cambria Math" w:hAnsi="Times New Roman"/>
                          <w:i/>
                          <w:lang w:val="en-US"/>
                        </w:rPr>
                      </m:ctrlPr>
                    </m:sSupPr>
                    <m:e>
                      <m:r>
                        <m:rPr>
                          <m:sty m:val="p"/>
                        </m:rPr>
                        <w:rPr>
                          <w:rFonts w:ascii="Cambria Math" w:hAnsi="Times New Roman"/>
                          <w:lang w:val="en-US"/>
                        </w:rPr>
                        <m:t>60</m:t>
                      </m:r>
                      <m:r>
                        <w:rPr>
                          <w:rFonts w:ascii="Cambria Math" w:hAnsi="Times New Roman"/>
                          <w:lang w:val="en-US"/>
                        </w:rPr>
                        <m:t>∙</m:t>
                      </m:r>
                      <m:r>
                        <m:rPr>
                          <m:sty m:val="p"/>
                        </m:rPr>
                        <w:rPr>
                          <w:rFonts w:ascii="Cambria Math" w:hAnsi="Times New Roman"/>
                          <w:lang w:val="en-US"/>
                        </w:rPr>
                        <m:t>497</m:t>
                      </m:r>
                    </m:e>
                    <m:sup>
                      <m:r>
                        <w:rPr>
                          <w:rFonts w:ascii="Cambria Math" w:hAnsi="Times New Roman"/>
                          <w:lang w:val="en-US"/>
                        </w:rPr>
                        <m:t>2</m:t>
                      </m:r>
                    </m:sup>
                  </m:sSup>
                </m:e>
              </m:rad>
            </m:num>
            <m:den>
              <m:r>
                <m:rPr>
                  <m:sty m:val="p"/>
                </m:rPr>
                <w:rPr>
                  <w:rFonts w:ascii="Cambria Math" w:hAnsi="Times New Roman"/>
                  <w:lang w:val="en-US"/>
                </w:rPr>
                <m:t>310.510</m:t>
              </m:r>
            </m:den>
          </m:f>
          <m:r>
            <w:rPr>
              <w:rFonts w:ascii="Cambria Math" w:hAnsi="Times New Roman"/>
              <w:lang w:val="en-US"/>
            </w:rPr>
            <m:t>×</m:t>
          </m:r>
          <m:r>
            <w:rPr>
              <w:rFonts w:ascii="Cambria Math" w:hAnsi="Times New Roman"/>
              <w:lang w:val="en-US"/>
            </w:rPr>
            <m:t>100=</m:t>
          </m:r>
          <m:r>
            <w:rPr>
              <w:rFonts w:ascii="Cambria Math" w:hAnsi="Times New Roman"/>
              <w:lang w:val="en-US"/>
            </w:rPr>
            <m:t>±</m:t>
          </m:r>
          <m:r>
            <w:rPr>
              <w:rFonts w:ascii="Cambria Math" w:hAnsi="Times New Roman"/>
              <w:lang w:val="en-US"/>
            </w:rPr>
            <m:t xml:space="preserve">2,14% </m:t>
          </m:r>
        </m:oMath>
      </m:oMathPara>
    </w:p>
    <w:p w14:paraId="029805DC" w14:textId="77777777" w:rsidR="002D06C9" w:rsidRPr="00883FF3" w:rsidRDefault="002D06C9" w:rsidP="002D06C9">
      <w:pPr>
        <w:pStyle w:val="CELEFICNORMAL"/>
        <w:rPr>
          <w:rFonts w:ascii="Times New Roman" w:hAnsi="Times New Roman"/>
          <w:lang w:val="en-US"/>
        </w:rPr>
      </w:pPr>
    </w:p>
    <w:p w14:paraId="1D256FAA" w14:textId="547982D6" w:rsidR="002D06C9" w:rsidRPr="00883FF3" w:rsidRDefault="002D06C9" w:rsidP="002D06C9">
      <w:pPr>
        <w:pStyle w:val="CELEFICNORMAL"/>
        <w:rPr>
          <w:rFonts w:ascii="Times New Roman" w:hAnsi="Times New Roman"/>
          <w:lang w:val="en-US"/>
        </w:rPr>
      </w:pPr>
      <w:r w:rsidRPr="00883FF3">
        <w:rPr>
          <w:rFonts w:ascii="Times New Roman" w:hAnsi="Times New Roman"/>
          <w:lang w:val="en-US"/>
        </w:rPr>
        <w:t xml:space="preserve">We can see that in this case the final expected uncertainty of the model proposed is better than </w:t>
      </w:r>
      <w:proofErr w:type="gramStart"/>
      <w:r w:rsidRPr="00883FF3">
        <w:rPr>
          <w:rFonts w:ascii="Times New Roman" w:hAnsi="Times New Roman"/>
          <w:lang w:val="en-US"/>
        </w:rPr>
        <w:t>the</w:t>
      </w:r>
      <w:proofErr w:type="gramEnd"/>
      <w:r w:rsidRPr="00883FF3">
        <w:rPr>
          <w:rFonts w:ascii="Times New Roman" w:hAnsi="Times New Roman"/>
          <w:lang w:val="en-US"/>
        </w:rPr>
        <w:t xml:space="preserve"> initial </w:t>
      </w:r>
      <w:commentRangeStart w:id="17"/>
      <w:r w:rsidRPr="00883FF3">
        <w:rPr>
          <w:rFonts w:ascii="Times New Roman" w:hAnsi="Times New Roman"/>
          <w:lang w:val="en-US"/>
        </w:rPr>
        <w:t>goal value</w:t>
      </w:r>
      <w:commentRangeEnd w:id="17"/>
      <w:r w:rsidR="007713DC">
        <w:rPr>
          <w:rStyle w:val="CommentReference"/>
          <w:rFonts w:ascii="Times New Roman" w:hAnsi="Times New Roman"/>
          <w:lang w:val="en-US"/>
        </w:rPr>
        <w:commentReference w:id="17"/>
      </w:r>
      <w:r w:rsidRPr="00883FF3">
        <w:rPr>
          <w:rFonts w:ascii="Times New Roman" w:hAnsi="Times New Roman"/>
          <w:lang w:val="en-US"/>
        </w:rPr>
        <w:t xml:space="preserve"> (7% for 90%</w:t>
      </w:r>
      <w:r w:rsidR="00902EA6">
        <w:rPr>
          <w:rFonts w:ascii="Times New Roman" w:hAnsi="Times New Roman"/>
          <w:lang w:val="en-US"/>
        </w:rPr>
        <w:t xml:space="preserve"> confidence</w:t>
      </w:r>
      <w:r w:rsidRPr="00883FF3">
        <w:rPr>
          <w:rFonts w:ascii="Times New Roman" w:hAnsi="Times New Roman"/>
          <w:lang w:val="en-US"/>
        </w:rPr>
        <w:t>).</w:t>
      </w:r>
    </w:p>
    <w:p w14:paraId="40397CB7" w14:textId="77777777" w:rsidR="002D06C9" w:rsidRPr="00883FF3" w:rsidRDefault="002D06C9" w:rsidP="002D06C9">
      <w:pPr>
        <w:pStyle w:val="CELEFICNORMAL"/>
        <w:rPr>
          <w:rFonts w:ascii="Times New Roman" w:hAnsi="Times New Roman"/>
          <w:lang w:val="en-US"/>
        </w:rPr>
      </w:pPr>
    </w:p>
    <w:p w14:paraId="53EF8F6B" w14:textId="77777777" w:rsidR="002D06C9" w:rsidRPr="00883FF3" w:rsidRDefault="00883FF3" w:rsidP="00883FF3">
      <w:pPr>
        <w:pStyle w:val="CELEFIC4"/>
        <w:numPr>
          <w:ilvl w:val="0"/>
          <w:numId w:val="0"/>
        </w:numPr>
        <w:rPr>
          <w:rFonts w:ascii="Times New Roman" w:hAnsi="Times New Roman"/>
        </w:rPr>
      </w:pPr>
      <w:r>
        <w:rPr>
          <w:rFonts w:ascii="Times New Roman" w:hAnsi="Times New Roman"/>
        </w:rPr>
        <w:t xml:space="preserve">6.1 </w:t>
      </w:r>
      <w:proofErr w:type="spellStart"/>
      <w:r w:rsidR="002D06C9" w:rsidRPr="00883FF3">
        <w:rPr>
          <w:rFonts w:ascii="Times New Roman" w:hAnsi="Times New Roman"/>
        </w:rPr>
        <w:t>Uncertainty</w:t>
      </w:r>
      <w:proofErr w:type="spellEnd"/>
      <w:r w:rsidR="002D06C9" w:rsidRPr="00883FF3">
        <w:rPr>
          <w:rFonts w:ascii="Times New Roman" w:hAnsi="Times New Roman"/>
        </w:rPr>
        <w:t xml:space="preserve"> </w:t>
      </w:r>
      <w:proofErr w:type="spellStart"/>
      <w:r w:rsidR="002D06C9" w:rsidRPr="00883FF3">
        <w:rPr>
          <w:rFonts w:ascii="Times New Roman" w:hAnsi="Times New Roman"/>
        </w:rPr>
        <w:t>during</w:t>
      </w:r>
      <w:proofErr w:type="spellEnd"/>
      <w:r w:rsidR="002D06C9" w:rsidRPr="00883FF3">
        <w:rPr>
          <w:rFonts w:ascii="Times New Roman" w:hAnsi="Times New Roman"/>
        </w:rPr>
        <w:t xml:space="preserve"> </w:t>
      </w:r>
      <w:proofErr w:type="spellStart"/>
      <w:r w:rsidR="002D06C9" w:rsidRPr="00883FF3">
        <w:rPr>
          <w:rFonts w:ascii="Times New Roman" w:hAnsi="Times New Roman"/>
        </w:rPr>
        <w:t>the</w:t>
      </w:r>
      <w:proofErr w:type="spellEnd"/>
      <w:r w:rsidR="002D06C9" w:rsidRPr="00883FF3">
        <w:rPr>
          <w:rFonts w:ascii="Times New Roman" w:hAnsi="Times New Roman"/>
        </w:rPr>
        <w:t xml:space="preserve"> </w:t>
      </w:r>
      <w:proofErr w:type="spellStart"/>
      <w:r w:rsidR="002D06C9" w:rsidRPr="00883FF3">
        <w:rPr>
          <w:rFonts w:ascii="Times New Roman" w:hAnsi="Times New Roman"/>
        </w:rPr>
        <w:t>Reporting</w:t>
      </w:r>
      <w:proofErr w:type="spellEnd"/>
      <w:r w:rsidR="002D06C9" w:rsidRPr="00883FF3">
        <w:rPr>
          <w:rFonts w:ascii="Times New Roman" w:hAnsi="Times New Roman"/>
        </w:rPr>
        <w:t xml:space="preserve"> </w:t>
      </w:r>
      <w:proofErr w:type="spellStart"/>
      <w:r w:rsidR="002D06C9" w:rsidRPr="00883FF3">
        <w:rPr>
          <w:rFonts w:ascii="Times New Roman" w:hAnsi="Times New Roman"/>
        </w:rPr>
        <w:t>period</w:t>
      </w:r>
      <w:proofErr w:type="spellEnd"/>
    </w:p>
    <w:p w14:paraId="1EA2D875" w14:textId="0A7F4E24" w:rsidR="002D6C73" w:rsidRDefault="002D6C73" w:rsidP="002D6C73">
      <w:pPr>
        <w:pStyle w:val="CELEFICNORMAL"/>
        <w:jc w:val="left"/>
        <w:rPr>
          <w:rFonts w:ascii="Times New Roman" w:hAnsi="Times New Roman"/>
          <w:lang w:val="en-US"/>
        </w:rPr>
      </w:pPr>
      <w:r>
        <w:rPr>
          <w:rFonts w:ascii="Times New Roman" w:hAnsi="Times New Roman"/>
          <w:lang w:val="en-US"/>
        </w:rPr>
        <w:t>Table 3 shows the values for the reporting period (temperature, observed consumption, predicted consumption, savings, and % savings). The model was developed using the baseline period and the applied to the reporting period using actual temperature data and binary designations for season. The difference between observed consumption during RP and predicted (i.e., what it would have been had baseline conditions persisted) consumption, is savings. Overall, the mall used</w:t>
      </w:r>
      <w:r w:rsidRPr="002D6C73">
        <w:rPr>
          <w:rFonts w:ascii="Times New Roman" w:hAnsi="Times New Roman"/>
          <w:lang w:val="en-US"/>
        </w:rPr>
        <w:t xml:space="preserve"> </w:t>
      </w:r>
      <w:r w:rsidR="00346DE2">
        <w:rPr>
          <w:rFonts w:ascii="Times New Roman" w:hAnsi="Times New Roman"/>
          <w:lang w:val="en-US"/>
        </w:rPr>
        <w:t>1</w:t>
      </w:r>
      <w:r w:rsidRPr="002D6C73">
        <w:rPr>
          <w:rFonts w:ascii="Times New Roman" w:hAnsi="Times New Roman"/>
          <w:lang w:val="en-US"/>
        </w:rPr>
        <w:t>62,886</w:t>
      </w:r>
      <w:r w:rsidR="00346DE2">
        <w:rPr>
          <w:rFonts w:ascii="Times New Roman" w:hAnsi="Times New Roman"/>
          <w:lang w:val="en-US"/>
        </w:rPr>
        <w:t xml:space="preserve"> kWh when it would have used </w:t>
      </w:r>
      <w:r w:rsidR="00346DE2" w:rsidRPr="002D6C73">
        <w:rPr>
          <w:rFonts w:ascii="Times New Roman" w:hAnsi="Times New Roman"/>
          <w:lang w:val="en-US"/>
        </w:rPr>
        <w:t>226,729</w:t>
      </w:r>
      <w:r w:rsidR="00346DE2">
        <w:rPr>
          <w:rFonts w:ascii="Times New Roman" w:hAnsi="Times New Roman"/>
          <w:lang w:val="en-US"/>
        </w:rPr>
        <w:t xml:space="preserve"> kWh during the RP. As such, the estimated savings are </w:t>
      </w:r>
      <w:r w:rsidR="00346DE2" w:rsidRPr="00346DE2">
        <w:rPr>
          <w:rFonts w:ascii="Times New Roman" w:hAnsi="Times New Roman"/>
          <w:lang w:val="en-US"/>
        </w:rPr>
        <w:t xml:space="preserve">63,843 </w:t>
      </w:r>
      <w:r w:rsidR="00346DE2">
        <w:rPr>
          <w:rFonts w:ascii="Times New Roman" w:hAnsi="Times New Roman"/>
          <w:lang w:val="en-US"/>
        </w:rPr>
        <w:t xml:space="preserve">kWh or 28% reduction in use (recall, the expectation was for 62,102 kWh of savings. The overall uncertainty for one year is </w:t>
      </w:r>
      <w:commentRangeStart w:id="18"/>
      <w:r w:rsidR="00346DE2">
        <w:rPr>
          <w:rFonts w:ascii="Times New Roman" w:hAnsi="Times New Roman"/>
          <w:lang w:val="en-US"/>
        </w:rPr>
        <w:t>4.8</w:t>
      </w:r>
      <w:commentRangeEnd w:id="18"/>
      <w:r w:rsidR="00346DE2">
        <w:rPr>
          <w:rStyle w:val="CommentReference"/>
          <w:rFonts w:ascii="Times New Roman" w:hAnsi="Times New Roman"/>
          <w:lang w:val="en-US"/>
        </w:rPr>
        <w:commentReference w:id="18"/>
      </w:r>
      <w:r w:rsidR="00346DE2">
        <w:rPr>
          <w:rFonts w:ascii="Times New Roman" w:hAnsi="Times New Roman"/>
          <w:lang w:val="en-US"/>
        </w:rPr>
        <w:t xml:space="preserve">% (see equation above). </w:t>
      </w:r>
    </w:p>
    <w:p w14:paraId="21EAC30A" w14:textId="77777777" w:rsidR="002D6C73" w:rsidRDefault="002D6C73" w:rsidP="002D06C9">
      <w:pPr>
        <w:pStyle w:val="CELEFICNORMAL"/>
        <w:rPr>
          <w:rFonts w:ascii="Times New Roman" w:hAnsi="Times New Roman"/>
          <w:lang w:val="en-US"/>
        </w:rPr>
      </w:pPr>
    </w:p>
    <w:p w14:paraId="46492D53" w14:textId="005CA911" w:rsidR="002D6C73" w:rsidRDefault="002D6C73" w:rsidP="002D6C73">
      <w:pPr>
        <w:pStyle w:val="tabletitle"/>
      </w:pPr>
      <w:r>
        <w:t>Table 3: Analysis Results</w:t>
      </w:r>
    </w:p>
    <w:tbl>
      <w:tblPr>
        <w:tblW w:w="6960" w:type="dxa"/>
        <w:tblLook w:val="04A0" w:firstRow="1" w:lastRow="0" w:firstColumn="1" w:lastColumn="0" w:noHBand="0" w:noVBand="1"/>
      </w:tblPr>
      <w:tblGrid>
        <w:gridCol w:w="960"/>
        <w:gridCol w:w="960"/>
        <w:gridCol w:w="1123"/>
        <w:gridCol w:w="1040"/>
        <w:gridCol w:w="1040"/>
        <w:gridCol w:w="980"/>
        <w:gridCol w:w="960"/>
      </w:tblGrid>
      <w:tr w:rsidR="002D6C73" w:rsidRPr="002D6C73" w14:paraId="23718894" w14:textId="77777777" w:rsidTr="0079550F">
        <w:trPr>
          <w:trHeight w:val="516"/>
        </w:trPr>
        <w:tc>
          <w:tcPr>
            <w:tcW w:w="960" w:type="dxa"/>
            <w:tcBorders>
              <w:top w:val="single" w:sz="8" w:space="0" w:color="auto"/>
              <w:left w:val="single" w:sz="8" w:space="0" w:color="auto"/>
              <w:bottom w:val="single" w:sz="8" w:space="0" w:color="auto"/>
              <w:right w:val="nil"/>
            </w:tcBorders>
            <w:shd w:val="clear" w:color="000000" w:fill="C2D69B"/>
            <w:vAlign w:val="center"/>
            <w:hideMark/>
          </w:tcPr>
          <w:p w14:paraId="621F5A6D" w14:textId="77777777" w:rsidR="002D6C73" w:rsidRPr="002D6C73" w:rsidRDefault="002D6C73" w:rsidP="002D6C73">
            <w:pPr>
              <w:jc w:val="center"/>
              <w:rPr>
                <w:b/>
                <w:bCs/>
                <w:color w:val="FFFFFF"/>
                <w:sz w:val="16"/>
                <w:szCs w:val="16"/>
                <w:lang w:eastAsia="en-US"/>
              </w:rPr>
            </w:pPr>
            <w:r w:rsidRPr="002D6C73">
              <w:rPr>
                <w:b/>
                <w:bCs/>
                <w:color w:val="FFFFFF" w:themeColor="background1"/>
                <w:sz w:val="16"/>
                <w:szCs w:val="16"/>
                <w:lang w:eastAsia="en-US"/>
              </w:rPr>
              <w:t>Month</w:t>
            </w:r>
          </w:p>
        </w:tc>
        <w:tc>
          <w:tcPr>
            <w:tcW w:w="960" w:type="dxa"/>
            <w:tcBorders>
              <w:top w:val="single" w:sz="8" w:space="0" w:color="auto"/>
              <w:left w:val="nil"/>
              <w:bottom w:val="single" w:sz="8" w:space="0" w:color="auto"/>
              <w:right w:val="nil"/>
            </w:tcBorders>
            <w:shd w:val="clear" w:color="000000" w:fill="C2D69B"/>
            <w:vAlign w:val="center"/>
            <w:hideMark/>
          </w:tcPr>
          <w:p w14:paraId="67DCFEBB" w14:textId="77777777" w:rsidR="002D6C73" w:rsidRPr="002D6C73" w:rsidRDefault="002D6C73" w:rsidP="002D6C73">
            <w:pPr>
              <w:jc w:val="center"/>
              <w:rPr>
                <w:b/>
                <w:bCs/>
                <w:color w:val="FFFFFF"/>
                <w:sz w:val="16"/>
                <w:szCs w:val="16"/>
                <w:lang w:eastAsia="en-US"/>
              </w:rPr>
            </w:pPr>
            <w:r w:rsidRPr="002D6C73">
              <w:rPr>
                <w:b/>
                <w:bCs/>
                <w:color w:val="FFFFFF" w:themeColor="background1"/>
                <w:sz w:val="16"/>
                <w:szCs w:val="16"/>
                <w:lang w:eastAsia="en-US"/>
              </w:rPr>
              <w:t>Season</w:t>
            </w:r>
          </w:p>
        </w:tc>
        <w:tc>
          <w:tcPr>
            <w:tcW w:w="1020" w:type="dxa"/>
            <w:tcBorders>
              <w:top w:val="single" w:sz="8" w:space="0" w:color="auto"/>
              <w:left w:val="nil"/>
              <w:bottom w:val="single" w:sz="8" w:space="0" w:color="auto"/>
              <w:right w:val="nil"/>
            </w:tcBorders>
            <w:shd w:val="clear" w:color="000000" w:fill="C2D69B"/>
            <w:vAlign w:val="center"/>
            <w:hideMark/>
          </w:tcPr>
          <w:p w14:paraId="242544CC" w14:textId="77777777" w:rsidR="002D6C73" w:rsidRPr="002D6C73" w:rsidRDefault="002D6C73" w:rsidP="002D6C73">
            <w:pPr>
              <w:jc w:val="center"/>
              <w:rPr>
                <w:b/>
                <w:bCs/>
                <w:color w:val="FFFFFF"/>
                <w:sz w:val="16"/>
                <w:szCs w:val="16"/>
                <w:lang w:eastAsia="en-US"/>
              </w:rPr>
            </w:pPr>
            <w:r w:rsidRPr="002D6C73">
              <w:rPr>
                <w:b/>
                <w:bCs/>
                <w:color w:val="FFFFFF" w:themeColor="background1"/>
                <w:sz w:val="16"/>
                <w:szCs w:val="16"/>
                <w:lang w:eastAsia="en-US"/>
              </w:rPr>
              <w:t>Temperature</w:t>
            </w:r>
          </w:p>
        </w:tc>
        <w:tc>
          <w:tcPr>
            <w:tcW w:w="1040" w:type="dxa"/>
            <w:tcBorders>
              <w:top w:val="single" w:sz="8" w:space="0" w:color="auto"/>
              <w:left w:val="single" w:sz="8" w:space="0" w:color="auto"/>
              <w:bottom w:val="single" w:sz="8" w:space="0" w:color="auto"/>
              <w:right w:val="nil"/>
            </w:tcBorders>
            <w:shd w:val="clear" w:color="000000" w:fill="C2D69B"/>
            <w:vAlign w:val="center"/>
            <w:hideMark/>
          </w:tcPr>
          <w:p w14:paraId="44CCF910" w14:textId="1C29DD9C" w:rsidR="002D6C73" w:rsidRPr="002D6C73" w:rsidRDefault="002D6C73" w:rsidP="002D6C73">
            <w:pPr>
              <w:jc w:val="center"/>
              <w:rPr>
                <w:b/>
                <w:bCs/>
                <w:color w:val="FFFFFF"/>
                <w:sz w:val="16"/>
                <w:szCs w:val="16"/>
                <w:lang w:eastAsia="en-US"/>
              </w:rPr>
            </w:pPr>
            <w:r w:rsidRPr="002D6C73">
              <w:rPr>
                <w:b/>
                <w:bCs/>
                <w:color w:val="FFFFFF" w:themeColor="background1"/>
                <w:sz w:val="16"/>
                <w:szCs w:val="16"/>
                <w:lang w:eastAsia="en-US"/>
              </w:rPr>
              <w:t xml:space="preserve"> Predicted </w:t>
            </w:r>
            <w:r w:rsidRPr="0079550F">
              <w:rPr>
                <w:b/>
                <w:bCs/>
                <w:color w:val="FFFFFF" w:themeColor="background1"/>
                <w:sz w:val="16"/>
                <w:szCs w:val="16"/>
                <w:lang w:eastAsia="en-US"/>
              </w:rPr>
              <w:t>During RP</w:t>
            </w:r>
          </w:p>
        </w:tc>
        <w:tc>
          <w:tcPr>
            <w:tcW w:w="1040" w:type="dxa"/>
            <w:tcBorders>
              <w:top w:val="single" w:sz="8" w:space="0" w:color="auto"/>
              <w:left w:val="nil"/>
              <w:bottom w:val="single" w:sz="8" w:space="0" w:color="auto"/>
              <w:right w:val="single" w:sz="8" w:space="0" w:color="auto"/>
            </w:tcBorders>
            <w:shd w:val="clear" w:color="000000" w:fill="C2D69B"/>
            <w:vAlign w:val="center"/>
            <w:hideMark/>
          </w:tcPr>
          <w:p w14:paraId="067BA213" w14:textId="77777777" w:rsidR="002D6C73" w:rsidRPr="002D6C73" w:rsidRDefault="002D6C73" w:rsidP="002D6C73">
            <w:pPr>
              <w:jc w:val="center"/>
              <w:rPr>
                <w:b/>
                <w:bCs/>
                <w:color w:val="FFFFFF"/>
                <w:sz w:val="16"/>
                <w:szCs w:val="16"/>
                <w:lang w:eastAsia="en-US"/>
              </w:rPr>
            </w:pPr>
            <w:r w:rsidRPr="002D6C73">
              <w:rPr>
                <w:b/>
                <w:bCs/>
                <w:color w:val="FFFFFF" w:themeColor="background1"/>
                <w:sz w:val="16"/>
                <w:szCs w:val="16"/>
                <w:lang w:eastAsia="en-US"/>
              </w:rPr>
              <w:t xml:space="preserve"> Observed during RP </w:t>
            </w:r>
          </w:p>
        </w:tc>
        <w:tc>
          <w:tcPr>
            <w:tcW w:w="980" w:type="dxa"/>
            <w:tcBorders>
              <w:top w:val="single" w:sz="8" w:space="0" w:color="auto"/>
              <w:left w:val="nil"/>
              <w:bottom w:val="single" w:sz="8" w:space="0" w:color="auto"/>
              <w:right w:val="nil"/>
            </w:tcBorders>
            <w:shd w:val="clear" w:color="000000" w:fill="C2D69B"/>
            <w:vAlign w:val="center"/>
            <w:hideMark/>
          </w:tcPr>
          <w:p w14:paraId="50055C69" w14:textId="14A54F49" w:rsidR="002D6C73" w:rsidRPr="002D6C73" w:rsidRDefault="002D6C73" w:rsidP="0079550F">
            <w:pPr>
              <w:jc w:val="center"/>
              <w:rPr>
                <w:b/>
                <w:bCs/>
                <w:color w:val="FFFFFF"/>
                <w:sz w:val="16"/>
                <w:szCs w:val="16"/>
                <w:lang w:eastAsia="en-US"/>
              </w:rPr>
            </w:pPr>
            <w:r w:rsidRPr="002D6C73">
              <w:rPr>
                <w:b/>
                <w:bCs/>
                <w:color w:val="FFFFFF" w:themeColor="background1"/>
                <w:sz w:val="16"/>
                <w:szCs w:val="16"/>
                <w:lang w:eastAsia="en-US"/>
              </w:rPr>
              <w:t xml:space="preserve"> Savings </w:t>
            </w:r>
          </w:p>
        </w:tc>
        <w:tc>
          <w:tcPr>
            <w:tcW w:w="960" w:type="dxa"/>
            <w:tcBorders>
              <w:top w:val="single" w:sz="8" w:space="0" w:color="auto"/>
              <w:left w:val="nil"/>
              <w:bottom w:val="single" w:sz="8" w:space="0" w:color="auto"/>
              <w:right w:val="single" w:sz="8" w:space="0" w:color="auto"/>
            </w:tcBorders>
            <w:shd w:val="clear" w:color="000000" w:fill="C2D69B"/>
            <w:vAlign w:val="center"/>
            <w:hideMark/>
          </w:tcPr>
          <w:p w14:paraId="78B71A1B" w14:textId="24DF6BAD" w:rsidR="002D6C73" w:rsidRPr="002D6C73" w:rsidRDefault="0079550F" w:rsidP="002D6C73">
            <w:pPr>
              <w:jc w:val="center"/>
              <w:rPr>
                <w:b/>
                <w:bCs/>
                <w:color w:val="FFFFFF"/>
                <w:sz w:val="16"/>
                <w:szCs w:val="16"/>
                <w:lang w:eastAsia="en-US"/>
              </w:rPr>
            </w:pPr>
            <w:r w:rsidRPr="0079550F">
              <w:rPr>
                <w:b/>
                <w:bCs/>
                <w:color w:val="FFFFFF" w:themeColor="background1"/>
                <w:sz w:val="16"/>
                <w:szCs w:val="16"/>
                <w:lang w:eastAsia="en-US"/>
              </w:rPr>
              <w:t xml:space="preserve">% </w:t>
            </w:r>
            <w:r w:rsidR="002D6C73" w:rsidRPr="002D6C73">
              <w:rPr>
                <w:b/>
                <w:bCs/>
                <w:color w:val="FFFFFF" w:themeColor="background1"/>
                <w:sz w:val="16"/>
                <w:szCs w:val="16"/>
                <w:lang w:eastAsia="en-US"/>
              </w:rPr>
              <w:t>Savings</w:t>
            </w:r>
          </w:p>
        </w:tc>
      </w:tr>
      <w:tr w:rsidR="002D6C73" w:rsidRPr="002D6C73" w14:paraId="11F31DE2"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55915887"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Jan-14</w:t>
            </w:r>
          </w:p>
        </w:tc>
        <w:tc>
          <w:tcPr>
            <w:tcW w:w="960" w:type="dxa"/>
            <w:tcBorders>
              <w:top w:val="nil"/>
              <w:left w:val="nil"/>
              <w:bottom w:val="single" w:sz="8" w:space="0" w:color="9BBB59"/>
              <w:right w:val="nil"/>
            </w:tcBorders>
            <w:shd w:val="clear" w:color="auto" w:fill="auto"/>
            <w:noWrap/>
            <w:vAlign w:val="center"/>
            <w:hideMark/>
          </w:tcPr>
          <w:p w14:paraId="43FE06D0" w14:textId="77777777" w:rsidR="002D6C73" w:rsidRPr="002D6C73" w:rsidRDefault="002D6C73" w:rsidP="002D6C73">
            <w:pPr>
              <w:jc w:val="center"/>
              <w:rPr>
                <w:color w:val="000000"/>
                <w:sz w:val="16"/>
                <w:szCs w:val="16"/>
                <w:lang w:eastAsia="en-US"/>
              </w:rPr>
            </w:pPr>
            <w:r w:rsidRPr="002D6C73">
              <w:rPr>
                <w:color w:val="000000"/>
                <w:sz w:val="16"/>
                <w:szCs w:val="16"/>
                <w:lang w:eastAsia="en-US"/>
              </w:rPr>
              <w:t>0</w:t>
            </w:r>
          </w:p>
        </w:tc>
        <w:tc>
          <w:tcPr>
            <w:tcW w:w="1020" w:type="dxa"/>
            <w:tcBorders>
              <w:top w:val="nil"/>
              <w:left w:val="nil"/>
              <w:bottom w:val="single" w:sz="8" w:space="0" w:color="9BBB59"/>
              <w:right w:val="nil"/>
            </w:tcBorders>
            <w:shd w:val="clear" w:color="auto" w:fill="auto"/>
            <w:noWrap/>
            <w:vAlign w:val="center"/>
            <w:hideMark/>
          </w:tcPr>
          <w:p w14:paraId="03583641" w14:textId="77777777" w:rsidR="002D6C73" w:rsidRPr="002D6C73" w:rsidRDefault="002D6C73" w:rsidP="002D6C73">
            <w:pPr>
              <w:jc w:val="center"/>
              <w:rPr>
                <w:color w:val="000000"/>
                <w:sz w:val="16"/>
                <w:szCs w:val="16"/>
                <w:lang w:eastAsia="en-US"/>
              </w:rPr>
            </w:pPr>
            <w:r w:rsidRPr="002D6C73">
              <w:rPr>
                <w:color w:val="000000"/>
                <w:sz w:val="16"/>
                <w:szCs w:val="16"/>
                <w:lang w:eastAsia="en-US"/>
              </w:rPr>
              <w:t>7,23</w:t>
            </w:r>
          </w:p>
        </w:tc>
        <w:tc>
          <w:tcPr>
            <w:tcW w:w="1040" w:type="dxa"/>
            <w:tcBorders>
              <w:top w:val="nil"/>
              <w:left w:val="single" w:sz="8" w:space="0" w:color="auto"/>
              <w:bottom w:val="single" w:sz="8" w:space="0" w:color="9BBB59"/>
              <w:right w:val="nil"/>
            </w:tcBorders>
            <w:shd w:val="clear" w:color="auto" w:fill="auto"/>
            <w:noWrap/>
            <w:vAlign w:val="center"/>
            <w:hideMark/>
          </w:tcPr>
          <w:p w14:paraId="6A26032C"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19,256 </w:t>
            </w:r>
          </w:p>
        </w:tc>
        <w:tc>
          <w:tcPr>
            <w:tcW w:w="1040" w:type="dxa"/>
            <w:tcBorders>
              <w:top w:val="nil"/>
              <w:left w:val="nil"/>
              <w:bottom w:val="single" w:sz="8" w:space="0" w:color="9BBB59"/>
              <w:right w:val="single" w:sz="8" w:space="0" w:color="auto"/>
            </w:tcBorders>
            <w:shd w:val="clear" w:color="auto" w:fill="auto"/>
            <w:noWrap/>
            <w:vAlign w:val="center"/>
            <w:hideMark/>
          </w:tcPr>
          <w:p w14:paraId="4F54AB97"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13,423 </w:t>
            </w:r>
          </w:p>
        </w:tc>
        <w:tc>
          <w:tcPr>
            <w:tcW w:w="980" w:type="dxa"/>
            <w:tcBorders>
              <w:top w:val="nil"/>
              <w:left w:val="nil"/>
              <w:bottom w:val="single" w:sz="8" w:space="0" w:color="9BBB59"/>
              <w:right w:val="nil"/>
            </w:tcBorders>
            <w:shd w:val="clear" w:color="auto" w:fill="auto"/>
            <w:noWrap/>
            <w:vAlign w:val="center"/>
            <w:hideMark/>
          </w:tcPr>
          <w:p w14:paraId="7E479C50"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5,833 </w:t>
            </w:r>
          </w:p>
        </w:tc>
        <w:tc>
          <w:tcPr>
            <w:tcW w:w="960" w:type="dxa"/>
            <w:tcBorders>
              <w:top w:val="nil"/>
              <w:left w:val="nil"/>
              <w:bottom w:val="single" w:sz="8" w:space="0" w:color="9BBB59"/>
              <w:right w:val="single" w:sz="8" w:space="0" w:color="auto"/>
            </w:tcBorders>
            <w:shd w:val="clear" w:color="auto" w:fill="auto"/>
            <w:noWrap/>
            <w:vAlign w:val="center"/>
            <w:hideMark/>
          </w:tcPr>
          <w:p w14:paraId="1C44AED0" w14:textId="77777777" w:rsidR="002D6C73" w:rsidRPr="002D6C73" w:rsidRDefault="002D6C73" w:rsidP="002D6C73">
            <w:pPr>
              <w:jc w:val="center"/>
              <w:rPr>
                <w:color w:val="000000"/>
                <w:sz w:val="16"/>
                <w:szCs w:val="16"/>
                <w:lang w:eastAsia="en-US"/>
              </w:rPr>
            </w:pPr>
            <w:r w:rsidRPr="002D6C73">
              <w:rPr>
                <w:color w:val="000000"/>
                <w:sz w:val="16"/>
                <w:szCs w:val="16"/>
                <w:lang w:eastAsia="en-US"/>
              </w:rPr>
              <w:t>30%</w:t>
            </w:r>
          </w:p>
        </w:tc>
      </w:tr>
      <w:tr w:rsidR="002D6C73" w:rsidRPr="002D6C73" w14:paraId="1643AC10"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36CE230C"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Feb-14</w:t>
            </w:r>
          </w:p>
        </w:tc>
        <w:tc>
          <w:tcPr>
            <w:tcW w:w="960" w:type="dxa"/>
            <w:tcBorders>
              <w:top w:val="nil"/>
              <w:left w:val="nil"/>
              <w:bottom w:val="nil"/>
              <w:right w:val="nil"/>
            </w:tcBorders>
            <w:shd w:val="clear" w:color="auto" w:fill="auto"/>
            <w:noWrap/>
            <w:vAlign w:val="center"/>
            <w:hideMark/>
          </w:tcPr>
          <w:p w14:paraId="1D2342D3" w14:textId="77777777" w:rsidR="002D6C73" w:rsidRPr="002D6C73" w:rsidRDefault="002D6C73" w:rsidP="002D6C73">
            <w:pPr>
              <w:jc w:val="center"/>
              <w:rPr>
                <w:color w:val="000000"/>
                <w:sz w:val="16"/>
                <w:szCs w:val="16"/>
                <w:lang w:eastAsia="en-US"/>
              </w:rPr>
            </w:pPr>
            <w:r w:rsidRPr="002D6C73">
              <w:rPr>
                <w:color w:val="000000"/>
                <w:sz w:val="16"/>
                <w:szCs w:val="16"/>
                <w:lang w:eastAsia="en-US"/>
              </w:rPr>
              <w:t>0</w:t>
            </w:r>
          </w:p>
        </w:tc>
        <w:tc>
          <w:tcPr>
            <w:tcW w:w="1020" w:type="dxa"/>
            <w:tcBorders>
              <w:top w:val="nil"/>
              <w:left w:val="nil"/>
              <w:bottom w:val="nil"/>
              <w:right w:val="nil"/>
            </w:tcBorders>
            <w:shd w:val="clear" w:color="auto" w:fill="auto"/>
            <w:noWrap/>
            <w:vAlign w:val="center"/>
            <w:hideMark/>
          </w:tcPr>
          <w:p w14:paraId="6CC76CB8" w14:textId="77777777" w:rsidR="002D6C73" w:rsidRPr="002D6C73" w:rsidRDefault="002D6C73" w:rsidP="002D6C73">
            <w:pPr>
              <w:jc w:val="center"/>
              <w:rPr>
                <w:color w:val="000000"/>
                <w:sz w:val="16"/>
                <w:szCs w:val="16"/>
                <w:lang w:eastAsia="en-US"/>
              </w:rPr>
            </w:pPr>
            <w:r w:rsidRPr="002D6C73">
              <w:rPr>
                <w:color w:val="000000"/>
                <w:sz w:val="16"/>
                <w:szCs w:val="16"/>
                <w:lang w:eastAsia="en-US"/>
              </w:rPr>
              <w:t>6,62</w:t>
            </w:r>
          </w:p>
        </w:tc>
        <w:tc>
          <w:tcPr>
            <w:tcW w:w="1040" w:type="dxa"/>
            <w:tcBorders>
              <w:top w:val="nil"/>
              <w:left w:val="single" w:sz="8" w:space="0" w:color="auto"/>
              <w:bottom w:val="nil"/>
              <w:right w:val="nil"/>
            </w:tcBorders>
            <w:shd w:val="clear" w:color="auto" w:fill="auto"/>
            <w:noWrap/>
            <w:vAlign w:val="center"/>
            <w:hideMark/>
          </w:tcPr>
          <w:p w14:paraId="39A2C767"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19,421 </w:t>
            </w:r>
          </w:p>
        </w:tc>
        <w:tc>
          <w:tcPr>
            <w:tcW w:w="1040" w:type="dxa"/>
            <w:tcBorders>
              <w:top w:val="nil"/>
              <w:left w:val="nil"/>
              <w:bottom w:val="nil"/>
              <w:right w:val="single" w:sz="8" w:space="0" w:color="auto"/>
            </w:tcBorders>
            <w:shd w:val="clear" w:color="auto" w:fill="auto"/>
            <w:noWrap/>
            <w:vAlign w:val="center"/>
            <w:hideMark/>
          </w:tcPr>
          <w:p w14:paraId="34C89E4C"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14,152 </w:t>
            </w:r>
          </w:p>
        </w:tc>
        <w:tc>
          <w:tcPr>
            <w:tcW w:w="980" w:type="dxa"/>
            <w:tcBorders>
              <w:top w:val="nil"/>
              <w:left w:val="nil"/>
              <w:bottom w:val="single" w:sz="8" w:space="0" w:color="9BBB59"/>
              <w:right w:val="nil"/>
            </w:tcBorders>
            <w:shd w:val="clear" w:color="auto" w:fill="auto"/>
            <w:noWrap/>
            <w:vAlign w:val="center"/>
            <w:hideMark/>
          </w:tcPr>
          <w:p w14:paraId="0F6DA852"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5,269 </w:t>
            </w:r>
          </w:p>
        </w:tc>
        <w:tc>
          <w:tcPr>
            <w:tcW w:w="960" w:type="dxa"/>
            <w:tcBorders>
              <w:top w:val="nil"/>
              <w:left w:val="nil"/>
              <w:bottom w:val="nil"/>
              <w:right w:val="single" w:sz="8" w:space="0" w:color="auto"/>
            </w:tcBorders>
            <w:shd w:val="clear" w:color="auto" w:fill="auto"/>
            <w:noWrap/>
            <w:vAlign w:val="center"/>
            <w:hideMark/>
          </w:tcPr>
          <w:p w14:paraId="7CDF1C0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27%</w:t>
            </w:r>
          </w:p>
        </w:tc>
      </w:tr>
      <w:tr w:rsidR="002D6C73" w:rsidRPr="002D6C73" w14:paraId="14D3489F"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3D2CA22D"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Mar-14</w:t>
            </w:r>
          </w:p>
        </w:tc>
        <w:tc>
          <w:tcPr>
            <w:tcW w:w="960" w:type="dxa"/>
            <w:tcBorders>
              <w:top w:val="single" w:sz="8" w:space="0" w:color="9BBB59"/>
              <w:left w:val="nil"/>
              <w:bottom w:val="single" w:sz="8" w:space="0" w:color="9BBB59"/>
              <w:right w:val="nil"/>
            </w:tcBorders>
            <w:shd w:val="clear" w:color="auto" w:fill="auto"/>
            <w:noWrap/>
            <w:vAlign w:val="center"/>
            <w:hideMark/>
          </w:tcPr>
          <w:p w14:paraId="7456734F" w14:textId="77777777" w:rsidR="002D6C73" w:rsidRPr="002D6C73" w:rsidRDefault="002D6C73" w:rsidP="002D6C73">
            <w:pPr>
              <w:jc w:val="center"/>
              <w:rPr>
                <w:color w:val="000000"/>
                <w:sz w:val="16"/>
                <w:szCs w:val="16"/>
                <w:lang w:eastAsia="en-US"/>
              </w:rPr>
            </w:pPr>
            <w:r w:rsidRPr="002D6C73">
              <w:rPr>
                <w:color w:val="000000"/>
                <w:sz w:val="16"/>
                <w:szCs w:val="16"/>
                <w:lang w:eastAsia="en-US"/>
              </w:rPr>
              <w:t>0</w:t>
            </w:r>
          </w:p>
        </w:tc>
        <w:tc>
          <w:tcPr>
            <w:tcW w:w="1020" w:type="dxa"/>
            <w:tcBorders>
              <w:top w:val="single" w:sz="8" w:space="0" w:color="9BBB59"/>
              <w:left w:val="nil"/>
              <w:bottom w:val="single" w:sz="8" w:space="0" w:color="9BBB59"/>
              <w:right w:val="nil"/>
            </w:tcBorders>
            <w:shd w:val="clear" w:color="auto" w:fill="auto"/>
            <w:noWrap/>
            <w:vAlign w:val="center"/>
            <w:hideMark/>
          </w:tcPr>
          <w:p w14:paraId="33928B2C" w14:textId="77777777" w:rsidR="002D6C73" w:rsidRPr="002D6C73" w:rsidRDefault="002D6C73" w:rsidP="002D6C73">
            <w:pPr>
              <w:jc w:val="center"/>
              <w:rPr>
                <w:color w:val="000000"/>
                <w:sz w:val="16"/>
                <w:szCs w:val="16"/>
                <w:lang w:eastAsia="en-US"/>
              </w:rPr>
            </w:pPr>
            <w:r w:rsidRPr="002D6C73">
              <w:rPr>
                <w:color w:val="000000"/>
                <w:sz w:val="16"/>
                <w:szCs w:val="16"/>
                <w:lang w:eastAsia="en-US"/>
              </w:rPr>
              <w:t>9,96</w:t>
            </w:r>
          </w:p>
        </w:tc>
        <w:tc>
          <w:tcPr>
            <w:tcW w:w="1040" w:type="dxa"/>
            <w:tcBorders>
              <w:top w:val="single" w:sz="8" w:space="0" w:color="9BBB59"/>
              <w:left w:val="single" w:sz="8" w:space="0" w:color="auto"/>
              <w:bottom w:val="single" w:sz="8" w:space="0" w:color="9BBB59"/>
              <w:right w:val="nil"/>
            </w:tcBorders>
            <w:shd w:val="clear" w:color="auto" w:fill="auto"/>
            <w:noWrap/>
            <w:vAlign w:val="center"/>
            <w:hideMark/>
          </w:tcPr>
          <w:p w14:paraId="17F1D900"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18,518 </w:t>
            </w:r>
          </w:p>
        </w:tc>
        <w:tc>
          <w:tcPr>
            <w:tcW w:w="1040" w:type="dxa"/>
            <w:tcBorders>
              <w:top w:val="single" w:sz="8" w:space="0" w:color="9BBB59"/>
              <w:left w:val="nil"/>
              <w:bottom w:val="single" w:sz="8" w:space="0" w:color="9BBB59"/>
              <w:right w:val="single" w:sz="8" w:space="0" w:color="auto"/>
            </w:tcBorders>
            <w:shd w:val="clear" w:color="auto" w:fill="auto"/>
            <w:noWrap/>
            <w:vAlign w:val="center"/>
            <w:hideMark/>
          </w:tcPr>
          <w:p w14:paraId="341E8973"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13,147 </w:t>
            </w:r>
          </w:p>
        </w:tc>
        <w:tc>
          <w:tcPr>
            <w:tcW w:w="980" w:type="dxa"/>
            <w:tcBorders>
              <w:top w:val="nil"/>
              <w:left w:val="nil"/>
              <w:bottom w:val="single" w:sz="8" w:space="0" w:color="9BBB59"/>
              <w:right w:val="nil"/>
            </w:tcBorders>
            <w:shd w:val="clear" w:color="auto" w:fill="auto"/>
            <w:noWrap/>
            <w:vAlign w:val="center"/>
            <w:hideMark/>
          </w:tcPr>
          <w:p w14:paraId="128BE050"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5,371 </w:t>
            </w:r>
          </w:p>
        </w:tc>
        <w:tc>
          <w:tcPr>
            <w:tcW w:w="960" w:type="dxa"/>
            <w:tcBorders>
              <w:top w:val="single" w:sz="8" w:space="0" w:color="9BBB59"/>
              <w:left w:val="nil"/>
              <w:bottom w:val="single" w:sz="8" w:space="0" w:color="9BBB59"/>
              <w:right w:val="single" w:sz="8" w:space="0" w:color="auto"/>
            </w:tcBorders>
            <w:shd w:val="clear" w:color="auto" w:fill="auto"/>
            <w:noWrap/>
            <w:vAlign w:val="center"/>
            <w:hideMark/>
          </w:tcPr>
          <w:p w14:paraId="1B29273E"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29%</w:t>
            </w:r>
          </w:p>
        </w:tc>
      </w:tr>
      <w:tr w:rsidR="002D6C73" w:rsidRPr="002D6C73" w14:paraId="2C261ACB"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0895C01A"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Apr-14</w:t>
            </w:r>
          </w:p>
        </w:tc>
        <w:tc>
          <w:tcPr>
            <w:tcW w:w="960" w:type="dxa"/>
            <w:tcBorders>
              <w:top w:val="nil"/>
              <w:left w:val="nil"/>
              <w:bottom w:val="nil"/>
              <w:right w:val="nil"/>
            </w:tcBorders>
            <w:shd w:val="clear" w:color="auto" w:fill="auto"/>
            <w:noWrap/>
            <w:vAlign w:val="center"/>
            <w:hideMark/>
          </w:tcPr>
          <w:p w14:paraId="73F74BBB"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nil"/>
              <w:left w:val="nil"/>
              <w:bottom w:val="nil"/>
              <w:right w:val="nil"/>
            </w:tcBorders>
            <w:shd w:val="clear" w:color="auto" w:fill="auto"/>
            <w:noWrap/>
            <w:vAlign w:val="center"/>
            <w:hideMark/>
          </w:tcPr>
          <w:p w14:paraId="71213E2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14,99</w:t>
            </w:r>
          </w:p>
        </w:tc>
        <w:tc>
          <w:tcPr>
            <w:tcW w:w="1040" w:type="dxa"/>
            <w:tcBorders>
              <w:top w:val="nil"/>
              <w:left w:val="single" w:sz="8" w:space="0" w:color="auto"/>
              <w:bottom w:val="nil"/>
              <w:right w:val="nil"/>
            </w:tcBorders>
            <w:shd w:val="clear" w:color="auto" w:fill="auto"/>
            <w:noWrap/>
            <w:vAlign w:val="center"/>
            <w:hideMark/>
          </w:tcPr>
          <w:p w14:paraId="235ACD91"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16,028 </w:t>
            </w:r>
          </w:p>
        </w:tc>
        <w:tc>
          <w:tcPr>
            <w:tcW w:w="1040" w:type="dxa"/>
            <w:tcBorders>
              <w:top w:val="nil"/>
              <w:left w:val="nil"/>
              <w:bottom w:val="nil"/>
              <w:right w:val="single" w:sz="8" w:space="0" w:color="auto"/>
            </w:tcBorders>
            <w:shd w:val="clear" w:color="auto" w:fill="auto"/>
            <w:noWrap/>
            <w:vAlign w:val="center"/>
            <w:hideMark/>
          </w:tcPr>
          <w:p w14:paraId="6D8CF45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11,558 </w:t>
            </w:r>
          </w:p>
        </w:tc>
        <w:tc>
          <w:tcPr>
            <w:tcW w:w="980" w:type="dxa"/>
            <w:tcBorders>
              <w:top w:val="nil"/>
              <w:left w:val="nil"/>
              <w:bottom w:val="single" w:sz="8" w:space="0" w:color="9BBB59"/>
              <w:right w:val="nil"/>
            </w:tcBorders>
            <w:shd w:val="clear" w:color="auto" w:fill="auto"/>
            <w:noWrap/>
            <w:vAlign w:val="center"/>
            <w:hideMark/>
          </w:tcPr>
          <w:p w14:paraId="53867E14"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4,470 </w:t>
            </w:r>
          </w:p>
        </w:tc>
        <w:tc>
          <w:tcPr>
            <w:tcW w:w="960" w:type="dxa"/>
            <w:tcBorders>
              <w:top w:val="nil"/>
              <w:left w:val="nil"/>
              <w:bottom w:val="nil"/>
              <w:right w:val="single" w:sz="8" w:space="0" w:color="auto"/>
            </w:tcBorders>
            <w:shd w:val="clear" w:color="auto" w:fill="auto"/>
            <w:noWrap/>
            <w:vAlign w:val="center"/>
            <w:hideMark/>
          </w:tcPr>
          <w:p w14:paraId="699FA26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28%</w:t>
            </w:r>
          </w:p>
        </w:tc>
      </w:tr>
      <w:tr w:rsidR="002D6C73" w:rsidRPr="002D6C73" w14:paraId="5EB748C5"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4CDE9B43"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lastRenderedPageBreak/>
              <w:t>May-14</w:t>
            </w:r>
          </w:p>
        </w:tc>
        <w:tc>
          <w:tcPr>
            <w:tcW w:w="960" w:type="dxa"/>
            <w:tcBorders>
              <w:top w:val="single" w:sz="8" w:space="0" w:color="9BBB59"/>
              <w:left w:val="nil"/>
              <w:bottom w:val="single" w:sz="8" w:space="0" w:color="9BBB59"/>
              <w:right w:val="nil"/>
            </w:tcBorders>
            <w:shd w:val="clear" w:color="auto" w:fill="auto"/>
            <w:noWrap/>
            <w:vAlign w:val="center"/>
            <w:hideMark/>
          </w:tcPr>
          <w:p w14:paraId="12F7380D"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single" w:sz="8" w:space="0" w:color="9BBB59"/>
              <w:left w:val="nil"/>
              <w:bottom w:val="single" w:sz="8" w:space="0" w:color="9BBB59"/>
              <w:right w:val="nil"/>
            </w:tcBorders>
            <w:shd w:val="clear" w:color="auto" w:fill="auto"/>
            <w:noWrap/>
            <w:vAlign w:val="center"/>
            <w:hideMark/>
          </w:tcPr>
          <w:p w14:paraId="312E14F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17,17</w:t>
            </w:r>
          </w:p>
        </w:tc>
        <w:tc>
          <w:tcPr>
            <w:tcW w:w="1040" w:type="dxa"/>
            <w:tcBorders>
              <w:top w:val="single" w:sz="8" w:space="0" w:color="9BBB59"/>
              <w:left w:val="single" w:sz="8" w:space="0" w:color="auto"/>
              <w:bottom w:val="single" w:sz="8" w:space="0" w:color="9BBB59"/>
              <w:right w:val="nil"/>
            </w:tcBorders>
            <w:shd w:val="clear" w:color="auto" w:fill="auto"/>
            <w:noWrap/>
            <w:vAlign w:val="center"/>
            <w:hideMark/>
          </w:tcPr>
          <w:p w14:paraId="4FE794E2"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17,370 </w:t>
            </w:r>
          </w:p>
        </w:tc>
        <w:tc>
          <w:tcPr>
            <w:tcW w:w="1040" w:type="dxa"/>
            <w:tcBorders>
              <w:top w:val="single" w:sz="8" w:space="0" w:color="9BBB59"/>
              <w:left w:val="nil"/>
              <w:bottom w:val="single" w:sz="8" w:space="0" w:color="9BBB59"/>
              <w:right w:val="single" w:sz="8" w:space="0" w:color="auto"/>
            </w:tcBorders>
            <w:shd w:val="clear" w:color="auto" w:fill="auto"/>
            <w:noWrap/>
            <w:vAlign w:val="center"/>
            <w:hideMark/>
          </w:tcPr>
          <w:p w14:paraId="024788AF"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12,832 </w:t>
            </w:r>
          </w:p>
        </w:tc>
        <w:tc>
          <w:tcPr>
            <w:tcW w:w="980" w:type="dxa"/>
            <w:tcBorders>
              <w:top w:val="nil"/>
              <w:left w:val="nil"/>
              <w:bottom w:val="single" w:sz="8" w:space="0" w:color="9BBB59"/>
              <w:right w:val="nil"/>
            </w:tcBorders>
            <w:shd w:val="clear" w:color="auto" w:fill="auto"/>
            <w:noWrap/>
            <w:vAlign w:val="center"/>
            <w:hideMark/>
          </w:tcPr>
          <w:p w14:paraId="0D53483E"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4,538 </w:t>
            </w:r>
          </w:p>
        </w:tc>
        <w:tc>
          <w:tcPr>
            <w:tcW w:w="960" w:type="dxa"/>
            <w:tcBorders>
              <w:top w:val="single" w:sz="8" w:space="0" w:color="9BBB59"/>
              <w:left w:val="nil"/>
              <w:bottom w:val="single" w:sz="8" w:space="0" w:color="9BBB59"/>
              <w:right w:val="single" w:sz="8" w:space="0" w:color="auto"/>
            </w:tcBorders>
            <w:shd w:val="clear" w:color="auto" w:fill="auto"/>
            <w:noWrap/>
            <w:vAlign w:val="center"/>
            <w:hideMark/>
          </w:tcPr>
          <w:p w14:paraId="4F071B83"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26%</w:t>
            </w:r>
          </w:p>
        </w:tc>
      </w:tr>
      <w:tr w:rsidR="002D6C73" w:rsidRPr="002D6C73" w14:paraId="312E267B"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386F9678"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Jun-14</w:t>
            </w:r>
          </w:p>
        </w:tc>
        <w:tc>
          <w:tcPr>
            <w:tcW w:w="960" w:type="dxa"/>
            <w:tcBorders>
              <w:top w:val="nil"/>
              <w:left w:val="nil"/>
              <w:bottom w:val="nil"/>
              <w:right w:val="nil"/>
            </w:tcBorders>
            <w:shd w:val="clear" w:color="auto" w:fill="auto"/>
            <w:noWrap/>
            <w:vAlign w:val="center"/>
            <w:hideMark/>
          </w:tcPr>
          <w:p w14:paraId="2BEC387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nil"/>
              <w:left w:val="nil"/>
              <w:bottom w:val="nil"/>
              <w:right w:val="nil"/>
            </w:tcBorders>
            <w:shd w:val="clear" w:color="auto" w:fill="auto"/>
            <w:noWrap/>
            <w:vAlign w:val="center"/>
            <w:hideMark/>
          </w:tcPr>
          <w:p w14:paraId="203EC98E"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21,52</w:t>
            </w:r>
          </w:p>
        </w:tc>
        <w:tc>
          <w:tcPr>
            <w:tcW w:w="1040" w:type="dxa"/>
            <w:tcBorders>
              <w:top w:val="nil"/>
              <w:left w:val="single" w:sz="8" w:space="0" w:color="auto"/>
              <w:bottom w:val="nil"/>
              <w:right w:val="nil"/>
            </w:tcBorders>
            <w:shd w:val="clear" w:color="auto" w:fill="auto"/>
            <w:noWrap/>
            <w:vAlign w:val="center"/>
            <w:hideMark/>
          </w:tcPr>
          <w:p w14:paraId="23C71964"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20,064 </w:t>
            </w:r>
          </w:p>
        </w:tc>
        <w:tc>
          <w:tcPr>
            <w:tcW w:w="1040" w:type="dxa"/>
            <w:tcBorders>
              <w:top w:val="nil"/>
              <w:left w:val="nil"/>
              <w:bottom w:val="nil"/>
              <w:right w:val="single" w:sz="8" w:space="0" w:color="auto"/>
            </w:tcBorders>
            <w:shd w:val="clear" w:color="auto" w:fill="auto"/>
            <w:noWrap/>
            <w:vAlign w:val="center"/>
            <w:hideMark/>
          </w:tcPr>
          <w:p w14:paraId="2825CBC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13,998 </w:t>
            </w:r>
          </w:p>
        </w:tc>
        <w:tc>
          <w:tcPr>
            <w:tcW w:w="980" w:type="dxa"/>
            <w:tcBorders>
              <w:top w:val="nil"/>
              <w:left w:val="nil"/>
              <w:bottom w:val="single" w:sz="8" w:space="0" w:color="9BBB59"/>
              <w:right w:val="nil"/>
            </w:tcBorders>
            <w:shd w:val="clear" w:color="auto" w:fill="auto"/>
            <w:noWrap/>
            <w:vAlign w:val="center"/>
            <w:hideMark/>
          </w:tcPr>
          <w:p w14:paraId="4D07387B"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6,066 </w:t>
            </w:r>
          </w:p>
        </w:tc>
        <w:tc>
          <w:tcPr>
            <w:tcW w:w="960" w:type="dxa"/>
            <w:tcBorders>
              <w:top w:val="nil"/>
              <w:left w:val="nil"/>
              <w:bottom w:val="nil"/>
              <w:right w:val="single" w:sz="8" w:space="0" w:color="auto"/>
            </w:tcBorders>
            <w:shd w:val="clear" w:color="auto" w:fill="auto"/>
            <w:noWrap/>
            <w:vAlign w:val="center"/>
            <w:hideMark/>
          </w:tcPr>
          <w:p w14:paraId="290EA073" w14:textId="77777777" w:rsidR="002D6C73" w:rsidRPr="002D6C73" w:rsidRDefault="002D6C73" w:rsidP="002D6C73">
            <w:pPr>
              <w:jc w:val="center"/>
              <w:rPr>
                <w:color w:val="000000"/>
                <w:sz w:val="16"/>
                <w:szCs w:val="16"/>
                <w:lang w:eastAsia="en-US"/>
              </w:rPr>
            </w:pPr>
            <w:r w:rsidRPr="002D6C73">
              <w:rPr>
                <w:color w:val="000000"/>
                <w:sz w:val="16"/>
                <w:szCs w:val="16"/>
                <w:lang w:eastAsia="en-US"/>
              </w:rPr>
              <w:t>30%</w:t>
            </w:r>
          </w:p>
        </w:tc>
      </w:tr>
      <w:tr w:rsidR="002D6C73" w:rsidRPr="002D6C73" w14:paraId="65F879A1"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52871A31"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Jul-14</w:t>
            </w:r>
          </w:p>
        </w:tc>
        <w:tc>
          <w:tcPr>
            <w:tcW w:w="960" w:type="dxa"/>
            <w:tcBorders>
              <w:top w:val="single" w:sz="8" w:space="0" w:color="9BBB59"/>
              <w:left w:val="nil"/>
              <w:bottom w:val="single" w:sz="8" w:space="0" w:color="9BBB59"/>
              <w:right w:val="nil"/>
            </w:tcBorders>
            <w:shd w:val="clear" w:color="auto" w:fill="auto"/>
            <w:noWrap/>
            <w:vAlign w:val="center"/>
            <w:hideMark/>
          </w:tcPr>
          <w:p w14:paraId="2404BE04"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single" w:sz="8" w:space="0" w:color="9BBB59"/>
              <w:left w:val="nil"/>
              <w:bottom w:val="single" w:sz="8" w:space="0" w:color="9BBB59"/>
              <w:right w:val="nil"/>
            </w:tcBorders>
            <w:shd w:val="clear" w:color="auto" w:fill="auto"/>
            <w:noWrap/>
            <w:vAlign w:val="center"/>
            <w:hideMark/>
          </w:tcPr>
          <w:p w14:paraId="64FA6EB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23,38</w:t>
            </w:r>
          </w:p>
        </w:tc>
        <w:tc>
          <w:tcPr>
            <w:tcW w:w="1040" w:type="dxa"/>
            <w:tcBorders>
              <w:top w:val="single" w:sz="8" w:space="0" w:color="9BBB59"/>
              <w:left w:val="single" w:sz="8" w:space="0" w:color="auto"/>
              <w:bottom w:val="single" w:sz="8" w:space="0" w:color="9BBB59"/>
              <w:right w:val="nil"/>
            </w:tcBorders>
            <w:shd w:val="clear" w:color="auto" w:fill="auto"/>
            <w:noWrap/>
            <w:vAlign w:val="center"/>
            <w:hideMark/>
          </w:tcPr>
          <w:p w14:paraId="7676B62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21,217 </w:t>
            </w:r>
          </w:p>
        </w:tc>
        <w:tc>
          <w:tcPr>
            <w:tcW w:w="1040" w:type="dxa"/>
            <w:tcBorders>
              <w:top w:val="single" w:sz="8" w:space="0" w:color="9BBB59"/>
              <w:left w:val="nil"/>
              <w:bottom w:val="single" w:sz="8" w:space="0" w:color="9BBB59"/>
              <w:right w:val="single" w:sz="8" w:space="0" w:color="auto"/>
            </w:tcBorders>
            <w:shd w:val="clear" w:color="auto" w:fill="auto"/>
            <w:noWrap/>
            <w:vAlign w:val="center"/>
            <w:hideMark/>
          </w:tcPr>
          <w:p w14:paraId="4336D52D"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14,980 </w:t>
            </w:r>
          </w:p>
        </w:tc>
        <w:tc>
          <w:tcPr>
            <w:tcW w:w="980" w:type="dxa"/>
            <w:tcBorders>
              <w:top w:val="nil"/>
              <w:left w:val="nil"/>
              <w:bottom w:val="single" w:sz="8" w:space="0" w:color="9BBB59"/>
              <w:right w:val="nil"/>
            </w:tcBorders>
            <w:shd w:val="clear" w:color="auto" w:fill="auto"/>
            <w:noWrap/>
            <w:vAlign w:val="center"/>
            <w:hideMark/>
          </w:tcPr>
          <w:p w14:paraId="299D057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6,237 </w:t>
            </w:r>
          </w:p>
        </w:tc>
        <w:tc>
          <w:tcPr>
            <w:tcW w:w="960" w:type="dxa"/>
            <w:tcBorders>
              <w:top w:val="single" w:sz="8" w:space="0" w:color="9BBB59"/>
              <w:left w:val="nil"/>
              <w:bottom w:val="single" w:sz="8" w:space="0" w:color="9BBB59"/>
              <w:right w:val="single" w:sz="8" w:space="0" w:color="auto"/>
            </w:tcBorders>
            <w:shd w:val="clear" w:color="auto" w:fill="auto"/>
            <w:noWrap/>
            <w:vAlign w:val="center"/>
            <w:hideMark/>
          </w:tcPr>
          <w:p w14:paraId="07E7E2E7"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29%</w:t>
            </w:r>
          </w:p>
        </w:tc>
      </w:tr>
      <w:tr w:rsidR="002D6C73" w:rsidRPr="002D6C73" w14:paraId="4FF31488"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085EFACC"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Aug-14</w:t>
            </w:r>
          </w:p>
        </w:tc>
        <w:tc>
          <w:tcPr>
            <w:tcW w:w="960" w:type="dxa"/>
            <w:tcBorders>
              <w:top w:val="nil"/>
              <w:left w:val="nil"/>
              <w:bottom w:val="nil"/>
              <w:right w:val="nil"/>
            </w:tcBorders>
            <w:shd w:val="clear" w:color="auto" w:fill="auto"/>
            <w:noWrap/>
            <w:vAlign w:val="center"/>
            <w:hideMark/>
          </w:tcPr>
          <w:p w14:paraId="3EC80767"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nil"/>
              <w:left w:val="nil"/>
              <w:bottom w:val="nil"/>
              <w:right w:val="nil"/>
            </w:tcBorders>
            <w:shd w:val="clear" w:color="auto" w:fill="auto"/>
            <w:noWrap/>
            <w:vAlign w:val="center"/>
            <w:hideMark/>
          </w:tcPr>
          <w:p w14:paraId="1AD0C31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24,08</w:t>
            </w:r>
          </w:p>
        </w:tc>
        <w:tc>
          <w:tcPr>
            <w:tcW w:w="1040" w:type="dxa"/>
            <w:tcBorders>
              <w:top w:val="nil"/>
              <w:left w:val="single" w:sz="8" w:space="0" w:color="auto"/>
              <w:bottom w:val="nil"/>
              <w:right w:val="nil"/>
            </w:tcBorders>
            <w:shd w:val="clear" w:color="auto" w:fill="auto"/>
            <w:noWrap/>
            <w:vAlign w:val="center"/>
            <w:hideMark/>
          </w:tcPr>
          <w:p w14:paraId="55D97743"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21,650 </w:t>
            </w:r>
          </w:p>
        </w:tc>
        <w:tc>
          <w:tcPr>
            <w:tcW w:w="1040" w:type="dxa"/>
            <w:tcBorders>
              <w:top w:val="nil"/>
              <w:left w:val="nil"/>
              <w:bottom w:val="nil"/>
              <w:right w:val="single" w:sz="8" w:space="0" w:color="auto"/>
            </w:tcBorders>
            <w:shd w:val="clear" w:color="auto" w:fill="auto"/>
            <w:noWrap/>
            <w:vAlign w:val="center"/>
            <w:hideMark/>
          </w:tcPr>
          <w:p w14:paraId="12C135BC"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15,741 </w:t>
            </w:r>
          </w:p>
        </w:tc>
        <w:tc>
          <w:tcPr>
            <w:tcW w:w="980" w:type="dxa"/>
            <w:tcBorders>
              <w:top w:val="nil"/>
              <w:left w:val="nil"/>
              <w:bottom w:val="single" w:sz="8" w:space="0" w:color="9BBB59"/>
              <w:right w:val="nil"/>
            </w:tcBorders>
            <w:shd w:val="clear" w:color="auto" w:fill="auto"/>
            <w:noWrap/>
            <w:vAlign w:val="center"/>
            <w:hideMark/>
          </w:tcPr>
          <w:p w14:paraId="19373275"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5,909 </w:t>
            </w:r>
          </w:p>
        </w:tc>
        <w:tc>
          <w:tcPr>
            <w:tcW w:w="960" w:type="dxa"/>
            <w:tcBorders>
              <w:top w:val="nil"/>
              <w:left w:val="nil"/>
              <w:bottom w:val="nil"/>
              <w:right w:val="single" w:sz="8" w:space="0" w:color="auto"/>
            </w:tcBorders>
            <w:shd w:val="clear" w:color="auto" w:fill="auto"/>
            <w:noWrap/>
            <w:vAlign w:val="center"/>
            <w:hideMark/>
          </w:tcPr>
          <w:p w14:paraId="75977F14"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27%</w:t>
            </w:r>
          </w:p>
        </w:tc>
      </w:tr>
      <w:tr w:rsidR="002D6C73" w:rsidRPr="002D6C73" w14:paraId="7651686B"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3B677F65"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Sep-14</w:t>
            </w:r>
          </w:p>
        </w:tc>
        <w:tc>
          <w:tcPr>
            <w:tcW w:w="960" w:type="dxa"/>
            <w:tcBorders>
              <w:top w:val="single" w:sz="8" w:space="0" w:color="9BBB59"/>
              <w:left w:val="nil"/>
              <w:bottom w:val="single" w:sz="8" w:space="0" w:color="9BBB59"/>
              <w:right w:val="nil"/>
            </w:tcBorders>
            <w:shd w:val="clear" w:color="auto" w:fill="auto"/>
            <w:noWrap/>
            <w:vAlign w:val="center"/>
            <w:hideMark/>
          </w:tcPr>
          <w:p w14:paraId="0C8F254E"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single" w:sz="8" w:space="0" w:color="9BBB59"/>
              <w:left w:val="nil"/>
              <w:bottom w:val="single" w:sz="8" w:space="0" w:color="9BBB59"/>
              <w:right w:val="nil"/>
            </w:tcBorders>
            <w:shd w:val="clear" w:color="auto" w:fill="auto"/>
            <w:noWrap/>
            <w:vAlign w:val="center"/>
            <w:hideMark/>
          </w:tcPr>
          <w:p w14:paraId="6A96CC1E"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20,36</w:t>
            </w:r>
          </w:p>
        </w:tc>
        <w:tc>
          <w:tcPr>
            <w:tcW w:w="1040" w:type="dxa"/>
            <w:tcBorders>
              <w:top w:val="single" w:sz="8" w:space="0" w:color="9BBB59"/>
              <w:left w:val="single" w:sz="8" w:space="0" w:color="auto"/>
              <w:bottom w:val="single" w:sz="8" w:space="0" w:color="9BBB59"/>
              <w:right w:val="nil"/>
            </w:tcBorders>
            <w:shd w:val="clear" w:color="auto" w:fill="auto"/>
            <w:noWrap/>
            <w:vAlign w:val="center"/>
            <w:hideMark/>
          </w:tcPr>
          <w:p w14:paraId="3621903D"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19,346 </w:t>
            </w:r>
          </w:p>
        </w:tc>
        <w:tc>
          <w:tcPr>
            <w:tcW w:w="1040" w:type="dxa"/>
            <w:tcBorders>
              <w:top w:val="single" w:sz="8" w:space="0" w:color="9BBB59"/>
              <w:left w:val="nil"/>
              <w:bottom w:val="single" w:sz="8" w:space="0" w:color="9BBB59"/>
              <w:right w:val="single" w:sz="8" w:space="0" w:color="auto"/>
            </w:tcBorders>
            <w:shd w:val="clear" w:color="auto" w:fill="auto"/>
            <w:noWrap/>
            <w:vAlign w:val="center"/>
            <w:hideMark/>
          </w:tcPr>
          <w:p w14:paraId="40A738DF"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14,556 </w:t>
            </w:r>
          </w:p>
        </w:tc>
        <w:tc>
          <w:tcPr>
            <w:tcW w:w="980" w:type="dxa"/>
            <w:tcBorders>
              <w:top w:val="nil"/>
              <w:left w:val="nil"/>
              <w:bottom w:val="single" w:sz="8" w:space="0" w:color="9BBB59"/>
              <w:right w:val="nil"/>
            </w:tcBorders>
            <w:shd w:val="clear" w:color="auto" w:fill="auto"/>
            <w:noWrap/>
            <w:vAlign w:val="center"/>
            <w:hideMark/>
          </w:tcPr>
          <w:p w14:paraId="6A3D8C24"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4,790 </w:t>
            </w:r>
          </w:p>
        </w:tc>
        <w:tc>
          <w:tcPr>
            <w:tcW w:w="960" w:type="dxa"/>
            <w:tcBorders>
              <w:top w:val="single" w:sz="8" w:space="0" w:color="9BBB59"/>
              <w:left w:val="nil"/>
              <w:bottom w:val="single" w:sz="8" w:space="0" w:color="9BBB59"/>
              <w:right w:val="single" w:sz="8" w:space="0" w:color="auto"/>
            </w:tcBorders>
            <w:shd w:val="clear" w:color="auto" w:fill="auto"/>
            <w:noWrap/>
            <w:vAlign w:val="center"/>
            <w:hideMark/>
          </w:tcPr>
          <w:p w14:paraId="563625B5"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25%</w:t>
            </w:r>
          </w:p>
        </w:tc>
      </w:tr>
      <w:tr w:rsidR="002D6C73" w:rsidRPr="002D6C73" w14:paraId="3895C609"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2C1FBEA5"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Oct-14</w:t>
            </w:r>
          </w:p>
        </w:tc>
        <w:tc>
          <w:tcPr>
            <w:tcW w:w="960" w:type="dxa"/>
            <w:tcBorders>
              <w:top w:val="nil"/>
              <w:left w:val="nil"/>
              <w:bottom w:val="nil"/>
              <w:right w:val="nil"/>
            </w:tcBorders>
            <w:shd w:val="clear" w:color="auto" w:fill="auto"/>
            <w:noWrap/>
            <w:vAlign w:val="center"/>
            <w:hideMark/>
          </w:tcPr>
          <w:p w14:paraId="58E1777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nil"/>
              <w:left w:val="nil"/>
              <w:bottom w:val="nil"/>
              <w:right w:val="nil"/>
            </w:tcBorders>
            <w:shd w:val="clear" w:color="auto" w:fill="auto"/>
            <w:noWrap/>
            <w:vAlign w:val="center"/>
            <w:hideMark/>
          </w:tcPr>
          <w:p w14:paraId="5CB0DA8F"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16,11</w:t>
            </w:r>
          </w:p>
        </w:tc>
        <w:tc>
          <w:tcPr>
            <w:tcW w:w="1040" w:type="dxa"/>
            <w:tcBorders>
              <w:top w:val="nil"/>
              <w:left w:val="single" w:sz="8" w:space="0" w:color="auto"/>
              <w:bottom w:val="nil"/>
              <w:right w:val="nil"/>
            </w:tcBorders>
            <w:shd w:val="clear" w:color="auto" w:fill="auto"/>
            <w:noWrap/>
            <w:vAlign w:val="center"/>
            <w:hideMark/>
          </w:tcPr>
          <w:p w14:paraId="07BD80FC"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16,713 </w:t>
            </w:r>
          </w:p>
        </w:tc>
        <w:tc>
          <w:tcPr>
            <w:tcW w:w="1040" w:type="dxa"/>
            <w:tcBorders>
              <w:top w:val="nil"/>
              <w:left w:val="nil"/>
              <w:bottom w:val="nil"/>
              <w:right w:val="single" w:sz="8" w:space="0" w:color="auto"/>
            </w:tcBorders>
            <w:shd w:val="clear" w:color="auto" w:fill="auto"/>
            <w:noWrap/>
            <w:vAlign w:val="center"/>
            <w:hideMark/>
          </w:tcPr>
          <w:p w14:paraId="0C09FFA5"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12,453 </w:t>
            </w:r>
          </w:p>
        </w:tc>
        <w:tc>
          <w:tcPr>
            <w:tcW w:w="980" w:type="dxa"/>
            <w:tcBorders>
              <w:top w:val="nil"/>
              <w:left w:val="nil"/>
              <w:bottom w:val="single" w:sz="8" w:space="0" w:color="9BBB59"/>
              <w:right w:val="nil"/>
            </w:tcBorders>
            <w:shd w:val="clear" w:color="auto" w:fill="auto"/>
            <w:noWrap/>
            <w:vAlign w:val="center"/>
            <w:hideMark/>
          </w:tcPr>
          <w:p w14:paraId="76A103F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4,260 </w:t>
            </w:r>
          </w:p>
        </w:tc>
        <w:tc>
          <w:tcPr>
            <w:tcW w:w="960" w:type="dxa"/>
            <w:tcBorders>
              <w:top w:val="nil"/>
              <w:left w:val="nil"/>
              <w:bottom w:val="nil"/>
              <w:right w:val="single" w:sz="8" w:space="0" w:color="auto"/>
            </w:tcBorders>
            <w:shd w:val="clear" w:color="auto" w:fill="auto"/>
            <w:noWrap/>
            <w:vAlign w:val="center"/>
            <w:hideMark/>
          </w:tcPr>
          <w:p w14:paraId="1A228003"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25%</w:t>
            </w:r>
          </w:p>
        </w:tc>
      </w:tr>
      <w:tr w:rsidR="002D6C73" w:rsidRPr="002D6C73" w14:paraId="3887C093"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64DB2407"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Nov-14</w:t>
            </w:r>
          </w:p>
        </w:tc>
        <w:tc>
          <w:tcPr>
            <w:tcW w:w="960" w:type="dxa"/>
            <w:tcBorders>
              <w:top w:val="single" w:sz="8" w:space="0" w:color="9BBB59"/>
              <w:left w:val="nil"/>
              <w:bottom w:val="single" w:sz="8" w:space="0" w:color="9BBB59"/>
              <w:right w:val="nil"/>
            </w:tcBorders>
            <w:shd w:val="clear" w:color="auto" w:fill="auto"/>
            <w:noWrap/>
            <w:vAlign w:val="center"/>
            <w:hideMark/>
          </w:tcPr>
          <w:p w14:paraId="46021BCD"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w:t>
            </w:r>
          </w:p>
        </w:tc>
        <w:tc>
          <w:tcPr>
            <w:tcW w:w="1020" w:type="dxa"/>
            <w:tcBorders>
              <w:top w:val="single" w:sz="8" w:space="0" w:color="9BBB59"/>
              <w:left w:val="nil"/>
              <w:bottom w:val="single" w:sz="8" w:space="0" w:color="9BBB59"/>
              <w:right w:val="nil"/>
            </w:tcBorders>
            <w:shd w:val="clear" w:color="auto" w:fill="auto"/>
            <w:noWrap/>
            <w:vAlign w:val="center"/>
            <w:hideMark/>
          </w:tcPr>
          <w:p w14:paraId="59F15998" w14:textId="77777777" w:rsidR="002D6C73" w:rsidRPr="002D6C73" w:rsidRDefault="002D6C73" w:rsidP="002D6C73">
            <w:pPr>
              <w:jc w:val="center"/>
              <w:rPr>
                <w:color w:val="000000"/>
                <w:sz w:val="16"/>
                <w:szCs w:val="16"/>
                <w:lang w:eastAsia="en-US"/>
              </w:rPr>
            </w:pPr>
            <w:r w:rsidRPr="002D6C73">
              <w:rPr>
                <w:color w:val="000000"/>
                <w:sz w:val="16"/>
                <w:szCs w:val="16"/>
                <w:lang w:eastAsia="en-US"/>
              </w:rPr>
              <w:t>10,37</w:t>
            </w:r>
          </w:p>
        </w:tc>
        <w:tc>
          <w:tcPr>
            <w:tcW w:w="1040" w:type="dxa"/>
            <w:tcBorders>
              <w:top w:val="single" w:sz="8" w:space="0" w:color="9BBB59"/>
              <w:left w:val="single" w:sz="8" w:space="0" w:color="auto"/>
              <w:bottom w:val="single" w:sz="8" w:space="0" w:color="9BBB59"/>
              <w:right w:val="nil"/>
            </w:tcBorders>
            <w:shd w:val="clear" w:color="auto" w:fill="auto"/>
            <w:noWrap/>
            <w:vAlign w:val="center"/>
            <w:hideMark/>
          </w:tcPr>
          <w:p w14:paraId="1B06F90F"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17,277 </w:t>
            </w:r>
          </w:p>
        </w:tc>
        <w:tc>
          <w:tcPr>
            <w:tcW w:w="1040" w:type="dxa"/>
            <w:tcBorders>
              <w:top w:val="single" w:sz="8" w:space="0" w:color="9BBB59"/>
              <w:left w:val="nil"/>
              <w:bottom w:val="single" w:sz="8" w:space="0" w:color="9BBB59"/>
              <w:right w:val="single" w:sz="8" w:space="0" w:color="auto"/>
            </w:tcBorders>
            <w:shd w:val="clear" w:color="auto" w:fill="auto"/>
            <w:noWrap/>
            <w:vAlign w:val="center"/>
            <w:hideMark/>
          </w:tcPr>
          <w:p w14:paraId="758D69F2"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12,206 </w:t>
            </w:r>
          </w:p>
        </w:tc>
        <w:tc>
          <w:tcPr>
            <w:tcW w:w="980" w:type="dxa"/>
            <w:tcBorders>
              <w:top w:val="nil"/>
              <w:left w:val="nil"/>
              <w:bottom w:val="single" w:sz="8" w:space="0" w:color="9BBB59"/>
              <w:right w:val="nil"/>
            </w:tcBorders>
            <w:shd w:val="clear" w:color="auto" w:fill="auto"/>
            <w:noWrap/>
            <w:vAlign w:val="center"/>
            <w:hideMark/>
          </w:tcPr>
          <w:p w14:paraId="4D265D47"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5,071 </w:t>
            </w:r>
          </w:p>
        </w:tc>
        <w:tc>
          <w:tcPr>
            <w:tcW w:w="960" w:type="dxa"/>
            <w:tcBorders>
              <w:top w:val="single" w:sz="8" w:space="0" w:color="9BBB59"/>
              <w:left w:val="nil"/>
              <w:bottom w:val="single" w:sz="8" w:space="0" w:color="9BBB59"/>
              <w:right w:val="single" w:sz="8" w:space="0" w:color="auto"/>
            </w:tcBorders>
            <w:shd w:val="clear" w:color="auto" w:fill="auto"/>
            <w:noWrap/>
            <w:vAlign w:val="center"/>
            <w:hideMark/>
          </w:tcPr>
          <w:p w14:paraId="53D54A14"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29%</w:t>
            </w:r>
          </w:p>
        </w:tc>
      </w:tr>
      <w:tr w:rsidR="002D6C73" w:rsidRPr="002D6C73" w14:paraId="4BC79704" w14:textId="77777777" w:rsidTr="002D6C73">
        <w:trPr>
          <w:trHeight w:val="315"/>
        </w:trPr>
        <w:tc>
          <w:tcPr>
            <w:tcW w:w="960" w:type="dxa"/>
            <w:tcBorders>
              <w:top w:val="nil"/>
              <w:left w:val="single" w:sz="8" w:space="0" w:color="auto"/>
              <w:bottom w:val="single" w:sz="8" w:space="0" w:color="9BBB59"/>
              <w:right w:val="nil"/>
            </w:tcBorders>
            <w:shd w:val="clear" w:color="auto" w:fill="auto"/>
            <w:noWrap/>
            <w:vAlign w:val="center"/>
            <w:hideMark/>
          </w:tcPr>
          <w:p w14:paraId="4AF3A30A"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Dec-14</w:t>
            </w:r>
          </w:p>
        </w:tc>
        <w:tc>
          <w:tcPr>
            <w:tcW w:w="960" w:type="dxa"/>
            <w:tcBorders>
              <w:top w:val="nil"/>
              <w:left w:val="nil"/>
              <w:bottom w:val="nil"/>
              <w:right w:val="nil"/>
            </w:tcBorders>
            <w:shd w:val="clear" w:color="auto" w:fill="auto"/>
            <w:noWrap/>
            <w:vAlign w:val="center"/>
            <w:hideMark/>
          </w:tcPr>
          <w:p w14:paraId="7FC2961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0</w:t>
            </w:r>
          </w:p>
        </w:tc>
        <w:tc>
          <w:tcPr>
            <w:tcW w:w="1020" w:type="dxa"/>
            <w:tcBorders>
              <w:top w:val="nil"/>
              <w:left w:val="nil"/>
              <w:bottom w:val="nil"/>
              <w:right w:val="nil"/>
            </w:tcBorders>
            <w:shd w:val="clear" w:color="auto" w:fill="auto"/>
            <w:noWrap/>
            <w:vAlign w:val="center"/>
            <w:hideMark/>
          </w:tcPr>
          <w:p w14:paraId="6704D9ED" w14:textId="77777777" w:rsidR="002D6C73" w:rsidRPr="002D6C73" w:rsidRDefault="002D6C73" w:rsidP="002D6C73">
            <w:pPr>
              <w:jc w:val="center"/>
              <w:rPr>
                <w:color w:val="000000"/>
                <w:sz w:val="16"/>
                <w:szCs w:val="16"/>
                <w:lang w:eastAsia="en-US"/>
              </w:rPr>
            </w:pPr>
            <w:r w:rsidRPr="002D6C73">
              <w:rPr>
                <w:color w:val="000000"/>
                <w:sz w:val="16"/>
                <w:szCs w:val="16"/>
                <w:lang w:eastAsia="en-US"/>
              </w:rPr>
              <w:t>4,96</w:t>
            </w:r>
          </w:p>
        </w:tc>
        <w:tc>
          <w:tcPr>
            <w:tcW w:w="1040" w:type="dxa"/>
            <w:tcBorders>
              <w:top w:val="nil"/>
              <w:left w:val="single" w:sz="8" w:space="0" w:color="auto"/>
              <w:bottom w:val="nil"/>
              <w:right w:val="nil"/>
            </w:tcBorders>
            <w:shd w:val="clear" w:color="auto" w:fill="auto"/>
            <w:noWrap/>
            <w:vAlign w:val="center"/>
            <w:hideMark/>
          </w:tcPr>
          <w:p w14:paraId="402956C1"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19,869 </w:t>
            </w:r>
          </w:p>
        </w:tc>
        <w:tc>
          <w:tcPr>
            <w:tcW w:w="1040" w:type="dxa"/>
            <w:tcBorders>
              <w:top w:val="nil"/>
              <w:left w:val="nil"/>
              <w:bottom w:val="nil"/>
              <w:right w:val="single" w:sz="8" w:space="0" w:color="auto"/>
            </w:tcBorders>
            <w:shd w:val="clear" w:color="auto" w:fill="auto"/>
            <w:noWrap/>
            <w:vAlign w:val="center"/>
            <w:hideMark/>
          </w:tcPr>
          <w:p w14:paraId="0CF1F50C"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13,840 </w:t>
            </w:r>
          </w:p>
        </w:tc>
        <w:tc>
          <w:tcPr>
            <w:tcW w:w="980" w:type="dxa"/>
            <w:tcBorders>
              <w:top w:val="nil"/>
              <w:left w:val="nil"/>
              <w:bottom w:val="single" w:sz="8" w:space="0" w:color="9BBB59"/>
              <w:right w:val="nil"/>
            </w:tcBorders>
            <w:shd w:val="clear" w:color="auto" w:fill="auto"/>
            <w:noWrap/>
            <w:vAlign w:val="center"/>
            <w:hideMark/>
          </w:tcPr>
          <w:p w14:paraId="3952730D"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6,029 </w:t>
            </w:r>
          </w:p>
        </w:tc>
        <w:tc>
          <w:tcPr>
            <w:tcW w:w="960" w:type="dxa"/>
            <w:tcBorders>
              <w:top w:val="nil"/>
              <w:left w:val="nil"/>
              <w:bottom w:val="nil"/>
              <w:right w:val="single" w:sz="8" w:space="0" w:color="auto"/>
            </w:tcBorders>
            <w:shd w:val="clear" w:color="auto" w:fill="auto"/>
            <w:noWrap/>
            <w:vAlign w:val="center"/>
            <w:hideMark/>
          </w:tcPr>
          <w:p w14:paraId="2B147B36" w14:textId="77777777" w:rsidR="002D6C73" w:rsidRPr="002D6C73" w:rsidRDefault="002D6C73" w:rsidP="002D6C73">
            <w:pPr>
              <w:jc w:val="center"/>
              <w:rPr>
                <w:color w:val="000000"/>
                <w:sz w:val="16"/>
                <w:szCs w:val="16"/>
                <w:lang w:eastAsia="en-US"/>
              </w:rPr>
            </w:pPr>
            <w:r w:rsidRPr="002D6C73">
              <w:rPr>
                <w:color w:val="000000"/>
                <w:sz w:val="16"/>
                <w:szCs w:val="16"/>
                <w:lang w:eastAsia="en-US"/>
              </w:rPr>
              <w:t>30%</w:t>
            </w:r>
          </w:p>
        </w:tc>
      </w:tr>
      <w:tr w:rsidR="002D6C73" w:rsidRPr="002D6C73" w14:paraId="092EFA39" w14:textId="77777777" w:rsidTr="002D6C73">
        <w:trPr>
          <w:trHeight w:val="315"/>
        </w:trPr>
        <w:tc>
          <w:tcPr>
            <w:tcW w:w="960" w:type="dxa"/>
            <w:tcBorders>
              <w:top w:val="nil"/>
              <w:left w:val="single" w:sz="8" w:space="0" w:color="auto"/>
              <w:bottom w:val="single" w:sz="8" w:space="0" w:color="auto"/>
              <w:right w:val="nil"/>
            </w:tcBorders>
            <w:shd w:val="clear" w:color="auto" w:fill="auto"/>
            <w:noWrap/>
            <w:vAlign w:val="center"/>
            <w:hideMark/>
          </w:tcPr>
          <w:p w14:paraId="42F94A79" w14:textId="77777777" w:rsidR="002D6C73" w:rsidRPr="002D6C73" w:rsidRDefault="002D6C73" w:rsidP="002D6C73">
            <w:pPr>
              <w:jc w:val="center"/>
              <w:rPr>
                <w:b/>
                <w:bCs/>
                <w:color w:val="000000"/>
                <w:sz w:val="16"/>
                <w:szCs w:val="16"/>
                <w:lang w:eastAsia="en-US"/>
              </w:rPr>
            </w:pPr>
            <w:r w:rsidRPr="002D6C73">
              <w:rPr>
                <w:b/>
                <w:bCs/>
                <w:color w:val="000000"/>
                <w:sz w:val="16"/>
                <w:szCs w:val="16"/>
                <w:lang w:eastAsia="en-US"/>
              </w:rPr>
              <w:t>TOTAL</w:t>
            </w:r>
          </w:p>
        </w:tc>
        <w:tc>
          <w:tcPr>
            <w:tcW w:w="960" w:type="dxa"/>
            <w:tcBorders>
              <w:top w:val="single" w:sz="8" w:space="0" w:color="9BBB59"/>
              <w:left w:val="nil"/>
              <w:bottom w:val="single" w:sz="8" w:space="0" w:color="auto"/>
              <w:right w:val="nil"/>
            </w:tcBorders>
            <w:shd w:val="clear" w:color="auto" w:fill="auto"/>
            <w:noWrap/>
            <w:vAlign w:val="center"/>
            <w:hideMark/>
          </w:tcPr>
          <w:p w14:paraId="70AACB83" w14:textId="77777777" w:rsidR="002D6C73" w:rsidRPr="002D6C73" w:rsidRDefault="002D6C73" w:rsidP="002D6C73">
            <w:pPr>
              <w:rPr>
                <w:color w:val="000000"/>
                <w:sz w:val="16"/>
                <w:szCs w:val="16"/>
                <w:lang w:eastAsia="en-US"/>
              </w:rPr>
            </w:pPr>
            <w:r w:rsidRPr="002D6C73">
              <w:rPr>
                <w:color w:val="000000"/>
                <w:sz w:val="16"/>
                <w:szCs w:val="16"/>
                <w:lang w:eastAsia="en-US"/>
              </w:rPr>
              <w:t> </w:t>
            </w:r>
          </w:p>
        </w:tc>
        <w:tc>
          <w:tcPr>
            <w:tcW w:w="1020" w:type="dxa"/>
            <w:tcBorders>
              <w:top w:val="single" w:sz="8" w:space="0" w:color="9BBB59"/>
              <w:left w:val="nil"/>
              <w:bottom w:val="single" w:sz="8" w:space="0" w:color="auto"/>
              <w:right w:val="nil"/>
            </w:tcBorders>
            <w:shd w:val="clear" w:color="auto" w:fill="auto"/>
            <w:noWrap/>
            <w:vAlign w:val="center"/>
            <w:hideMark/>
          </w:tcPr>
          <w:p w14:paraId="634E4C56" w14:textId="77777777" w:rsidR="002D6C73" w:rsidRPr="002D6C73" w:rsidRDefault="002D6C73" w:rsidP="002D6C73">
            <w:pPr>
              <w:rPr>
                <w:color w:val="000000"/>
                <w:sz w:val="16"/>
                <w:szCs w:val="16"/>
                <w:lang w:eastAsia="en-US"/>
              </w:rPr>
            </w:pPr>
            <w:r w:rsidRPr="002D6C73">
              <w:rPr>
                <w:color w:val="000000"/>
                <w:sz w:val="16"/>
                <w:szCs w:val="16"/>
                <w:lang w:eastAsia="en-US"/>
              </w:rPr>
              <w:t> </w:t>
            </w:r>
          </w:p>
        </w:tc>
        <w:tc>
          <w:tcPr>
            <w:tcW w:w="1040" w:type="dxa"/>
            <w:tcBorders>
              <w:top w:val="single" w:sz="8" w:space="0" w:color="9BBB59"/>
              <w:left w:val="single" w:sz="8" w:space="0" w:color="auto"/>
              <w:bottom w:val="single" w:sz="8" w:space="0" w:color="auto"/>
              <w:right w:val="nil"/>
            </w:tcBorders>
            <w:shd w:val="clear" w:color="auto" w:fill="auto"/>
            <w:noWrap/>
            <w:vAlign w:val="center"/>
            <w:hideMark/>
          </w:tcPr>
          <w:p w14:paraId="4DD360E0"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226,729 </w:t>
            </w:r>
          </w:p>
        </w:tc>
        <w:tc>
          <w:tcPr>
            <w:tcW w:w="1040" w:type="dxa"/>
            <w:tcBorders>
              <w:top w:val="single" w:sz="8" w:space="0" w:color="9BBB59"/>
              <w:left w:val="nil"/>
              <w:bottom w:val="single" w:sz="8" w:space="0" w:color="auto"/>
              <w:right w:val="single" w:sz="8" w:space="0" w:color="auto"/>
            </w:tcBorders>
            <w:shd w:val="clear" w:color="auto" w:fill="auto"/>
            <w:noWrap/>
            <w:vAlign w:val="center"/>
            <w:hideMark/>
          </w:tcPr>
          <w:p w14:paraId="41383EDA"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162,886 </w:t>
            </w:r>
          </w:p>
        </w:tc>
        <w:tc>
          <w:tcPr>
            <w:tcW w:w="980" w:type="dxa"/>
            <w:tcBorders>
              <w:top w:val="nil"/>
              <w:left w:val="nil"/>
              <w:bottom w:val="single" w:sz="8" w:space="0" w:color="auto"/>
              <w:right w:val="nil"/>
            </w:tcBorders>
            <w:shd w:val="clear" w:color="auto" w:fill="auto"/>
            <w:noWrap/>
            <w:vAlign w:val="center"/>
            <w:hideMark/>
          </w:tcPr>
          <w:p w14:paraId="25D003FE" w14:textId="77777777" w:rsidR="002D6C73" w:rsidRPr="002D6C73" w:rsidRDefault="002D6C73" w:rsidP="002D6C73">
            <w:pPr>
              <w:jc w:val="center"/>
              <w:rPr>
                <w:color w:val="000000"/>
                <w:sz w:val="16"/>
                <w:szCs w:val="16"/>
                <w:lang w:eastAsia="en-US"/>
              </w:rPr>
            </w:pPr>
            <w:r w:rsidRPr="002D6C73">
              <w:rPr>
                <w:color w:val="000000"/>
                <w:sz w:val="16"/>
                <w:szCs w:val="16"/>
                <w:lang w:eastAsia="en-US"/>
              </w:rPr>
              <w:t xml:space="preserve">        63,843 </w:t>
            </w:r>
          </w:p>
        </w:tc>
        <w:tc>
          <w:tcPr>
            <w:tcW w:w="960" w:type="dxa"/>
            <w:tcBorders>
              <w:top w:val="single" w:sz="8" w:space="0" w:color="9BBB59"/>
              <w:left w:val="nil"/>
              <w:bottom w:val="single" w:sz="8" w:space="0" w:color="auto"/>
              <w:right w:val="single" w:sz="8" w:space="0" w:color="auto"/>
            </w:tcBorders>
            <w:shd w:val="clear" w:color="auto" w:fill="auto"/>
            <w:noWrap/>
            <w:vAlign w:val="center"/>
            <w:hideMark/>
          </w:tcPr>
          <w:p w14:paraId="3835F619" w14:textId="77777777" w:rsidR="002D6C73" w:rsidRPr="002D6C73" w:rsidRDefault="002D6C73" w:rsidP="002D6C73">
            <w:pPr>
              <w:jc w:val="center"/>
              <w:rPr>
                <w:color w:val="000000"/>
                <w:sz w:val="16"/>
                <w:szCs w:val="16"/>
                <w:lang w:eastAsia="en-US"/>
              </w:rPr>
            </w:pPr>
            <w:r w:rsidRPr="002D6C73">
              <w:rPr>
                <w:color w:val="000000"/>
                <w:sz w:val="16"/>
                <w:szCs w:val="16"/>
                <w:lang w:eastAsia="en-US"/>
              </w:rPr>
              <w:t>28%</w:t>
            </w:r>
          </w:p>
        </w:tc>
      </w:tr>
    </w:tbl>
    <w:p w14:paraId="1D8A55D4" w14:textId="77777777" w:rsidR="002D06C9" w:rsidRPr="00883FF3" w:rsidRDefault="002D06C9" w:rsidP="00953240">
      <w:pPr>
        <w:pStyle w:val="CELEFICNORMAL"/>
        <w:rPr>
          <w:rFonts w:ascii="Times New Roman" w:hAnsi="Times New Roman"/>
          <w:lang w:val="en-US"/>
        </w:rPr>
      </w:pPr>
    </w:p>
    <w:p w14:paraId="214A9142" w14:textId="77777777" w:rsidR="00B60B30" w:rsidRPr="00883FF3" w:rsidRDefault="00883FF3" w:rsidP="0079550F">
      <w:pPr>
        <w:pStyle w:val="Heading1"/>
      </w:pPr>
      <w:r>
        <w:t xml:space="preserve">II. </w:t>
      </w:r>
      <w:r w:rsidR="00393C70">
        <w:t>Hourly</w:t>
      </w:r>
      <w:r w:rsidR="00FB067F">
        <w:t xml:space="preserve"> </w:t>
      </w:r>
      <w:r w:rsidR="00393C70">
        <w:t>data c</w:t>
      </w:r>
      <w:r w:rsidR="00B60B30" w:rsidRPr="00883FF3">
        <w:t>ase study</w:t>
      </w:r>
    </w:p>
    <w:p w14:paraId="308EB730" w14:textId="26D6D8AC" w:rsidR="00B60B30" w:rsidRPr="00883FF3" w:rsidRDefault="00B60B30" w:rsidP="0079550F">
      <w:pPr>
        <w:pStyle w:val="Heading2"/>
      </w:pPr>
      <w:r w:rsidRPr="00883FF3">
        <w:t>Whole Building using short time interval energy use data</w:t>
      </w:r>
    </w:p>
    <w:p w14:paraId="6E1676D7" w14:textId="77777777" w:rsidR="00B60B30" w:rsidRPr="00883FF3" w:rsidRDefault="00883FF3" w:rsidP="0079550F">
      <w:pPr>
        <w:pStyle w:val="Heading3"/>
      </w:pPr>
      <w:r>
        <w:t xml:space="preserve">1. </w:t>
      </w:r>
      <w:r w:rsidR="00B60B30" w:rsidRPr="00883FF3">
        <w:t xml:space="preserve">Situation </w:t>
      </w:r>
    </w:p>
    <w:p w14:paraId="6ED9FE1A" w14:textId="77777777" w:rsidR="000632C5" w:rsidRDefault="000632C5" w:rsidP="00B60B30">
      <w:pPr>
        <w:pStyle w:val="CELEFICNORMAL"/>
        <w:rPr>
          <w:rStyle w:val="hps"/>
          <w:rFonts w:ascii="Times New Roman" w:hAnsi="Times New Roman"/>
          <w:lang w:val="en-US"/>
        </w:rPr>
      </w:pPr>
      <w:r>
        <w:rPr>
          <w:rStyle w:val="hps"/>
          <w:rFonts w:ascii="Times New Roman" w:hAnsi="Times New Roman"/>
          <w:lang w:val="en-US"/>
        </w:rPr>
        <w:t>In this example, multiple operational improvements were made in a university chemistry building as part of a retro-commissioning project. The improvements included:</w:t>
      </w:r>
    </w:p>
    <w:p w14:paraId="3BF63025" w14:textId="77777777" w:rsidR="000632C5" w:rsidRPr="00883FF3" w:rsidRDefault="000632C5" w:rsidP="0079550F">
      <w:pPr>
        <w:pStyle w:val="CELEFICNORMAL"/>
        <w:numPr>
          <w:ilvl w:val="0"/>
          <w:numId w:val="1"/>
        </w:numPr>
        <w:jc w:val="left"/>
        <w:rPr>
          <w:rStyle w:val="hps"/>
          <w:rFonts w:ascii="Times New Roman" w:hAnsi="Times New Roman"/>
          <w:lang w:val="en-US"/>
        </w:rPr>
      </w:pPr>
      <w:r>
        <w:rPr>
          <w:rStyle w:val="hps"/>
          <w:rFonts w:ascii="Times New Roman" w:hAnsi="Times New Roman"/>
          <w:lang w:val="en-US"/>
        </w:rPr>
        <w:t>The</w:t>
      </w:r>
      <w:r w:rsidRPr="00883FF3">
        <w:rPr>
          <w:rStyle w:val="hps"/>
          <w:rFonts w:ascii="Times New Roman" w:hAnsi="Times New Roman"/>
          <w:lang w:val="en-US"/>
        </w:rPr>
        <w:t xml:space="preserve"> constant volume chilled water, hot water, and air distribution systems </w:t>
      </w:r>
      <w:r>
        <w:rPr>
          <w:rStyle w:val="hps"/>
          <w:rFonts w:ascii="Times New Roman" w:hAnsi="Times New Roman"/>
          <w:lang w:val="en-US"/>
        </w:rPr>
        <w:t xml:space="preserve">were converted </w:t>
      </w:r>
      <w:r w:rsidRPr="00883FF3">
        <w:rPr>
          <w:rStyle w:val="hps"/>
          <w:rFonts w:ascii="Times New Roman" w:hAnsi="Times New Roman"/>
          <w:lang w:val="en-US"/>
        </w:rPr>
        <w:t xml:space="preserve">to variable volume, </w:t>
      </w:r>
      <w:r>
        <w:rPr>
          <w:rStyle w:val="hps"/>
          <w:rFonts w:ascii="Times New Roman" w:hAnsi="Times New Roman"/>
          <w:lang w:val="en-US"/>
        </w:rPr>
        <w:t>with the</w:t>
      </w:r>
      <w:r w:rsidRPr="00883FF3">
        <w:rPr>
          <w:rStyle w:val="hps"/>
          <w:rFonts w:ascii="Times New Roman" w:hAnsi="Times New Roman"/>
          <w:lang w:val="en-US"/>
        </w:rPr>
        <w:t xml:space="preserve"> addition of variable frequency drives to fan and pump motors, and implementation of appropriate control algorithms.</w:t>
      </w:r>
    </w:p>
    <w:p w14:paraId="6EA1C94A" w14:textId="77777777" w:rsidR="000632C5" w:rsidRPr="00883FF3" w:rsidRDefault="000632C5" w:rsidP="000632C5">
      <w:pPr>
        <w:pStyle w:val="CELEFICNORMAL"/>
        <w:numPr>
          <w:ilvl w:val="0"/>
          <w:numId w:val="1"/>
        </w:numPr>
        <w:rPr>
          <w:rStyle w:val="hps"/>
          <w:rFonts w:ascii="Times New Roman" w:hAnsi="Times New Roman"/>
          <w:lang w:val="en-US"/>
        </w:rPr>
      </w:pPr>
      <w:r>
        <w:rPr>
          <w:rStyle w:val="hps"/>
          <w:rFonts w:ascii="Times New Roman" w:hAnsi="Times New Roman"/>
          <w:lang w:val="en-US"/>
        </w:rPr>
        <w:t xml:space="preserve">The legacy pneumatic control system was upgraded to a digital system, enabling HVAC systems to implement advanced control strategies, including: </w:t>
      </w:r>
    </w:p>
    <w:p w14:paraId="4FB41185" w14:textId="77777777" w:rsidR="000632C5" w:rsidRPr="00883FF3" w:rsidRDefault="000632C5" w:rsidP="000632C5">
      <w:pPr>
        <w:pStyle w:val="CELEFICNORMAL"/>
        <w:numPr>
          <w:ilvl w:val="1"/>
          <w:numId w:val="1"/>
        </w:numPr>
        <w:rPr>
          <w:rStyle w:val="hps"/>
          <w:rFonts w:ascii="Times New Roman" w:hAnsi="Times New Roman"/>
          <w:lang w:val="en-US"/>
        </w:rPr>
      </w:pPr>
      <w:r w:rsidRPr="00883FF3">
        <w:rPr>
          <w:rStyle w:val="hps"/>
          <w:rFonts w:ascii="Times New Roman" w:hAnsi="Times New Roman"/>
          <w:lang w:val="en-US"/>
        </w:rPr>
        <w:t>Duct static pressure set point reset</w:t>
      </w:r>
    </w:p>
    <w:p w14:paraId="4A10FC0C" w14:textId="77777777" w:rsidR="000632C5" w:rsidRPr="00883FF3" w:rsidRDefault="000632C5" w:rsidP="000632C5">
      <w:pPr>
        <w:pStyle w:val="CELEFICNORMAL"/>
        <w:numPr>
          <w:ilvl w:val="1"/>
          <w:numId w:val="1"/>
        </w:numPr>
        <w:rPr>
          <w:rStyle w:val="hps"/>
          <w:rFonts w:ascii="Times New Roman" w:hAnsi="Times New Roman"/>
          <w:lang w:val="en-US"/>
        </w:rPr>
      </w:pPr>
      <w:r w:rsidRPr="00883FF3">
        <w:rPr>
          <w:rStyle w:val="hps"/>
          <w:rFonts w:ascii="Times New Roman" w:hAnsi="Times New Roman"/>
          <w:lang w:val="en-US"/>
        </w:rPr>
        <w:t>Supply air temperature set point reset</w:t>
      </w:r>
    </w:p>
    <w:p w14:paraId="08A2454F" w14:textId="77777777" w:rsidR="000632C5" w:rsidRPr="00883FF3" w:rsidRDefault="000632C5" w:rsidP="000632C5">
      <w:pPr>
        <w:pStyle w:val="CELEFICNORMAL"/>
        <w:numPr>
          <w:ilvl w:val="1"/>
          <w:numId w:val="1"/>
        </w:numPr>
        <w:rPr>
          <w:rStyle w:val="hps"/>
          <w:rFonts w:ascii="Times New Roman" w:hAnsi="Times New Roman"/>
          <w:lang w:val="en-US"/>
        </w:rPr>
      </w:pPr>
      <w:r w:rsidRPr="00883FF3">
        <w:rPr>
          <w:rStyle w:val="hps"/>
          <w:rFonts w:ascii="Times New Roman" w:hAnsi="Times New Roman"/>
          <w:lang w:val="en-US"/>
        </w:rPr>
        <w:t>Optimum start</w:t>
      </w:r>
    </w:p>
    <w:p w14:paraId="54499F38" w14:textId="77777777" w:rsidR="000632C5" w:rsidRPr="00883FF3" w:rsidRDefault="000632C5" w:rsidP="0079550F">
      <w:pPr>
        <w:pStyle w:val="CELEFICNORMAL"/>
        <w:numPr>
          <w:ilvl w:val="0"/>
          <w:numId w:val="1"/>
        </w:numPr>
        <w:jc w:val="left"/>
        <w:rPr>
          <w:rStyle w:val="hps"/>
          <w:rFonts w:ascii="Times New Roman" w:hAnsi="Times New Roman"/>
          <w:lang w:val="en-US"/>
        </w:rPr>
      </w:pPr>
      <w:r>
        <w:rPr>
          <w:rStyle w:val="hps"/>
          <w:rFonts w:ascii="Times New Roman" w:hAnsi="Times New Roman"/>
          <w:lang w:val="en-US"/>
        </w:rPr>
        <w:t>O</w:t>
      </w:r>
      <w:r w:rsidRPr="00883FF3">
        <w:rPr>
          <w:rStyle w:val="hps"/>
          <w:rFonts w:ascii="Times New Roman" w:hAnsi="Times New Roman"/>
          <w:lang w:val="en-US"/>
        </w:rPr>
        <w:t>ver-ventilation in the buildings</w:t>
      </w:r>
      <w:r>
        <w:rPr>
          <w:rStyle w:val="hps"/>
          <w:rFonts w:ascii="Times New Roman" w:hAnsi="Times New Roman"/>
          <w:lang w:val="en-US"/>
        </w:rPr>
        <w:t xml:space="preserve"> was reduced</w:t>
      </w:r>
    </w:p>
    <w:p w14:paraId="276E180A" w14:textId="77777777" w:rsidR="000632C5" w:rsidRPr="00883FF3" w:rsidRDefault="000632C5" w:rsidP="0079550F">
      <w:pPr>
        <w:pStyle w:val="CELEFICNORMAL"/>
        <w:numPr>
          <w:ilvl w:val="0"/>
          <w:numId w:val="1"/>
        </w:numPr>
        <w:jc w:val="left"/>
        <w:rPr>
          <w:rStyle w:val="hps"/>
          <w:rFonts w:ascii="Times New Roman" w:hAnsi="Times New Roman"/>
          <w:lang w:val="en-US"/>
        </w:rPr>
      </w:pPr>
      <w:r>
        <w:rPr>
          <w:rStyle w:val="hps"/>
          <w:rFonts w:ascii="Times New Roman" w:hAnsi="Times New Roman"/>
          <w:lang w:val="en-US"/>
        </w:rPr>
        <w:t xml:space="preserve">The T-12 </w:t>
      </w:r>
      <w:r w:rsidRPr="00883FF3">
        <w:rPr>
          <w:rStyle w:val="hps"/>
          <w:rFonts w:ascii="Times New Roman" w:hAnsi="Times New Roman"/>
          <w:lang w:val="en-US"/>
        </w:rPr>
        <w:t xml:space="preserve">fluorescent lighting systems </w:t>
      </w:r>
      <w:r>
        <w:rPr>
          <w:rStyle w:val="hps"/>
          <w:rFonts w:ascii="Times New Roman" w:hAnsi="Times New Roman"/>
          <w:lang w:val="en-US"/>
        </w:rPr>
        <w:t xml:space="preserve">were replaced with </w:t>
      </w:r>
      <w:r w:rsidRPr="00883FF3">
        <w:rPr>
          <w:rStyle w:val="hps"/>
          <w:rFonts w:ascii="Times New Roman" w:hAnsi="Times New Roman"/>
          <w:lang w:val="en-US"/>
        </w:rPr>
        <w:t xml:space="preserve">dimmable LED lamps. </w:t>
      </w:r>
      <w:r>
        <w:rPr>
          <w:rStyle w:val="hps"/>
          <w:rFonts w:ascii="Times New Roman" w:hAnsi="Times New Roman"/>
          <w:lang w:val="en-US"/>
        </w:rPr>
        <w:t xml:space="preserve">An </w:t>
      </w:r>
      <w:r w:rsidRPr="00883FF3">
        <w:rPr>
          <w:rStyle w:val="hps"/>
          <w:rFonts w:ascii="Times New Roman" w:hAnsi="Times New Roman"/>
          <w:lang w:val="en-US"/>
        </w:rPr>
        <w:t>advanced lighting controls system</w:t>
      </w:r>
      <w:r>
        <w:rPr>
          <w:rStyle w:val="hps"/>
          <w:rFonts w:ascii="Times New Roman" w:hAnsi="Times New Roman"/>
          <w:lang w:val="en-US"/>
        </w:rPr>
        <w:t xml:space="preserve"> was also installed that enabled</w:t>
      </w:r>
      <w:r w:rsidRPr="00883FF3">
        <w:rPr>
          <w:rStyle w:val="hps"/>
          <w:rFonts w:ascii="Times New Roman" w:hAnsi="Times New Roman"/>
          <w:lang w:val="en-US"/>
        </w:rPr>
        <w:t xml:space="preserve"> task lighting, scheduling, and daylight controls.</w:t>
      </w:r>
    </w:p>
    <w:p w14:paraId="459CF24D" w14:textId="77777777" w:rsidR="000632C5" w:rsidRPr="00883FF3" w:rsidRDefault="000632C5" w:rsidP="0079550F">
      <w:pPr>
        <w:pStyle w:val="CELEFICNORMAL"/>
        <w:numPr>
          <w:ilvl w:val="0"/>
          <w:numId w:val="1"/>
        </w:numPr>
        <w:jc w:val="left"/>
        <w:rPr>
          <w:rStyle w:val="hps"/>
          <w:rFonts w:ascii="Times New Roman" w:hAnsi="Times New Roman"/>
          <w:lang w:val="en-US"/>
        </w:rPr>
      </w:pPr>
      <w:r>
        <w:rPr>
          <w:rStyle w:val="hps"/>
          <w:rFonts w:ascii="Times New Roman" w:hAnsi="Times New Roman"/>
          <w:lang w:val="en-US"/>
        </w:rPr>
        <w:t>L</w:t>
      </w:r>
      <w:r w:rsidRPr="00883FF3">
        <w:rPr>
          <w:rStyle w:val="hps"/>
          <w:rFonts w:ascii="Times New Roman" w:hAnsi="Times New Roman"/>
          <w:lang w:val="en-US"/>
        </w:rPr>
        <w:t>eaky pre-heat coils in air handling units</w:t>
      </w:r>
      <w:r>
        <w:rPr>
          <w:rStyle w:val="hps"/>
          <w:rFonts w:ascii="Times New Roman" w:hAnsi="Times New Roman"/>
          <w:lang w:val="en-US"/>
        </w:rPr>
        <w:t xml:space="preserve"> were repaired, eliminating simultaneous heating and cooling</w:t>
      </w:r>
      <w:r w:rsidRPr="00883FF3">
        <w:rPr>
          <w:rStyle w:val="hps"/>
          <w:rFonts w:ascii="Times New Roman" w:hAnsi="Times New Roman"/>
          <w:lang w:val="en-US"/>
        </w:rPr>
        <w:t>.</w:t>
      </w:r>
    </w:p>
    <w:p w14:paraId="27E8875D" w14:textId="77777777" w:rsidR="00B60B30" w:rsidRDefault="000632C5" w:rsidP="0079550F">
      <w:pPr>
        <w:pStyle w:val="CELEFICNORMAL"/>
        <w:jc w:val="left"/>
        <w:rPr>
          <w:rStyle w:val="hps"/>
          <w:rFonts w:ascii="Times New Roman" w:hAnsi="Times New Roman"/>
          <w:lang w:val="en-US"/>
        </w:rPr>
      </w:pPr>
      <w:r>
        <w:rPr>
          <w:rStyle w:val="hps"/>
          <w:rFonts w:ascii="Times New Roman" w:hAnsi="Times New Roman"/>
          <w:lang w:val="en-US"/>
        </w:rPr>
        <w:t xml:space="preserve">These improvements were estimated to save </w:t>
      </w:r>
      <w:r w:rsidR="00D32330">
        <w:rPr>
          <w:rStyle w:val="hps"/>
          <w:rFonts w:ascii="Times New Roman" w:hAnsi="Times New Roman"/>
          <w:lang w:val="en-US"/>
        </w:rPr>
        <w:t>20</w:t>
      </w:r>
      <w:r>
        <w:rPr>
          <w:rStyle w:val="hps"/>
          <w:rFonts w:ascii="Times New Roman" w:hAnsi="Times New Roman"/>
          <w:lang w:val="en-US"/>
        </w:rPr>
        <w:t xml:space="preserve">% of annual electricity consumption. </w:t>
      </w:r>
      <w:r w:rsidR="00FB067F">
        <w:rPr>
          <w:rStyle w:val="hps"/>
          <w:rFonts w:ascii="Times New Roman" w:hAnsi="Times New Roman"/>
          <w:lang w:val="en-US"/>
        </w:rPr>
        <w:t>Many</w:t>
      </w:r>
      <w:r>
        <w:rPr>
          <w:rStyle w:val="hps"/>
          <w:rFonts w:ascii="Times New Roman" w:hAnsi="Times New Roman"/>
          <w:lang w:val="en-US"/>
        </w:rPr>
        <w:t xml:space="preserve"> months prior </w:t>
      </w:r>
      <w:r w:rsidR="00B60B30" w:rsidRPr="00883FF3">
        <w:rPr>
          <w:rStyle w:val="hps"/>
          <w:rFonts w:ascii="Times New Roman" w:hAnsi="Times New Roman"/>
          <w:lang w:val="en-US"/>
        </w:rPr>
        <w:t xml:space="preserve">to the start of the </w:t>
      </w:r>
      <w:r>
        <w:rPr>
          <w:rStyle w:val="hps"/>
          <w:rFonts w:ascii="Times New Roman" w:hAnsi="Times New Roman"/>
          <w:lang w:val="en-US"/>
        </w:rPr>
        <w:t>retro-commissioning project</w:t>
      </w:r>
      <w:r w:rsidR="00B60B30" w:rsidRPr="00883FF3">
        <w:rPr>
          <w:rStyle w:val="hps"/>
          <w:rFonts w:ascii="Times New Roman" w:hAnsi="Times New Roman"/>
          <w:lang w:val="en-US"/>
        </w:rPr>
        <w:t xml:space="preserve">, a time-of-use </w:t>
      </w:r>
      <w:r w:rsidR="0022059D">
        <w:rPr>
          <w:rStyle w:val="hps"/>
          <w:rFonts w:ascii="Times New Roman" w:hAnsi="Times New Roman"/>
          <w:lang w:val="en-US"/>
        </w:rPr>
        <w:t xml:space="preserve">(TOU) </w:t>
      </w:r>
      <w:r>
        <w:rPr>
          <w:rStyle w:val="hps"/>
          <w:rFonts w:ascii="Times New Roman" w:hAnsi="Times New Roman"/>
          <w:lang w:val="en-US"/>
        </w:rPr>
        <w:t xml:space="preserve">electric </w:t>
      </w:r>
      <w:r w:rsidR="00B60B30" w:rsidRPr="00883FF3">
        <w:rPr>
          <w:rStyle w:val="hps"/>
          <w:rFonts w:ascii="Times New Roman" w:hAnsi="Times New Roman"/>
          <w:lang w:val="en-US"/>
        </w:rPr>
        <w:t xml:space="preserve">meter was installed to measure electric energy use at 15 minute intervals in the building. </w:t>
      </w:r>
      <w:r w:rsidR="00D32330">
        <w:rPr>
          <w:rStyle w:val="hps"/>
          <w:rFonts w:ascii="Times New Roman" w:hAnsi="Times New Roman"/>
          <w:lang w:val="en-US"/>
        </w:rPr>
        <w:t xml:space="preserve">These measurements were recorded in a database. </w:t>
      </w:r>
    </w:p>
    <w:p w14:paraId="1E9DC69D" w14:textId="77777777" w:rsidR="000632C5" w:rsidRDefault="000632C5" w:rsidP="00B60B30">
      <w:pPr>
        <w:pStyle w:val="CELEFICNORMAL"/>
        <w:rPr>
          <w:rStyle w:val="hps"/>
          <w:rFonts w:ascii="Times New Roman" w:hAnsi="Times New Roman"/>
          <w:lang w:val="en-US"/>
        </w:rPr>
      </w:pPr>
    </w:p>
    <w:p w14:paraId="25D947FC" w14:textId="77777777" w:rsidR="000632C5" w:rsidRPr="00883FF3" w:rsidRDefault="000632C5" w:rsidP="00B60B30">
      <w:pPr>
        <w:pStyle w:val="CELEFICNORMAL"/>
        <w:rPr>
          <w:rStyle w:val="hps"/>
          <w:rFonts w:ascii="Times New Roman" w:hAnsi="Times New Roman"/>
          <w:lang w:val="en-US"/>
        </w:rPr>
      </w:pPr>
      <w:r>
        <w:rPr>
          <w:rStyle w:val="hps"/>
          <w:rFonts w:ascii="Times New Roman" w:hAnsi="Times New Roman"/>
          <w:lang w:val="en-US"/>
        </w:rPr>
        <w:t xml:space="preserve">This example will demonstrate how regression-based analysis </w:t>
      </w:r>
      <w:r w:rsidR="00D32330">
        <w:rPr>
          <w:rStyle w:val="hps"/>
          <w:rFonts w:ascii="Times New Roman" w:hAnsi="Times New Roman"/>
          <w:lang w:val="en-US"/>
        </w:rPr>
        <w:t xml:space="preserve">based short-time interval energy use, ambient temperature, and a time-of-week variable may be </w:t>
      </w:r>
      <w:r>
        <w:rPr>
          <w:rStyle w:val="hps"/>
          <w:rFonts w:ascii="Times New Roman" w:hAnsi="Times New Roman"/>
          <w:lang w:val="en-US"/>
        </w:rPr>
        <w:t xml:space="preserve">used in an Option C approach to estimate the </w:t>
      </w:r>
      <w:r w:rsidR="00D32330">
        <w:rPr>
          <w:rStyle w:val="hps"/>
          <w:rFonts w:ascii="Times New Roman" w:hAnsi="Times New Roman"/>
          <w:lang w:val="en-US"/>
        </w:rPr>
        <w:t xml:space="preserve">electric energy </w:t>
      </w:r>
      <w:r>
        <w:rPr>
          <w:rStyle w:val="hps"/>
          <w:rFonts w:ascii="Times New Roman" w:hAnsi="Times New Roman"/>
          <w:lang w:val="en-US"/>
        </w:rPr>
        <w:t>savings and uncertainty for this project.</w:t>
      </w:r>
    </w:p>
    <w:p w14:paraId="1BAB44F3" w14:textId="77777777" w:rsidR="00B60B30" w:rsidRPr="00883FF3" w:rsidRDefault="00B60B30" w:rsidP="00B60B30">
      <w:pPr>
        <w:pStyle w:val="CELEFICNORMAL"/>
        <w:rPr>
          <w:rStyle w:val="hps"/>
          <w:rFonts w:ascii="Times New Roman" w:hAnsi="Times New Roman"/>
          <w:lang w:val="en-US"/>
        </w:rPr>
      </w:pPr>
    </w:p>
    <w:p w14:paraId="1480CCD0" w14:textId="77777777" w:rsidR="00B60B30" w:rsidRPr="00883FF3" w:rsidRDefault="00883FF3" w:rsidP="009A16B7">
      <w:pPr>
        <w:pStyle w:val="Heading3"/>
      </w:pPr>
      <w:r>
        <w:t xml:space="preserve">2. </w:t>
      </w:r>
      <w:r w:rsidR="00B60B30" w:rsidRPr="00883FF3">
        <w:t>M&amp;V Option selected</w:t>
      </w:r>
    </w:p>
    <w:p w14:paraId="2C3DF352" w14:textId="035055BD" w:rsidR="00FB067F" w:rsidRDefault="00FB067F" w:rsidP="0079550F">
      <w:pPr>
        <w:pStyle w:val="CELEFICNORMAL"/>
        <w:jc w:val="left"/>
        <w:rPr>
          <w:rStyle w:val="hps"/>
          <w:rFonts w:ascii="Times New Roman" w:hAnsi="Times New Roman"/>
          <w:lang w:val="en-US"/>
        </w:rPr>
      </w:pPr>
      <w:r>
        <w:rPr>
          <w:rStyle w:val="hps"/>
          <w:rFonts w:ascii="Times New Roman" w:hAnsi="Times New Roman"/>
          <w:lang w:val="en-US"/>
        </w:rPr>
        <w:t>T</w:t>
      </w:r>
      <w:r w:rsidRPr="00883FF3">
        <w:rPr>
          <w:rStyle w:val="hps"/>
          <w:rFonts w:ascii="Times New Roman" w:hAnsi="Times New Roman"/>
          <w:lang w:val="en-US"/>
        </w:rPr>
        <w:t xml:space="preserve">he energy efficiency projects affect </w:t>
      </w:r>
      <w:r>
        <w:rPr>
          <w:rStyle w:val="hps"/>
          <w:rFonts w:ascii="Times New Roman" w:hAnsi="Times New Roman"/>
          <w:lang w:val="en-US"/>
        </w:rPr>
        <w:t>multiple</w:t>
      </w:r>
      <w:r w:rsidRPr="00883FF3">
        <w:rPr>
          <w:rStyle w:val="hps"/>
          <w:rFonts w:ascii="Times New Roman" w:hAnsi="Times New Roman"/>
          <w:lang w:val="en-US"/>
        </w:rPr>
        <w:t xml:space="preserve"> systems</w:t>
      </w:r>
      <w:r>
        <w:rPr>
          <w:rStyle w:val="hps"/>
          <w:rFonts w:ascii="Times New Roman" w:hAnsi="Times New Roman"/>
          <w:lang w:val="en-US"/>
        </w:rPr>
        <w:t xml:space="preserve"> within the building</w:t>
      </w:r>
      <w:r w:rsidRPr="00883FF3">
        <w:rPr>
          <w:rStyle w:val="hps"/>
          <w:rFonts w:ascii="Times New Roman" w:hAnsi="Times New Roman"/>
          <w:lang w:val="en-US"/>
        </w:rPr>
        <w:t xml:space="preserve">, and </w:t>
      </w:r>
      <w:r>
        <w:rPr>
          <w:rStyle w:val="hps"/>
          <w:rFonts w:ascii="Times New Roman" w:hAnsi="Times New Roman"/>
          <w:lang w:val="en-US"/>
        </w:rPr>
        <w:t>the</w:t>
      </w:r>
      <w:r w:rsidR="00D32330">
        <w:rPr>
          <w:rStyle w:val="hps"/>
          <w:rFonts w:ascii="Times New Roman" w:hAnsi="Times New Roman"/>
          <w:lang w:val="en-US"/>
        </w:rPr>
        <w:t>re is a</w:t>
      </w:r>
      <w:r>
        <w:rPr>
          <w:rStyle w:val="hps"/>
          <w:rFonts w:ascii="Times New Roman" w:hAnsi="Times New Roman"/>
          <w:lang w:val="en-US"/>
        </w:rPr>
        <w:t xml:space="preserve"> </w:t>
      </w:r>
      <w:r w:rsidRPr="00883FF3">
        <w:rPr>
          <w:rStyle w:val="hps"/>
          <w:rFonts w:ascii="Times New Roman" w:hAnsi="Times New Roman"/>
          <w:lang w:val="en-US"/>
        </w:rPr>
        <w:t xml:space="preserve">high degree of interaction, </w:t>
      </w:r>
      <w:r>
        <w:rPr>
          <w:rStyle w:val="hps"/>
          <w:rFonts w:ascii="Times New Roman" w:hAnsi="Times New Roman"/>
          <w:lang w:val="en-US"/>
        </w:rPr>
        <w:t xml:space="preserve">therefore IPMVP </w:t>
      </w:r>
      <w:r w:rsidR="00B60B30" w:rsidRPr="00883FF3">
        <w:rPr>
          <w:rStyle w:val="hps"/>
          <w:rFonts w:ascii="Times New Roman" w:hAnsi="Times New Roman"/>
          <w:lang w:val="en-US"/>
        </w:rPr>
        <w:t xml:space="preserve">Option C Whole Building was selected for quantifying </w:t>
      </w:r>
      <w:proofErr w:type="gramStart"/>
      <w:r w:rsidR="00B60B30" w:rsidRPr="00883FF3">
        <w:rPr>
          <w:rStyle w:val="hps"/>
          <w:rFonts w:ascii="Times New Roman" w:hAnsi="Times New Roman"/>
          <w:lang w:val="en-US"/>
        </w:rPr>
        <w:lastRenderedPageBreak/>
        <w:t>the</w:t>
      </w:r>
      <w:proofErr w:type="gramEnd"/>
      <w:r w:rsidR="00B60B30" w:rsidRPr="00883FF3">
        <w:rPr>
          <w:rStyle w:val="hps"/>
          <w:rFonts w:ascii="Times New Roman" w:hAnsi="Times New Roman"/>
          <w:lang w:val="en-US"/>
        </w:rPr>
        <w:t xml:space="preserve"> electric energy savings for this </w:t>
      </w:r>
      <w:r w:rsidR="00D32330">
        <w:rPr>
          <w:rStyle w:val="hps"/>
          <w:rFonts w:ascii="Times New Roman" w:hAnsi="Times New Roman"/>
          <w:lang w:val="en-US"/>
        </w:rPr>
        <w:t>project</w:t>
      </w:r>
      <w:r w:rsidR="00B60B30" w:rsidRPr="00883FF3">
        <w:rPr>
          <w:rStyle w:val="hps"/>
          <w:rFonts w:ascii="Times New Roman" w:hAnsi="Times New Roman"/>
          <w:lang w:val="en-US"/>
        </w:rPr>
        <w:t xml:space="preserve">. </w:t>
      </w:r>
      <w:r w:rsidR="00D32330">
        <w:rPr>
          <w:rStyle w:val="hps"/>
          <w:rFonts w:ascii="Times New Roman" w:hAnsi="Times New Roman"/>
          <w:lang w:val="en-US"/>
        </w:rPr>
        <w:t xml:space="preserve">Six months of baseline period energy use data, measured at 15-minute intervals </w:t>
      </w:r>
      <w:r w:rsidR="0079550F">
        <w:rPr>
          <w:rStyle w:val="hps"/>
          <w:rFonts w:ascii="Times New Roman" w:hAnsi="Times New Roman"/>
          <w:lang w:val="en-US"/>
        </w:rPr>
        <w:t>were</w:t>
      </w:r>
      <w:r w:rsidR="00D32330">
        <w:rPr>
          <w:rStyle w:val="hps"/>
          <w:rFonts w:ascii="Times New Roman" w:hAnsi="Times New Roman"/>
          <w:lang w:val="en-US"/>
        </w:rPr>
        <w:t xml:space="preserve"> available, and </w:t>
      </w:r>
      <w:r w:rsidR="0022059D">
        <w:rPr>
          <w:rStyle w:val="hps"/>
          <w:rFonts w:ascii="Times New Roman" w:hAnsi="Times New Roman"/>
          <w:lang w:val="en-US"/>
        </w:rPr>
        <w:t xml:space="preserve">a year of </w:t>
      </w:r>
      <w:r w:rsidR="00D32330">
        <w:rPr>
          <w:rStyle w:val="hps"/>
          <w:rFonts w:ascii="Times New Roman" w:hAnsi="Times New Roman"/>
          <w:lang w:val="en-US"/>
        </w:rPr>
        <w:t xml:space="preserve">savings </w:t>
      </w:r>
      <w:r w:rsidR="0022059D">
        <w:rPr>
          <w:rStyle w:val="hps"/>
          <w:rFonts w:ascii="Times New Roman" w:hAnsi="Times New Roman"/>
          <w:lang w:val="en-US"/>
        </w:rPr>
        <w:t xml:space="preserve">was </w:t>
      </w:r>
      <w:r w:rsidR="00D32330">
        <w:rPr>
          <w:rStyle w:val="hps"/>
          <w:rFonts w:ascii="Times New Roman" w:hAnsi="Times New Roman"/>
          <w:lang w:val="en-US"/>
        </w:rPr>
        <w:t>estimated under normalized conditions (normalized savings) after six months of post-installation energy use data collected.</w:t>
      </w:r>
      <w:r w:rsidR="0022059D">
        <w:rPr>
          <w:rStyle w:val="hps"/>
          <w:rFonts w:ascii="Times New Roman" w:hAnsi="Times New Roman"/>
          <w:lang w:val="en-US"/>
        </w:rPr>
        <w:t xml:space="preserve"> </w:t>
      </w:r>
    </w:p>
    <w:p w14:paraId="5FAC6DA0" w14:textId="77777777" w:rsidR="00FB067F" w:rsidRDefault="00FB067F" w:rsidP="00B60B30">
      <w:pPr>
        <w:pStyle w:val="CELEFICNORMAL"/>
        <w:rPr>
          <w:rStyle w:val="hps"/>
          <w:rFonts w:ascii="Times New Roman" w:hAnsi="Times New Roman"/>
          <w:lang w:val="en-US"/>
        </w:rPr>
      </w:pPr>
    </w:p>
    <w:p w14:paraId="74F66EFC" w14:textId="77777777" w:rsidR="00B60B30" w:rsidRPr="00883FF3" w:rsidRDefault="00D32330" w:rsidP="00B60B30">
      <w:pPr>
        <w:pStyle w:val="CELEFICNORMAL"/>
        <w:rPr>
          <w:rStyle w:val="hps"/>
          <w:rFonts w:ascii="Times New Roman" w:hAnsi="Times New Roman"/>
          <w:lang w:val="en-US"/>
        </w:rPr>
      </w:pPr>
      <w:r>
        <w:rPr>
          <w:rStyle w:val="hps"/>
          <w:rFonts w:ascii="Times New Roman" w:hAnsi="Times New Roman"/>
          <w:lang w:val="en-US"/>
        </w:rPr>
        <w:t xml:space="preserve">M&amp;V Plan requirements and other considerations in selecting Option C </w:t>
      </w:r>
      <w:r w:rsidR="00B60B30" w:rsidRPr="00883FF3">
        <w:rPr>
          <w:rStyle w:val="hps"/>
          <w:rFonts w:ascii="Times New Roman" w:hAnsi="Times New Roman"/>
          <w:lang w:val="en-US"/>
        </w:rPr>
        <w:t xml:space="preserve">include: </w:t>
      </w:r>
    </w:p>
    <w:p w14:paraId="2D0CADE9" w14:textId="77777777" w:rsidR="00B60B30" w:rsidRPr="00883FF3" w:rsidRDefault="00B60B30" w:rsidP="00B60B30">
      <w:pPr>
        <w:pStyle w:val="CELEFICNORMAL"/>
        <w:rPr>
          <w:rStyle w:val="hps"/>
          <w:rFonts w:ascii="Times New Roman" w:hAnsi="Times New Roman"/>
          <w:lang w:val="en-US"/>
        </w:rPr>
      </w:pPr>
    </w:p>
    <w:p w14:paraId="5A78A0EE" w14:textId="77777777" w:rsidR="00B60B30" w:rsidRPr="00883FF3" w:rsidRDefault="00B60B30" w:rsidP="0079550F">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 xml:space="preserve">Non-revenue grade whole-building electric meters were installed and calibrated eight months in advance of the comprehensive upgrade project, providing </w:t>
      </w:r>
      <w:r w:rsidR="00D32330">
        <w:rPr>
          <w:rStyle w:val="hps"/>
          <w:rFonts w:ascii="Times New Roman" w:hAnsi="Times New Roman"/>
          <w:lang w:val="en-US"/>
        </w:rPr>
        <w:t xml:space="preserve">electric energy use </w:t>
      </w:r>
      <w:r w:rsidRPr="00883FF3">
        <w:rPr>
          <w:rStyle w:val="hps"/>
          <w:rFonts w:ascii="Times New Roman" w:hAnsi="Times New Roman"/>
          <w:lang w:val="en-US"/>
        </w:rPr>
        <w:t>data at 15 minute intervals. Metered data w</w:t>
      </w:r>
      <w:r w:rsidR="00FB067F">
        <w:rPr>
          <w:rStyle w:val="hps"/>
          <w:rFonts w:ascii="Times New Roman" w:hAnsi="Times New Roman"/>
          <w:lang w:val="en-US"/>
        </w:rPr>
        <w:t>ere</w:t>
      </w:r>
      <w:r w:rsidRPr="00883FF3">
        <w:rPr>
          <w:rStyle w:val="hps"/>
          <w:rFonts w:ascii="Times New Roman" w:hAnsi="Times New Roman"/>
          <w:lang w:val="en-US"/>
        </w:rPr>
        <w:t xml:space="preserve"> collected for six months prior to the sta</w:t>
      </w:r>
      <w:r w:rsidR="0022059D">
        <w:rPr>
          <w:rStyle w:val="hps"/>
          <w:rFonts w:ascii="Times New Roman" w:hAnsi="Times New Roman"/>
          <w:lang w:val="en-US"/>
        </w:rPr>
        <w:t>rt of the implementation period, and continued through six months of post-installation period data.</w:t>
      </w:r>
      <w:r w:rsidRPr="00883FF3">
        <w:rPr>
          <w:rStyle w:val="hps"/>
          <w:rFonts w:ascii="Times New Roman" w:hAnsi="Times New Roman"/>
          <w:lang w:val="en-US"/>
        </w:rPr>
        <w:t xml:space="preserve"> </w:t>
      </w:r>
    </w:p>
    <w:p w14:paraId="60C2A9C5" w14:textId="4CB4B6A0" w:rsidR="00B60B30" w:rsidRPr="00883FF3" w:rsidRDefault="00B60B30" w:rsidP="0079550F">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 xml:space="preserve">The primary influences of the building’s energy use were ambient temperature and building operation schedule. Humidity effects were considered minimal as the building is in a dry climate zone. The building occupancy has some level of influence on energy </w:t>
      </w:r>
      <w:r w:rsidR="00D32330" w:rsidRPr="00883FF3">
        <w:rPr>
          <w:rStyle w:val="hps"/>
          <w:rFonts w:ascii="Times New Roman" w:hAnsi="Times New Roman"/>
          <w:lang w:val="en-US"/>
        </w:rPr>
        <w:t>us</w:t>
      </w:r>
      <w:r w:rsidR="00D32330">
        <w:rPr>
          <w:rStyle w:val="hps"/>
          <w:rFonts w:ascii="Times New Roman" w:hAnsi="Times New Roman"/>
          <w:lang w:val="en-US"/>
        </w:rPr>
        <w:t>e;</w:t>
      </w:r>
      <w:r w:rsidRPr="00883FF3">
        <w:rPr>
          <w:rStyle w:val="hps"/>
          <w:rFonts w:ascii="Times New Roman" w:hAnsi="Times New Roman"/>
          <w:lang w:val="en-US"/>
        </w:rPr>
        <w:t xml:space="preserve"> however </w:t>
      </w:r>
      <w:r w:rsidR="0022059D">
        <w:rPr>
          <w:rStyle w:val="hps"/>
          <w:rFonts w:ascii="Times New Roman" w:hAnsi="Times New Roman"/>
          <w:lang w:val="en-US"/>
        </w:rPr>
        <w:t xml:space="preserve">the </w:t>
      </w:r>
      <w:r w:rsidRPr="00883FF3">
        <w:rPr>
          <w:rStyle w:val="hps"/>
          <w:rFonts w:ascii="Times New Roman" w:hAnsi="Times New Roman"/>
          <w:lang w:val="en-US"/>
        </w:rPr>
        <w:t xml:space="preserve">occupancy </w:t>
      </w:r>
      <w:r w:rsidR="0022059D">
        <w:rPr>
          <w:rStyle w:val="hps"/>
          <w:rFonts w:ascii="Times New Roman" w:hAnsi="Times New Roman"/>
          <w:lang w:val="en-US"/>
        </w:rPr>
        <w:t xml:space="preserve">rate </w:t>
      </w:r>
      <w:r w:rsidRPr="00883FF3">
        <w:rPr>
          <w:rStyle w:val="hps"/>
          <w:rFonts w:ascii="Times New Roman" w:hAnsi="Times New Roman"/>
          <w:lang w:val="en-US"/>
        </w:rPr>
        <w:t xml:space="preserve">follows </w:t>
      </w:r>
      <w:r w:rsidR="00D32330">
        <w:rPr>
          <w:rStyle w:val="hps"/>
          <w:rFonts w:ascii="Times New Roman" w:hAnsi="Times New Roman"/>
          <w:lang w:val="en-US"/>
        </w:rPr>
        <w:t xml:space="preserve">the daily </w:t>
      </w:r>
      <w:r w:rsidR="0022059D">
        <w:rPr>
          <w:rStyle w:val="hps"/>
          <w:rFonts w:ascii="Times New Roman" w:hAnsi="Times New Roman"/>
          <w:lang w:val="en-US"/>
        </w:rPr>
        <w:t xml:space="preserve">operation </w:t>
      </w:r>
      <w:r w:rsidRPr="00883FF3">
        <w:rPr>
          <w:rStyle w:val="hps"/>
          <w:rFonts w:ascii="Times New Roman" w:hAnsi="Times New Roman"/>
          <w:lang w:val="en-US"/>
        </w:rPr>
        <w:t>schedule</w:t>
      </w:r>
      <w:r w:rsidR="0022059D">
        <w:rPr>
          <w:rStyle w:val="hps"/>
          <w:rFonts w:ascii="Times New Roman" w:hAnsi="Times New Roman"/>
          <w:lang w:val="en-US"/>
        </w:rPr>
        <w:t>, the influence of which will be included in the development of the model</w:t>
      </w:r>
      <w:r w:rsidRPr="00883FF3">
        <w:rPr>
          <w:rStyle w:val="hps"/>
          <w:rFonts w:ascii="Times New Roman" w:hAnsi="Times New Roman"/>
          <w:lang w:val="en-US"/>
        </w:rPr>
        <w:t xml:space="preserve">. </w:t>
      </w:r>
    </w:p>
    <w:p w14:paraId="26F7C635" w14:textId="5CA14ED6" w:rsidR="00B60B30" w:rsidRPr="00883FF3" w:rsidRDefault="00B60B30" w:rsidP="0079550F">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 xml:space="preserve">Due to the University’s desire to conclude the project within the year following the completion </w:t>
      </w:r>
      <w:r w:rsidR="00FB067F">
        <w:rPr>
          <w:rStyle w:val="hps"/>
          <w:rFonts w:ascii="Times New Roman" w:hAnsi="Times New Roman"/>
          <w:lang w:val="en-US"/>
        </w:rPr>
        <w:t xml:space="preserve">and commissioning </w:t>
      </w:r>
      <w:r w:rsidRPr="00883FF3">
        <w:rPr>
          <w:rStyle w:val="hps"/>
          <w:rFonts w:ascii="Times New Roman" w:hAnsi="Times New Roman"/>
          <w:lang w:val="en-US"/>
        </w:rPr>
        <w:t xml:space="preserve">of the </w:t>
      </w:r>
      <w:r w:rsidR="00FB067F">
        <w:rPr>
          <w:rStyle w:val="hps"/>
          <w:rFonts w:ascii="Times New Roman" w:hAnsi="Times New Roman"/>
          <w:lang w:val="en-US"/>
        </w:rPr>
        <w:t>measures</w:t>
      </w:r>
      <w:r w:rsidRPr="00883FF3">
        <w:rPr>
          <w:rStyle w:val="hps"/>
          <w:rFonts w:ascii="Times New Roman" w:hAnsi="Times New Roman"/>
          <w:lang w:val="en-US"/>
        </w:rPr>
        <w:t xml:space="preserve">, </w:t>
      </w:r>
      <w:r w:rsidR="0022059D">
        <w:rPr>
          <w:rStyle w:val="hps"/>
          <w:rFonts w:ascii="Times New Roman" w:hAnsi="Times New Roman"/>
          <w:lang w:val="en-US"/>
        </w:rPr>
        <w:t xml:space="preserve">a year of </w:t>
      </w:r>
      <w:r w:rsidRPr="00883FF3">
        <w:rPr>
          <w:rStyle w:val="hps"/>
          <w:rFonts w:ascii="Times New Roman" w:hAnsi="Times New Roman"/>
          <w:lang w:val="en-US"/>
        </w:rPr>
        <w:t>normalized savings for this project will be calculated and reported. Savings will be calculated</w:t>
      </w:r>
      <w:r w:rsidR="0079550F">
        <w:rPr>
          <w:rStyle w:val="hps"/>
          <w:rFonts w:ascii="Times New Roman" w:hAnsi="Times New Roman"/>
          <w:lang w:val="en-US"/>
        </w:rPr>
        <w:t xml:space="preserve"> as follows:</w:t>
      </w:r>
    </w:p>
    <w:p w14:paraId="0A7B985A" w14:textId="335A4255" w:rsidR="0022059D" w:rsidRDefault="00B60B30" w:rsidP="0079550F">
      <w:pPr>
        <w:pStyle w:val="CELEFICNORMAL"/>
        <w:numPr>
          <w:ilvl w:val="1"/>
          <w:numId w:val="1"/>
        </w:numPr>
        <w:jc w:val="left"/>
        <w:rPr>
          <w:rStyle w:val="hps"/>
          <w:rFonts w:ascii="Times New Roman" w:hAnsi="Times New Roman"/>
          <w:lang w:val="en-US"/>
        </w:rPr>
      </w:pPr>
      <w:r w:rsidRPr="00883FF3">
        <w:rPr>
          <w:rStyle w:val="hps"/>
          <w:rFonts w:ascii="Times New Roman" w:hAnsi="Times New Roman"/>
          <w:lang w:val="en-US"/>
        </w:rPr>
        <w:t xml:space="preserve">Six months of baseline </w:t>
      </w:r>
      <w:r w:rsidR="0022059D">
        <w:rPr>
          <w:rStyle w:val="hps"/>
          <w:rFonts w:ascii="Times New Roman" w:hAnsi="Times New Roman"/>
          <w:lang w:val="en-US"/>
        </w:rPr>
        <w:t>data will be used to develop a regression model of energy use.</w:t>
      </w:r>
    </w:p>
    <w:p w14:paraId="429077E8" w14:textId="77777777" w:rsidR="0022059D" w:rsidRDefault="0022059D" w:rsidP="0079550F">
      <w:pPr>
        <w:pStyle w:val="CELEFICNORMAL"/>
        <w:numPr>
          <w:ilvl w:val="1"/>
          <w:numId w:val="1"/>
        </w:numPr>
        <w:jc w:val="left"/>
        <w:rPr>
          <w:rStyle w:val="hps"/>
          <w:rFonts w:ascii="Times New Roman" w:hAnsi="Times New Roman"/>
          <w:lang w:val="en-US"/>
        </w:rPr>
      </w:pPr>
      <w:r>
        <w:rPr>
          <w:rStyle w:val="hps"/>
          <w:rFonts w:ascii="Times New Roman" w:hAnsi="Times New Roman"/>
          <w:lang w:val="en-US"/>
        </w:rPr>
        <w:t xml:space="preserve">Six months of </w:t>
      </w:r>
      <w:r w:rsidR="00B60B30" w:rsidRPr="00883FF3">
        <w:rPr>
          <w:rStyle w:val="hps"/>
          <w:rFonts w:ascii="Times New Roman" w:hAnsi="Times New Roman"/>
          <w:lang w:val="en-US"/>
        </w:rPr>
        <w:t xml:space="preserve">post-installation data will be used to </w:t>
      </w:r>
      <w:r>
        <w:rPr>
          <w:rStyle w:val="hps"/>
          <w:rFonts w:ascii="Times New Roman" w:hAnsi="Times New Roman"/>
          <w:lang w:val="en-US"/>
        </w:rPr>
        <w:t xml:space="preserve">develop a regression model of post-installation energy use. </w:t>
      </w:r>
    </w:p>
    <w:p w14:paraId="3B54D680" w14:textId="70082EC4" w:rsidR="00FB067F" w:rsidRPr="00FB067F" w:rsidRDefault="00B60B30" w:rsidP="0079550F">
      <w:pPr>
        <w:pStyle w:val="CELEFICNORMAL"/>
        <w:numPr>
          <w:ilvl w:val="1"/>
          <w:numId w:val="1"/>
        </w:numPr>
        <w:jc w:val="left"/>
        <w:rPr>
          <w:rStyle w:val="hps"/>
          <w:rFonts w:ascii="Times New Roman" w:hAnsi="Times New Roman"/>
          <w:lang w:val="en-US"/>
        </w:rPr>
      </w:pPr>
      <w:r w:rsidRPr="00883FF3">
        <w:rPr>
          <w:rStyle w:val="hps"/>
          <w:rFonts w:ascii="Times New Roman" w:hAnsi="Times New Roman"/>
          <w:lang w:val="en-US"/>
        </w:rPr>
        <w:t xml:space="preserve">Empirical models incorporating ambient temperature and </w:t>
      </w:r>
      <w:r w:rsidR="008E1EC6">
        <w:rPr>
          <w:rStyle w:val="hps"/>
          <w:rFonts w:ascii="Times New Roman" w:hAnsi="Times New Roman"/>
          <w:lang w:val="en-US"/>
        </w:rPr>
        <w:t xml:space="preserve">a </w:t>
      </w:r>
      <w:r w:rsidRPr="00883FF3">
        <w:rPr>
          <w:rStyle w:val="hps"/>
          <w:rFonts w:ascii="Times New Roman" w:hAnsi="Times New Roman"/>
          <w:lang w:val="en-US"/>
        </w:rPr>
        <w:t xml:space="preserve">time-of-week </w:t>
      </w:r>
      <w:r w:rsidR="008E1EC6">
        <w:rPr>
          <w:rStyle w:val="hps"/>
          <w:rFonts w:ascii="Times New Roman" w:hAnsi="Times New Roman"/>
          <w:lang w:val="en-US"/>
        </w:rPr>
        <w:t xml:space="preserve">indicator variable </w:t>
      </w:r>
      <w:r w:rsidRPr="00883FF3">
        <w:rPr>
          <w:rStyle w:val="hps"/>
          <w:rFonts w:ascii="Times New Roman" w:hAnsi="Times New Roman"/>
          <w:lang w:val="en-US"/>
        </w:rPr>
        <w:t>will be developed from baseline and post-installation period data</w:t>
      </w:r>
      <w:r w:rsidR="00FB067F">
        <w:rPr>
          <w:rStyle w:val="hps"/>
          <w:rFonts w:ascii="Times New Roman" w:hAnsi="Times New Roman"/>
          <w:lang w:val="en-US"/>
        </w:rPr>
        <w:t xml:space="preserve">, using a linear regression model </w:t>
      </w:r>
      <w:r w:rsidR="00E66F83">
        <w:rPr>
          <w:rStyle w:val="hps"/>
          <w:rFonts w:ascii="Times New Roman" w:hAnsi="Times New Roman"/>
          <w:lang w:val="en-US"/>
        </w:rPr>
        <w:t xml:space="preserve">form </w:t>
      </w:r>
      <w:r w:rsidR="00FB067F">
        <w:rPr>
          <w:rStyle w:val="hps"/>
          <w:rFonts w:ascii="Times New Roman" w:hAnsi="Times New Roman"/>
          <w:lang w:val="en-US"/>
        </w:rPr>
        <w:t>developed and tested on multiple similar buildings</w:t>
      </w:r>
      <w:r w:rsidR="0079550F">
        <w:rPr>
          <w:rStyle w:val="hps"/>
          <w:rFonts w:ascii="Times New Roman" w:hAnsi="Times New Roman"/>
          <w:lang w:val="en-US"/>
        </w:rPr>
        <w:t>.</w:t>
      </w:r>
      <w:r w:rsidR="00FB067F">
        <w:rPr>
          <w:rStyle w:val="FootnoteReference"/>
          <w:rFonts w:ascii="Times New Roman" w:hAnsi="Times New Roman"/>
          <w:lang w:val="en-US"/>
        </w:rPr>
        <w:footnoteReference w:id="1"/>
      </w:r>
    </w:p>
    <w:p w14:paraId="40B5B076" w14:textId="77777777" w:rsidR="00B60B30" w:rsidRDefault="00FB067F" w:rsidP="0079550F">
      <w:pPr>
        <w:pStyle w:val="CELEFICNORMAL"/>
        <w:numPr>
          <w:ilvl w:val="1"/>
          <w:numId w:val="1"/>
        </w:numPr>
        <w:jc w:val="left"/>
        <w:rPr>
          <w:rStyle w:val="hps"/>
          <w:rFonts w:ascii="Times New Roman" w:hAnsi="Times New Roman"/>
          <w:lang w:val="en-US"/>
        </w:rPr>
      </w:pPr>
      <w:commentRangeStart w:id="19"/>
      <w:r>
        <w:rPr>
          <w:rStyle w:val="hps"/>
          <w:rFonts w:ascii="Times New Roman" w:hAnsi="Times New Roman"/>
          <w:lang w:val="en-US"/>
        </w:rPr>
        <w:t xml:space="preserve">Model goodness-of-fit </w:t>
      </w:r>
      <w:r w:rsidR="008E1EC6">
        <w:rPr>
          <w:rStyle w:val="hps"/>
          <w:rFonts w:ascii="Times New Roman" w:hAnsi="Times New Roman"/>
          <w:lang w:val="en-US"/>
        </w:rPr>
        <w:t>and bias</w:t>
      </w:r>
      <w:r>
        <w:rPr>
          <w:rStyle w:val="hps"/>
          <w:rFonts w:ascii="Times New Roman" w:hAnsi="Times New Roman"/>
          <w:lang w:val="en-US"/>
        </w:rPr>
        <w:t xml:space="preserve"> </w:t>
      </w:r>
      <w:r w:rsidR="005176F2">
        <w:rPr>
          <w:rStyle w:val="hps"/>
          <w:rFonts w:ascii="Times New Roman" w:hAnsi="Times New Roman"/>
          <w:lang w:val="en-US"/>
        </w:rPr>
        <w:t xml:space="preserve">error </w:t>
      </w:r>
      <w:r>
        <w:rPr>
          <w:rStyle w:val="hps"/>
          <w:rFonts w:ascii="Times New Roman" w:hAnsi="Times New Roman"/>
          <w:lang w:val="en-US"/>
        </w:rPr>
        <w:t>will be checked using the following metrics</w:t>
      </w:r>
      <w:commentRangeEnd w:id="19"/>
      <w:r w:rsidR="008E1EC6">
        <w:rPr>
          <w:rStyle w:val="CommentReference"/>
          <w:rFonts w:ascii="Times New Roman" w:hAnsi="Times New Roman"/>
        </w:rPr>
        <w:commentReference w:id="19"/>
      </w:r>
      <w:r>
        <w:rPr>
          <w:rStyle w:val="hps"/>
          <w:rFonts w:ascii="Times New Roman" w:hAnsi="Times New Roman"/>
          <w:lang w:val="en-US"/>
        </w:rPr>
        <w:t>:</w:t>
      </w:r>
    </w:p>
    <w:p w14:paraId="153F6F0B" w14:textId="77777777" w:rsidR="00FB067F" w:rsidRPr="00883FF3" w:rsidRDefault="00FB067F" w:rsidP="0079550F">
      <w:pPr>
        <w:pStyle w:val="CELEFICNORMAL"/>
        <w:numPr>
          <w:ilvl w:val="2"/>
          <w:numId w:val="1"/>
        </w:numPr>
        <w:jc w:val="left"/>
        <w:rPr>
          <w:rStyle w:val="hps"/>
          <w:rFonts w:ascii="Times New Roman" w:hAnsi="Times New Roman"/>
          <w:lang w:val="en-US"/>
        </w:rPr>
      </w:pPr>
      <w:r w:rsidRPr="00883FF3">
        <w:rPr>
          <w:rStyle w:val="hps"/>
          <w:rFonts w:ascii="Times New Roman" w:hAnsi="Times New Roman"/>
          <w:lang w:val="en-US"/>
        </w:rPr>
        <w:t>Coefficient of Determination: R</w:t>
      </w:r>
      <w:r w:rsidRPr="00E66F83">
        <w:rPr>
          <w:rStyle w:val="hps"/>
          <w:rFonts w:ascii="Times New Roman" w:hAnsi="Times New Roman"/>
          <w:vertAlign w:val="superscript"/>
          <w:lang w:val="en-US"/>
        </w:rPr>
        <w:t>2</w:t>
      </w:r>
      <w:r w:rsidRPr="00883FF3">
        <w:rPr>
          <w:rStyle w:val="hps"/>
          <w:rFonts w:ascii="Times New Roman" w:hAnsi="Times New Roman"/>
          <w:lang w:val="en-US"/>
        </w:rPr>
        <w:t xml:space="preserve"> &gt; 75%</w:t>
      </w:r>
    </w:p>
    <w:p w14:paraId="3D93BA1C" w14:textId="77777777" w:rsidR="008E1EC6" w:rsidRPr="008E1EC6" w:rsidRDefault="00FB067F" w:rsidP="0079550F">
      <w:pPr>
        <w:pStyle w:val="CELEFICNORMAL"/>
        <w:numPr>
          <w:ilvl w:val="2"/>
          <w:numId w:val="1"/>
        </w:numPr>
        <w:jc w:val="left"/>
        <w:rPr>
          <w:rStyle w:val="hps"/>
          <w:rFonts w:ascii="Times New Roman" w:hAnsi="Times New Roman"/>
          <w:lang w:val="en-US"/>
        </w:rPr>
      </w:pPr>
      <w:r w:rsidRPr="00883FF3">
        <w:rPr>
          <w:rStyle w:val="hps"/>
          <w:rFonts w:ascii="Times New Roman" w:hAnsi="Times New Roman"/>
          <w:lang w:val="en-US"/>
        </w:rPr>
        <w:t xml:space="preserve">Coefficient of Variation of the </w:t>
      </w:r>
      <w:r w:rsidR="00E66F83">
        <w:rPr>
          <w:rStyle w:val="hps"/>
          <w:rFonts w:ascii="Times New Roman" w:hAnsi="Times New Roman"/>
          <w:lang w:val="en-US"/>
        </w:rPr>
        <w:t>R</w:t>
      </w:r>
      <w:r w:rsidRPr="00883FF3">
        <w:rPr>
          <w:rStyle w:val="hps"/>
          <w:rFonts w:ascii="Times New Roman" w:hAnsi="Times New Roman"/>
          <w:lang w:val="en-US"/>
        </w:rPr>
        <w:t xml:space="preserve">oot </w:t>
      </w:r>
      <w:r w:rsidR="008E1EC6">
        <w:rPr>
          <w:rStyle w:val="hps"/>
          <w:rFonts w:ascii="Times New Roman" w:hAnsi="Times New Roman"/>
          <w:lang w:val="en-US"/>
        </w:rPr>
        <w:t>Mean Squared Error: CV(RMSE) &lt; 2</w:t>
      </w:r>
      <w:r w:rsidRPr="00883FF3">
        <w:rPr>
          <w:rStyle w:val="hps"/>
          <w:rFonts w:ascii="Times New Roman" w:hAnsi="Times New Roman"/>
          <w:lang w:val="en-US"/>
        </w:rPr>
        <w:t>0%</w:t>
      </w:r>
    </w:p>
    <w:p w14:paraId="67579817" w14:textId="77777777" w:rsidR="00E66F83" w:rsidRPr="00883FF3" w:rsidRDefault="00E66F83" w:rsidP="0079550F">
      <w:pPr>
        <w:pStyle w:val="CELEFICNORMAL"/>
        <w:numPr>
          <w:ilvl w:val="2"/>
          <w:numId w:val="1"/>
        </w:numPr>
        <w:jc w:val="left"/>
        <w:rPr>
          <w:rStyle w:val="hps"/>
          <w:rFonts w:ascii="Times New Roman" w:hAnsi="Times New Roman"/>
          <w:lang w:val="en-US"/>
        </w:rPr>
      </w:pPr>
      <w:commentRangeStart w:id="20"/>
      <w:r>
        <w:rPr>
          <w:rStyle w:val="hps"/>
          <w:rFonts w:ascii="Times New Roman" w:hAnsi="Times New Roman"/>
          <w:lang w:val="en-US"/>
        </w:rPr>
        <w:t>Bias: Sum of (Predicted</w:t>
      </w:r>
      <w:r w:rsidR="008E1EC6">
        <w:rPr>
          <w:rStyle w:val="hps"/>
          <w:rFonts w:ascii="Times New Roman" w:hAnsi="Times New Roman"/>
          <w:lang w:val="en-US"/>
        </w:rPr>
        <w:t xml:space="preserve"> </w:t>
      </w:r>
      <w:r>
        <w:rPr>
          <w:rStyle w:val="hps"/>
          <w:rFonts w:ascii="Times New Roman" w:hAnsi="Times New Roman"/>
          <w:lang w:val="en-US"/>
        </w:rPr>
        <w:t>- Actual) &lt; 0.005%</w:t>
      </w:r>
      <w:commentRangeEnd w:id="20"/>
      <w:r w:rsidR="0079550F">
        <w:rPr>
          <w:rStyle w:val="CommentReference"/>
          <w:rFonts w:ascii="Times New Roman" w:hAnsi="Times New Roman"/>
          <w:lang w:val="en-US"/>
        </w:rPr>
        <w:commentReference w:id="20"/>
      </w:r>
    </w:p>
    <w:p w14:paraId="267294FB" w14:textId="77777777" w:rsidR="0022059D" w:rsidRPr="00883FF3" w:rsidRDefault="0022059D" w:rsidP="0079550F">
      <w:pPr>
        <w:pStyle w:val="CELEFICNORMAL"/>
        <w:numPr>
          <w:ilvl w:val="1"/>
          <w:numId w:val="1"/>
        </w:numPr>
        <w:jc w:val="left"/>
        <w:rPr>
          <w:rStyle w:val="hps"/>
          <w:rFonts w:ascii="Times New Roman" w:hAnsi="Times New Roman"/>
          <w:lang w:val="en-US"/>
        </w:rPr>
      </w:pPr>
      <w:r>
        <w:rPr>
          <w:rStyle w:val="hps"/>
          <w:rFonts w:ascii="Times New Roman" w:hAnsi="Times New Roman"/>
          <w:lang w:val="en-US"/>
        </w:rPr>
        <w:t>E</w:t>
      </w:r>
      <w:r w:rsidRPr="00883FF3">
        <w:rPr>
          <w:rStyle w:val="hps"/>
          <w:rFonts w:ascii="Times New Roman" w:hAnsi="Times New Roman"/>
          <w:lang w:val="en-US"/>
        </w:rPr>
        <w:t>nergy savings</w:t>
      </w:r>
      <w:r>
        <w:rPr>
          <w:rStyle w:val="hps"/>
          <w:rFonts w:ascii="Times New Roman" w:hAnsi="Times New Roman"/>
          <w:lang w:val="en-US"/>
        </w:rPr>
        <w:t xml:space="preserve"> will be determined from the difference between baseline and post-installation energy use after each has been adjusted to a year of typical meteorological year (TMY) weather conditions for the building’s climate zone.</w:t>
      </w:r>
    </w:p>
    <w:p w14:paraId="14CA26DF" w14:textId="77777777" w:rsidR="00B60B30" w:rsidRPr="00883FF3" w:rsidRDefault="00B60B30" w:rsidP="0079550F">
      <w:pPr>
        <w:pStyle w:val="CELEFICNORMAL"/>
        <w:numPr>
          <w:ilvl w:val="1"/>
          <w:numId w:val="1"/>
        </w:numPr>
        <w:jc w:val="left"/>
        <w:rPr>
          <w:rStyle w:val="hps"/>
          <w:rFonts w:ascii="Times New Roman" w:hAnsi="Times New Roman"/>
          <w:lang w:val="en-US"/>
        </w:rPr>
      </w:pPr>
      <w:r w:rsidRPr="00883FF3">
        <w:rPr>
          <w:rStyle w:val="hps"/>
          <w:rFonts w:ascii="Times New Roman" w:hAnsi="Times New Roman"/>
          <w:lang w:val="en-US"/>
        </w:rPr>
        <w:t>Normalized savings will be determined from the difference in</w:t>
      </w:r>
      <w:r w:rsidR="0022059D">
        <w:rPr>
          <w:rStyle w:val="hps"/>
          <w:rFonts w:ascii="Times New Roman" w:hAnsi="Times New Roman"/>
          <w:lang w:val="en-US"/>
        </w:rPr>
        <w:t xml:space="preserve"> the</w:t>
      </w:r>
      <w:r w:rsidRPr="00883FF3">
        <w:rPr>
          <w:rStyle w:val="hps"/>
          <w:rFonts w:ascii="Times New Roman" w:hAnsi="Times New Roman"/>
          <w:lang w:val="en-US"/>
        </w:rPr>
        <w:t xml:space="preserve"> adjusted baseline and adjusted post-installation energy use.</w:t>
      </w:r>
    </w:p>
    <w:p w14:paraId="2A41E9A4" w14:textId="77777777" w:rsidR="00B60B30" w:rsidRPr="00883FF3" w:rsidRDefault="00B60B30" w:rsidP="0079550F">
      <w:pPr>
        <w:pStyle w:val="CELEFICNORMAL"/>
        <w:numPr>
          <w:ilvl w:val="1"/>
          <w:numId w:val="1"/>
        </w:numPr>
        <w:jc w:val="left"/>
        <w:rPr>
          <w:rStyle w:val="hps"/>
          <w:rFonts w:ascii="Times New Roman" w:hAnsi="Times New Roman"/>
          <w:lang w:val="en-US"/>
        </w:rPr>
      </w:pPr>
      <w:r w:rsidRPr="00883FF3">
        <w:rPr>
          <w:rStyle w:val="hps"/>
          <w:rFonts w:ascii="Times New Roman" w:hAnsi="Times New Roman"/>
          <w:lang w:val="en-US"/>
        </w:rPr>
        <w:t>An estimate of the savings uncertainty will be provided, and the University will co</w:t>
      </w:r>
      <w:r w:rsidR="008E1EC6">
        <w:rPr>
          <w:rStyle w:val="hps"/>
          <w:rFonts w:ascii="Times New Roman" w:hAnsi="Times New Roman"/>
          <w:lang w:val="en-US"/>
        </w:rPr>
        <w:t xml:space="preserve">nsider savings acceptable if it is </w:t>
      </w:r>
      <w:commentRangeStart w:id="21"/>
      <w:r w:rsidR="008E1EC6">
        <w:rPr>
          <w:rStyle w:val="hps"/>
          <w:rFonts w:ascii="Times New Roman" w:hAnsi="Times New Roman"/>
          <w:lang w:val="en-US"/>
        </w:rPr>
        <w:t>within 50% at the 68% confidence level</w:t>
      </w:r>
      <w:commentRangeEnd w:id="21"/>
      <w:r w:rsidR="008E1EC6">
        <w:rPr>
          <w:rStyle w:val="CommentReference"/>
          <w:rFonts w:ascii="Times New Roman" w:hAnsi="Times New Roman"/>
        </w:rPr>
        <w:commentReference w:id="21"/>
      </w:r>
      <w:r w:rsidR="008E1EC6">
        <w:rPr>
          <w:rStyle w:val="hps"/>
          <w:rFonts w:ascii="Times New Roman" w:hAnsi="Times New Roman"/>
          <w:lang w:val="en-US"/>
        </w:rPr>
        <w:t>.</w:t>
      </w:r>
      <w:r w:rsidRPr="00883FF3">
        <w:rPr>
          <w:rStyle w:val="hps"/>
          <w:rFonts w:ascii="Times New Roman" w:hAnsi="Times New Roman"/>
          <w:lang w:val="en-US"/>
        </w:rPr>
        <w:t xml:space="preserve"> </w:t>
      </w:r>
    </w:p>
    <w:p w14:paraId="3DAD0DFF" w14:textId="77777777" w:rsidR="00B60B30" w:rsidRPr="00883FF3" w:rsidRDefault="00B60B30" w:rsidP="0079550F"/>
    <w:p w14:paraId="32FECC2D" w14:textId="77777777" w:rsidR="00B60B30" w:rsidRPr="00883FF3" w:rsidRDefault="00883FF3" w:rsidP="00883FF3">
      <w:pPr>
        <w:pStyle w:val="CELEFIC3"/>
        <w:numPr>
          <w:ilvl w:val="0"/>
          <w:numId w:val="0"/>
        </w:numPr>
        <w:ind w:left="360"/>
        <w:rPr>
          <w:rFonts w:ascii="Times New Roman" w:hAnsi="Times New Roman"/>
        </w:rPr>
      </w:pPr>
      <w:r>
        <w:rPr>
          <w:rFonts w:ascii="Times New Roman" w:hAnsi="Times New Roman"/>
        </w:rPr>
        <w:t xml:space="preserve">3. </w:t>
      </w:r>
      <w:r w:rsidR="00B60B30" w:rsidRPr="00883FF3">
        <w:rPr>
          <w:rFonts w:ascii="Times New Roman" w:hAnsi="Times New Roman"/>
        </w:rPr>
        <w:t>Assumptions</w:t>
      </w:r>
    </w:p>
    <w:p w14:paraId="73EB9A55" w14:textId="77777777" w:rsidR="00FB067F" w:rsidRDefault="00FB067F" w:rsidP="00B60B30">
      <w:pPr>
        <w:pStyle w:val="CELEFICNORMAL"/>
        <w:numPr>
          <w:ilvl w:val="0"/>
          <w:numId w:val="1"/>
        </w:numPr>
        <w:rPr>
          <w:rStyle w:val="hps"/>
          <w:rFonts w:ascii="Times New Roman" w:hAnsi="Times New Roman"/>
          <w:lang w:val="en-US"/>
        </w:rPr>
      </w:pPr>
      <w:commentRangeStart w:id="22"/>
      <w:r>
        <w:rPr>
          <w:rStyle w:val="hps"/>
          <w:rFonts w:ascii="Times New Roman" w:hAnsi="Times New Roman"/>
          <w:lang w:val="en-US"/>
        </w:rPr>
        <w:lastRenderedPageBreak/>
        <w:t>Building operations in the period immediately prior to implementation of energy efficiency improvements w</w:t>
      </w:r>
      <w:r w:rsidR="005176F2">
        <w:rPr>
          <w:rStyle w:val="hps"/>
          <w:rFonts w:ascii="Times New Roman" w:hAnsi="Times New Roman"/>
          <w:lang w:val="en-US"/>
        </w:rPr>
        <w:t>ere</w:t>
      </w:r>
      <w:r>
        <w:rPr>
          <w:rStyle w:val="hps"/>
          <w:rFonts w:ascii="Times New Roman" w:hAnsi="Times New Roman"/>
          <w:lang w:val="en-US"/>
        </w:rPr>
        <w:t xml:space="preserve"> characteristic of operations throughout the year.</w:t>
      </w:r>
      <w:r w:rsidR="0022059D">
        <w:rPr>
          <w:rStyle w:val="hps"/>
          <w:rFonts w:ascii="Times New Roman" w:hAnsi="Times New Roman"/>
          <w:lang w:val="en-US"/>
        </w:rPr>
        <w:t xml:space="preserve"> Similarly, building operations for the six month metering period after implementation of the improvements were characteristic of operations throughout the year</w:t>
      </w:r>
      <w:commentRangeEnd w:id="22"/>
      <w:r w:rsidR="0079550F">
        <w:rPr>
          <w:rStyle w:val="CommentReference"/>
          <w:rFonts w:ascii="Times New Roman" w:hAnsi="Times New Roman"/>
          <w:lang w:val="en-US"/>
        </w:rPr>
        <w:commentReference w:id="22"/>
      </w:r>
      <w:r w:rsidR="0022059D">
        <w:rPr>
          <w:rStyle w:val="hps"/>
          <w:rFonts w:ascii="Times New Roman" w:hAnsi="Times New Roman"/>
          <w:lang w:val="en-US"/>
        </w:rPr>
        <w:t>.</w:t>
      </w:r>
    </w:p>
    <w:p w14:paraId="308CB3BA" w14:textId="77777777" w:rsidR="005176F2" w:rsidRPr="00883FF3" w:rsidRDefault="005176F2" w:rsidP="005176F2">
      <w:pPr>
        <w:pStyle w:val="CELEFICNORMAL"/>
        <w:numPr>
          <w:ilvl w:val="0"/>
          <w:numId w:val="1"/>
        </w:numPr>
        <w:rPr>
          <w:rStyle w:val="hps"/>
          <w:rFonts w:ascii="Times New Roman" w:hAnsi="Times New Roman"/>
          <w:lang w:val="en-US"/>
        </w:rPr>
      </w:pPr>
      <w:r>
        <w:rPr>
          <w:rStyle w:val="hps"/>
          <w:rFonts w:ascii="Times New Roman" w:hAnsi="Times New Roman"/>
          <w:lang w:val="en-US"/>
        </w:rPr>
        <w:t>The Univer</w:t>
      </w:r>
      <w:r w:rsidRPr="00883FF3">
        <w:rPr>
          <w:rStyle w:val="hps"/>
          <w:rFonts w:ascii="Times New Roman" w:hAnsi="Times New Roman"/>
          <w:lang w:val="en-US"/>
        </w:rPr>
        <w:t>sity does not plan major additions or renovations to its Chemistry building</w:t>
      </w:r>
      <w:r w:rsidR="00D25E32">
        <w:rPr>
          <w:rStyle w:val="hps"/>
          <w:rFonts w:ascii="Times New Roman" w:hAnsi="Times New Roman"/>
          <w:lang w:val="en-US"/>
        </w:rPr>
        <w:t xml:space="preserve"> during the </w:t>
      </w:r>
      <w:r w:rsidR="0022059D">
        <w:rPr>
          <w:rStyle w:val="hps"/>
          <w:rFonts w:ascii="Times New Roman" w:hAnsi="Times New Roman"/>
          <w:lang w:val="en-US"/>
        </w:rPr>
        <w:t>post-implementation period</w:t>
      </w:r>
      <w:r w:rsidRPr="00883FF3">
        <w:rPr>
          <w:rStyle w:val="hps"/>
          <w:rFonts w:ascii="Times New Roman" w:hAnsi="Times New Roman"/>
          <w:lang w:val="en-US"/>
        </w:rPr>
        <w:t>.</w:t>
      </w:r>
    </w:p>
    <w:p w14:paraId="20D7C25C" w14:textId="77777777" w:rsidR="00B60B30" w:rsidRPr="00883FF3" w:rsidRDefault="00B60B30" w:rsidP="00B60B30">
      <w:pPr>
        <w:pStyle w:val="CELEFICNORMAL"/>
        <w:numPr>
          <w:ilvl w:val="0"/>
          <w:numId w:val="1"/>
        </w:numPr>
        <w:rPr>
          <w:rStyle w:val="hps"/>
          <w:rFonts w:ascii="Times New Roman" w:hAnsi="Times New Roman"/>
          <w:lang w:val="en-US"/>
        </w:rPr>
      </w:pPr>
      <w:commentRangeStart w:id="23"/>
      <w:r w:rsidRPr="00883FF3">
        <w:rPr>
          <w:rStyle w:val="hps"/>
          <w:rFonts w:ascii="Times New Roman" w:hAnsi="Times New Roman"/>
          <w:lang w:val="en-US"/>
        </w:rPr>
        <w:t xml:space="preserve">The range of data in the baseline period is sufficient to capture the behavior of energy use </w:t>
      </w:r>
      <w:r w:rsidR="005176F2">
        <w:rPr>
          <w:rStyle w:val="hps"/>
          <w:rFonts w:ascii="Times New Roman" w:hAnsi="Times New Roman"/>
          <w:lang w:val="en-US"/>
        </w:rPr>
        <w:t xml:space="preserve">and ambient conditions </w:t>
      </w:r>
      <w:r w:rsidRPr="00883FF3">
        <w:rPr>
          <w:rStyle w:val="hps"/>
          <w:rFonts w:ascii="Times New Roman" w:hAnsi="Times New Roman"/>
          <w:lang w:val="en-US"/>
        </w:rPr>
        <w:t>for</w:t>
      </w:r>
      <w:r w:rsidR="005176F2">
        <w:rPr>
          <w:rStyle w:val="hps"/>
          <w:rFonts w:ascii="Times New Roman" w:hAnsi="Times New Roman"/>
          <w:lang w:val="en-US"/>
        </w:rPr>
        <w:t xml:space="preserve"> the</w:t>
      </w:r>
      <w:r w:rsidRPr="00883FF3">
        <w:rPr>
          <w:rStyle w:val="hps"/>
          <w:rFonts w:ascii="Times New Roman" w:hAnsi="Times New Roman"/>
          <w:lang w:val="en-US"/>
        </w:rPr>
        <w:t xml:space="preserve"> months not represented, as the bay area is a mild climate</w:t>
      </w:r>
      <w:r w:rsidR="0022059D">
        <w:rPr>
          <w:rStyle w:val="hps"/>
          <w:rFonts w:ascii="Times New Roman" w:hAnsi="Times New Roman"/>
          <w:lang w:val="en-US"/>
        </w:rPr>
        <w:t xml:space="preserve">, </w:t>
      </w:r>
      <w:r w:rsidRPr="00883FF3">
        <w:rPr>
          <w:rStyle w:val="hps"/>
          <w:rFonts w:ascii="Times New Roman" w:hAnsi="Times New Roman"/>
          <w:lang w:val="en-US"/>
        </w:rPr>
        <w:t xml:space="preserve">and </w:t>
      </w:r>
      <w:r w:rsidR="0022059D">
        <w:rPr>
          <w:rStyle w:val="hps"/>
          <w:rFonts w:ascii="Times New Roman" w:hAnsi="Times New Roman"/>
          <w:lang w:val="en-US"/>
        </w:rPr>
        <w:t xml:space="preserve">rarely has </w:t>
      </w:r>
      <w:r w:rsidRPr="00883FF3">
        <w:rPr>
          <w:rStyle w:val="hps"/>
          <w:rFonts w:ascii="Times New Roman" w:hAnsi="Times New Roman"/>
          <w:lang w:val="en-US"/>
        </w:rPr>
        <w:t>extremes in weather conditions.</w:t>
      </w:r>
      <w:commentRangeEnd w:id="23"/>
      <w:r w:rsidR="0079550F">
        <w:rPr>
          <w:rStyle w:val="CommentReference"/>
          <w:rFonts w:ascii="Times New Roman" w:hAnsi="Times New Roman"/>
          <w:lang w:val="en-US"/>
        </w:rPr>
        <w:commentReference w:id="23"/>
      </w:r>
    </w:p>
    <w:p w14:paraId="10480A75" w14:textId="77777777" w:rsidR="00B60B30" w:rsidRPr="00883FF3" w:rsidRDefault="0022059D" w:rsidP="00B60B30">
      <w:pPr>
        <w:pStyle w:val="CELEFICNORMAL"/>
        <w:numPr>
          <w:ilvl w:val="0"/>
          <w:numId w:val="1"/>
        </w:numPr>
        <w:rPr>
          <w:rStyle w:val="hps"/>
          <w:rFonts w:ascii="Times New Roman" w:hAnsi="Times New Roman"/>
          <w:lang w:val="en-US"/>
        </w:rPr>
      </w:pPr>
      <w:r>
        <w:rPr>
          <w:rStyle w:val="hps"/>
          <w:rFonts w:ascii="Times New Roman" w:hAnsi="Times New Roman"/>
          <w:lang w:val="en-US"/>
        </w:rPr>
        <w:t xml:space="preserve">As this building is mainly used by faculty, staff and graduate students, its </w:t>
      </w:r>
      <w:r w:rsidR="00B60B30" w:rsidRPr="00883FF3">
        <w:rPr>
          <w:rStyle w:val="hps"/>
          <w:rFonts w:ascii="Times New Roman" w:hAnsi="Times New Roman"/>
          <w:lang w:val="en-US"/>
        </w:rPr>
        <w:t>occupancy will remain largely unchanged from baseline to post-installation periods.</w:t>
      </w:r>
    </w:p>
    <w:p w14:paraId="36C5E579" w14:textId="77777777" w:rsidR="00B60B30" w:rsidRDefault="00B60B30" w:rsidP="00B60B30"/>
    <w:p w14:paraId="61012AEC" w14:textId="77777777" w:rsidR="00883FF3" w:rsidRPr="00883FF3" w:rsidRDefault="00883FF3" w:rsidP="009A16B7">
      <w:pPr>
        <w:pStyle w:val="Heading3"/>
      </w:pPr>
      <w:r w:rsidRPr="00883FF3">
        <w:t>4. Sources of Error</w:t>
      </w:r>
    </w:p>
    <w:p w14:paraId="04D88305" w14:textId="77777777" w:rsidR="00883FF3" w:rsidRPr="00883FF3" w:rsidRDefault="00883FF3" w:rsidP="00883FF3">
      <w:pPr>
        <w:pStyle w:val="CELEFICNORMAL"/>
        <w:rPr>
          <w:rStyle w:val="hps"/>
          <w:rFonts w:ascii="Times New Roman" w:hAnsi="Times New Roman"/>
          <w:lang w:val="en-US"/>
        </w:rPr>
      </w:pPr>
      <w:r w:rsidRPr="00883FF3">
        <w:rPr>
          <w:rStyle w:val="hps"/>
          <w:rFonts w:ascii="Times New Roman" w:hAnsi="Times New Roman"/>
          <w:lang w:val="en-US"/>
        </w:rPr>
        <w:t>Sources of error include:</w:t>
      </w:r>
    </w:p>
    <w:p w14:paraId="0126FDC9" w14:textId="77777777" w:rsidR="00883FF3" w:rsidRPr="00883FF3" w:rsidRDefault="00883FF3" w:rsidP="009A16B7">
      <w:pPr>
        <w:pStyle w:val="CELEFICNORMAL"/>
        <w:numPr>
          <w:ilvl w:val="0"/>
          <w:numId w:val="1"/>
        </w:numPr>
        <w:jc w:val="left"/>
        <w:rPr>
          <w:rStyle w:val="hps"/>
          <w:rFonts w:ascii="Times New Roman" w:hAnsi="Times New Roman"/>
          <w:lang w:val="en-US"/>
        </w:rPr>
      </w:pPr>
      <w:r w:rsidRPr="00883FF3">
        <w:rPr>
          <w:rStyle w:val="hps"/>
          <w:rFonts w:ascii="Times New Roman" w:hAnsi="Times New Roman"/>
          <w:lang w:val="en-US"/>
        </w:rPr>
        <w:t xml:space="preserve">Metering and </w:t>
      </w:r>
      <w:r w:rsidR="005176F2">
        <w:rPr>
          <w:rStyle w:val="hps"/>
          <w:rFonts w:ascii="Times New Roman" w:hAnsi="Times New Roman"/>
          <w:lang w:val="en-US"/>
        </w:rPr>
        <w:t xml:space="preserve">data </w:t>
      </w:r>
      <w:r w:rsidRPr="00883FF3">
        <w:rPr>
          <w:rStyle w:val="hps"/>
          <w:rFonts w:ascii="Times New Roman" w:hAnsi="Times New Roman"/>
          <w:lang w:val="en-US"/>
        </w:rPr>
        <w:t xml:space="preserve">collection errors. The electric meter that was installed is a revenue grade meter, meaning it has a </w:t>
      </w:r>
      <w:r w:rsidR="005176F2">
        <w:rPr>
          <w:rStyle w:val="hps"/>
          <w:rFonts w:ascii="Times New Roman" w:hAnsi="Times New Roman"/>
          <w:lang w:val="en-US"/>
        </w:rPr>
        <w:t>narrow</w:t>
      </w:r>
      <w:r w:rsidRPr="00883FF3">
        <w:rPr>
          <w:rStyle w:val="hps"/>
          <w:rFonts w:ascii="Times New Roman" w:hAnsi="Times New Roman"/>
          <w:lang w:val="en-US"/>
        </w:rPr>
        <w:t xml:space="preserve"> random error band. It’s systematic (or bias) error has been minimized through </w:t>
      </w:r>
      <w:r w:rsidR="005176F2">
        <w:rPr>
          <w:rStyle w:val="hps"/>
          <w:rFonts w:ascii="Times New Roman" w:hAnsi="Times New Roman"/>
          <w:lang w:val="en-US"/>
        </w:rPr>
        <w:t xml:space="preserve">its </w:t>
      </w:r>
      <w:r w:rsidRPr="00883FF3">
        <w:rPr>
          <w:rStyle w:val="hps"/>
          <w:rFonts w:ascii="Times New Roman" w:hAnsi="Times New Roman"/>
          <w:lang w:val="en-US"/>
        </w:rPr>
        <w:t>calibration process. Data collection errors through truncation or rounding in gathering and transmitting meter readings have been minimized by specifying use of high resolution systems.</w:t>
      </w:r>
    </w:p>
    <w:p w14:paraId="4FE2A684" w14:textId="4ACC5382" w:rsidR="0022059D" w:rsidRPr="0022059D" w:rsidRDefault="009A16B7" w:rsidP="009A16B7">
      <w:pPr>
        <w:pStyle w:val="CELEFICNORMAL"/>
        <w:numPr>
          <w:ilvl w:val="0"/>
          <w:numId w:val="1"/>
        </w:numPr>
        <w:jc w:val="left"/>
        <w:rPr>
          <w:rStyle w:val="hps"/>
          <w:rFonts w:ascii="Times New Roman" w:hAnsi="Times New Roman"/>
          <w:lang w:val="en-US"/>
        </w:rPr>
      </w:pPr>
      <w:r>
        <w:rPr>
          <w:rStyle w:val="hps"/>
          <w:rFonts w:ascii="Times New Roman" w:hAnsi="Times New Roman"/>
          <w:lang w:val="en-US"/>
        </w:rPr>
        <w:t>E</w:t>
      </w:r>
      <w:r w:rsidR="00883FF3" w:rsidRPr="00883FF3">
        <w:rPr>
          <w:rStyle w:val="hps"/>
          <w:rFonts w:ascii="Times New Roman" w:hAnsi="Times New Roman"/>
          <w:lang w:val="en-US"/>
        </w:rPr>
        <w:t xml:space="preserve">rrors that are caused by developing regression relationships with a </w:t>
      </w:r>
      <w:r w:rsidR="0022059D">
        <w:rPr>
          <w:rStyle w:val="hps"/>
          <w:rFonts w:ascii="Times New Roman" w:hAnsi="Times New Roman"/>
          <w:lang w:val="en-US"/>
        </w:rPr>
        <w:t xml:space="preserve">limited </w:t>
      </w:r>
      <w:r w:rsidR="00883FF3" w:rsidRPr="00883FF3">
        <w:rPr>
          <w:rStyle w:val="hps"/>
          <w:rFonts w:ascii="Times New Roman" w:hAnsi="Times New Roman"/>
          <w:lang w:val="en-US"/>
        </w:rPr>
        <w:t>data set that does not fully represent the entire range of expected values of data</w:t>
      </w:r>
      <w:r w:rsidR="0022059D">
        <w:rPr>
          <w:rStyle w:val="hps"/>
          <w:rFonts w:ascii="Times New Roman" w:hAnsi="Times New Roman"/>
          <w:lang w:val="en-US"/>
        </w:rPr>
        <w:t>,</w:t>
      </w:r>
      <w:r w:rsidR="00883FF3" w:rsidRPr="00883FF3">
        <w:rPr>
          <w:rStyle w:val="hps"/>
          <w:rFonts w:ascii="Times New Roman" w:hAnsi="Times New Roman"/>
          <w:lang w:val="en-US"/>
        </w:rPr>
        <w:t xml:space="preserve"> have been minimized by collection of 6 months of data over warm and colder seasons. In addition, the range of data was compared to a typical meteorological year and the ranges of ambient temperatures in the collected data set was found to be greater than 90% of that in the TMY data set.</w:t>
      </w:r>
    </w:p>
    <w:p w14:paraId="451AED05" w14:textId="77777777" w:rsidR="005176F2" w:rsidRDefault="005176F2" w:rsidP="009A16B7">
      <w:pPr>
        <w:pStyle w:val="CELEFICNORMAL"/>
        <w:numPr>
          <w:ilvl w:val="0"/>
          <w:numId w:val="1"/>
        </w:numPr>
        <w:jc w:val="left"/>
        <w:rPr>
          <w:rStyle w:val="hps"/>
          <w:rFonts w:ascii="Times New Roman" w:hAnsi="Times New Roman"/>
          <w:lang w:val="en-US"/>
        </w:rPr>
      </w:pPr>
      <w:r>
        <w:rPr>
          <w:rStyle w:val="hps"/>
          <w:rFonts w:ascii="Times New Roman" w:hAnsi="Times New Roman"/>
          <w:lang w:val="en-US"/>
        </w:rPr>
        <w:t>Omitted Variables. Additional independent variables that influence energy use were considered. Building occupancy was considered, but believed to be closely correlated to the time of week variable, which is already included in the model. Humidity was considered, but rejected due to the dry climate of the building location, as well as its close correlation with ambient temperature. No other major influences on energy use, such as production rates, were present in the building.</w:t>
      </w:r>
    </w:p>
    <w:p w14:paraId="3503C0AB" w14:textId="77777777" w:rsidR="0022059D" w:rsidRPr="00883FF3" w:rsidRDefault="0022059D" w:rsidP="009A16B7">
      <w:pPr>
        <w:pStyle w:val="CELEFICNORMAL"/>
        <w:numPr>
          <w:ilvl w:val="0"/>
          <w:numId w:val="1"/>
        </w:numPr>
        <w:jc w:val="left"/>
        <w:rPr>
          <w:rStyle w:val="hps"/>
          <w:rFonts w:ascii="Times New Roman" w:hAnsi="Times New Roman"/>
          <w:lang w:val="en-US"/>
        </w:rPr>
      </w:pPr>
      <w:r>
        <w:rPr>
          <w:rStyle w:val="hps"/>
          <w:rFonts w:ascii="Times New Roman" w:hAnsi="Times New Roman"/>
          <w:lang w:val="en-US"/>
        </w:rPr>
        <w:t>Prediction errors resulting from use of the baseline and post-installation models result from the random error inherent in measurements and modeling. These errors are tracked to determine their cumulative effect on the estimated savings.</w:t>
      </w:r>
    </w:p>
    <w:p w14:paraId="51693455" w14:textId="77777777" w:rsidR="00B60B30" w:rsidRDefault="00883FF3" w:rsidP="009A16B7">
      <w:pPr>
        <w:pStyle w:val="Heading3"/>
      </w:pPr>
      <w:r>
        <w:t xml:space="preserve">5. </w:t>
      </w:r>
      <w:r w:rsidR="00B60B30" w:rsidRPr="00883FF3">
        <w:t>Statistical analysis</w:t>
      </w:r>
    </w:p>
    <w:p w14:paraId="4C098ECC" w14:textId="77777777" w:rsidR="0022059D" w:rsidRDefault="0022059D" w:rsidP="009A16B7">
      <w:pPr>
        <w:pStyle w:val="CELEFICNORMAL"/>
        <w:jc w:val="left"/>
        <w:rPr>
          <w:rStyle w:val="hps"/>
          <w:rFonts w:ascii="Times New Roman" w:hAnsi="Times New Roman"/>
          <w:lang w:val="en-US"/>
        </w:rPr>
      </w:pPr>
      <w:r>
        <w:rPr>
          <w:rStyle w:val="hps"/>
          <w:rFonts w:ascii="Times New Roman" w:hAnsi="Times New Roman"/>
          <w:lang w:val="en-US"/>
        </w:rPr>
        <w:t>The first steps in using regression analysis are to prepare the data sets and develop good regression models. Criteria for good models were</w:t>
      </w:r>
      <w:r w:rsidR="009D1644">
        <w:rPr>
          <w:rStyle w:val="hps"/>
          <w:rFonts w:ascii="Times New Roman" w:hAnsi="Times New Roman"/>
          <w:lang w:val="en-US"/>
        </w:rPr>
        <w:t xml:space="preserve"> provided in Section 2. In this section, steps for development of baseline and post-installation models are described.</w:t>
      </w:r>
    </w:p>
    <w:p w14:paraId="25B813DC" w14:textId="77777777" w:rsidR="0022059D" w:rsidRDefault="0022059D" w:rsidP="00070CE0">
      <w:pPr>
        <w:pStyle w:val="CELEFICNORMAL"/>
        <w:rPr>
          <w:rStyle w:val="hps"/>
          <w:rFonts w:ascii="Times New Roman" w:hAnsi="Times New Roman"/>
          <w:lang w:val="en-US"/>
        </w:rPr>
      </w:pPr>
    </w:p>
    <w:p w14:paraId="21DE9A0B" w14:textId="77777777" w:rsidR="00B31FF7" w:rsidRDefault="00D25E32" w:rsidP="00070CE0">
      <w:pPr>
        <w:pStyle w:val="CELEFICNORMAL"/>
        <w:rPr>
          <w:rStyle w:val="hps"/>
          <w:rFonts w:ascii="Times New Roman" w:hAnsi="Times New Roman"/>
          <w:lang w:val="en-US"/>
        </w:rPr>
      </w:pPr>
      <w:r>
        <w:rPr>
          <w:rStyle w:val="hps"/>
          <w:rFonts w:ascii="Times New Roman" w:hAnsi="Times New Roman"/>
          <w:lang w:val="en-US"/>
        </w:rPr>
        <w:t>Data Preparation</w:t>
      </w:r>
    </w:p>
    <w:p w14:paraId="73C85788" w14:textId="0124546F" w:rsidR="00B31FF7" w:rsidRDefault="00D25E32" w:rsidP="009A16B7">
      <w:pPr>
        <w:pStyle w:val="CELEFICNORMAL"/>
        <w:numPr>
          <w:ilvl w:val="0"/>
          <w:numId w:val="28"/>
        </w:numPr>
        <w:jc w:val="left"/>
        <w:rPr>
          <w:rStyle w:val="hps"/>
          <w:rFonts w:ascii="Times New Roman" w:hAnsi="Times New Roman"/>
          <w:lang w:val="en-US"/>
        </w:rPr>
      </w:pPr>
      <w:r>
        <w:rPr>
          <w:rStyle w:val="hps"/>
          <w:rFonts w:ascii="Times New Roman" w:hAnsi="Times New Roman"/>
          <w:lang w:val="en-US"/>
        </w:rPr>
        <w:t>The measured electric 15-minute interval e</w:t>
      </w:r>
      <w:r w:rsidR="00070CE0" w:rsidRPr="00883FF3">
        <w:rPr>
          <w:rStyle w:val="hps"/>
          <w:rFonts w:ascii="Times New Roman" w:hAnsi="Times New Roman"/>
          <w:lang w:val="en-US"/>
        </w:rPr>
        <w:t>nergy use data w</w:t>
      </w:r>
      <w:r w:rsidR="00B31FF7">
        <w:rPr>
          <w:rStyle w:val="hps"/>
          <w:rFonts w:ascii="Times New Roman" w:hAnsi="Times New Roman"/>
          <w:lang w:val="en-US"/>
        </w:rPr>
        <w:t>ere</w:t>
      </w:r>
      <w:r w:rsidR="00070CE0" w:rsidRPr="00883FF3">
        <w:rPr>
          <w:rStyle w:val="hps"/>
          <w:rFonts w:ascii="Times New Roman" w:hAnsi="Times New Roman"/>
          <w:lang w:val="en-US"/>
        </w:rPr>
        <w:t xml:space="preserve"> </w:t>
      </w:r>
      <w:r w:rsidR="009A16B7">
        <w:rPr>
          <w:rStyle w:val="hps"/>
          <w:rFonts w:ascii="Times New Roman" w:hAnsi="Times New Roman"/>
          <w:lang w:val="en-US"/>
        </w:rPr>
        <w:t>aggregated</w:t>
      </w:r>
      <w:r w:rsidR="00070CE0" w:rsidRPr="00883FF3">
        <w:rPr>
          <w:rStyle w:val="hps"/>
          <w:rFonts w:ascii="Times New Roman" w:hAnsi="Times New Roman"/>
          <w:lang w:val="en-US"/>
        </w:rPr>
        <w:t xml:space="preserve"> into hourly time </w:t>
      </w:r>
      <w:r>
        <w:rPr>
          <w:rStyle w:val="hps"/>
          <w:rFonts w:ascii="Times New Roman" w:hAnsi="Times New Roman"/>
          <w:lang w:val="en-US"/>
        </w:rPr>
        <w:t xml:space="preserve">intervals </w:t>
      </w:r>
      <w:r w:rsidR="00070CE0" w:rsidRPr="00883FF3">
        <w:rPr>
          <w:rStyle w:val="hps"/>
          <w:rFonts w:ascii="Times New Roman" w:hAnsi="Times New Roman"/>
          <w:lang w:val="en-US"/>
        </w:rPr>
        <w:t xml:space="preserve">by adding up the electric 15-minute interval values for each hour. </w:t>
      </w:r>
    </w:p>
    <w:p w14:paraId="67D2FDCE" w14:textId="1FAE4DB7" w:rsidR="00B31FF7" w:rsidRDefault="00070CE0" w:rsidP="009A16B7">
      <w:pPr>
        <w:pStyle w:val="CELEFICNORMAL"/>
        <w:numPr>
          <w:ilvl w:val="0"/>
          <w:numId w:val="28"/>
        </w:numPr>
        <w:jc w:val="left"/>
        <w:rPr>
          <w:rStyle w:val="hps"/>
          <w:rFonts w:ascii="Times New Roman" w:hAnsi="Times New Roman"/>
          <w:lang w:val="en-US"/>
        </w:rPr>
      </w:pPr>
      <w:r w:rsidRPr="00B31FF7">
        <w:rPr>
          <w:rStyle w:val="hps"/>
          <w:rFonts w:ascii="Times New Roman" w:hAnsi="Times New Roman"/>
          <w:lang w:val="en-US"/>
        </w:rPr>
        <w:lastRenderedPageBreak/>
        <w:t>Hourly readings of ambient temperatures were collected from the campus’ weather station. The weather station data w</w:t>
      </w:r>
      <w:r w:rsidR="00B31FF7" w:rsidRPr="00B31FF7">
        <w:rPr>
          <w:rStyle w:val="hps"/>
          <w:rFonts w:ascii="Times New Roman" w:hAnsi="Times New Roman"/>
          <w:lang w:val="en-US"/>
        </w:rPr>
        <w:t>ere</w:t>
      </w:r>
      <w:r w:rsidRPr="00B31FF7">
        <w:rPr>
          <w:rStyle w:val="hps"/>
          <w:rFonts w:ascii="Times New Roman" w:hAnsi="Times New Roman"/>
          <w:lang w:val="en-US"/>
        </w:rPr>
        <w:t xml:space="preserve"> checked for quality, accuracy and continuous data streams. </w:t>
      </w:r>
    </w:p>
    <w:p w14:paraId="245FBC5A" w14:textId="77777777" w:rsidR="00D25E32" w:rsidRPr="00B31FF7" w:rsidRDefault="00D25E32" w:rsidP="009A16B7">
      <w:pPr>
        <w:pStyle w:val="CELEFICNORMAL"/>
        <w:numPr>
          <w:ilvl w:val="0"/>
          <w:numId w:val="28"/>
        </w:numPr>
        <w:jc w:val="left"/>
        <w:rPr>
          <w:rStyle w:val="hps"/>
          <w:rFonts w:ascii="Times New Roman" w:hAnsi="Times New Roman"/>
          <w:lang w:val="en-US"/>
        </w:rPr>
      </w:pPr>
      <w:r>
        <w:rPr>
          <w:rStyle w:val="hps"/>
          <w:rFonts w:ascii="Times New Roman" w:hAnsi="Times New Roman"/>
          <w:lang w:val="en-US"/>
        </w:rPr>
        <w:t>The data sets were merged so that each hourly time interval showed energy use in kWh and ambient temperature in degrees Fahrenheit.</w:t>
      </w:r>
    </w:p>
    <w:p w14:paraId="07C98D7C" w14:textId="77777777" w:rsidR="00B31FF7" w:rsidRPr="00B31FF7" w:rsidRDefault="00B31FF7" w:rsidP="009A16B7">
      <w:pPr>
        <w:pStyle w:val="CELEFICNORMAL"/>
        <w:jc w:val="left"/>
        <w:rPr>
          <w:rStyle w:val="hps"/>
          <w:rFonts w:ascii="Times New Roman" w:hAnsi="Times New Roman"/>
          <w:lang w:val="en-US"/>
        </w:rPr>
      </w:pPr>
    </w:p>
    <w:p w14:paraId="5A4577C8" w14:textId="77777777" w:rsidR="00070CE0" w:rsidRPr="00B31FF7" w:rsidRDefault="00070CE0" w:rsidP="009A16B7">
      <w:pPr>
        <w:pStyle w:val="CELEFICNORMAL"/>
        <w:jc w:val="left"/>
        <w:rPr>
          <w:rStyle w:val="hps"/>
          <w:rFonts w:ascii="Times New Roman" w:hAnsi="Times New Roman"/>
          <w:lang w:val="en-US"/>
        </w:rPr>
      </w:pPr>
      <w:r w:rsidRPr="00B31FF7">
        <w:rPr>
          <w:rStyle w:val="hps"/>
          <w:rFonts w:ascii="Times New Roman" w:hAnsi="Times New Roman"/>
          <w:lang w:val="en-US"/>
        </w:rPr>
        <w:t xml:space="preserve">A plot of </w:t>
      </w:r>
      <w:r w:rsidR="00B31FF7" w:rsidRPr="00B31FF7">
        <w:rPr>
          <w:rStyle w:val="hps"/>
          <w:rFonts w:ascii="Times New Roman" w:hAnsi="Times New Roman"/>
          <w:lang w:val="en-US"/>
        </w:rPr>
        <w:t xml:space="preserve">the </w:t>
      </w:r>
      <w:r w:rsidR="004D7BC3">
        <w:rPr>
          <w:rStyle w:val="hps"/>
          <w:rFonts w:ascii="Times New Roman" w:hAnsi="Times New Roman"/>
          <w:lang w:val="en-US"/>
        </w:rPr>
        <w:t>collected</w:t>
      </w:r>
      <w:r w:rsidR="00B31FF7" w:rsidRPr="00B31FF7">
        <w:rPr>
          <w:rStyle w:val="hps"/>
          <w:rFonts w:ascii="Times New Roman" w:hAnsi="Times New Roman"/>
          <w:lang w:val="en-US"/>
        </w:rPr>
        <w:t xml:space="preserve"> data </w:t>
      </w:r>
      <w:r w:rsidRPr="00B31FF7">
        <w:rPr>
          <w:rStyle w:val="hps"/>
          <w:rFonts w:ascii="Times New Roman" w:hAnsi="Times New Roman"/>
          <w:lang w:val="en-US"/>
        </w:rPr>
        <w:t>is shown in Figure 1</w:t>
      </w:r>
      <w:r w:rsidR="004D7BC3">
        <w:rPr>
          <w:rStyle w:val="hps"/>
          <w:rFonts w:ascii="Times New Roman" w:hAnsi="Times New Roman"/>
          <w:lang w:val="en-US"/>
        </w:rPr>
        <w:t>a</w:t>
      </w:r>
      <w:r w:rsidRPr="00B31FF7">
        <w:rPr>
          <w:rStyle w:val="hps"/>
          <w:rFonts w:ascii="Times New Roman" w:hAnsi="Times New Roman"/>
          <w:lang w:val="en-US"/>
        </w:rPr>
        <w:t xml:space="preserve">. The baseline period was defined </w:t>
      </w:r>
      <w:r w:rsidR="00B31FF7" w:rsidRPr="00B31FF7">
        <w:rPr>
          <w:rStyle w:val="hps"/>
          <w:rFonts w:ascii="Times New Roman" w:hAnsi="Times New Roman"/>
          <w:lang w:val="en-US"/>
        </w:rPr>
        <w:t>to be</w:t>
      </w:r>
      <w:r w:rsidRPr="00B31FF7">
        <w:rPr>
          <w:rStyle w:val="hps"/>
          <w:rFonts w:ascii="Times New Roman" w:hAnsi="Times New Roman"/>
          <w:lang w:val="en-US"/>
        </w:rPr>
        <w:t xml:space="preserve"> from 3/</w:t>
      </w:r>
      <w:r w:rsidR="00B31FF7" w:rsidRPr="00B31FF7">
        <w:rPr>
          <w:rStyle w:val="hps"/>
          <w:rFonts w:ascii="Times New Roman" w:hAnsi="Times New Roman"/>
          <w:lang w:val="en-US"/>
        </w:rPr>
        <w:t>2</w:t>
      </w:r>
      <w:r w:rsidRPr="00B31FF7">
        <w:rPr>
          <w:rStyle w:val="hps"/>
          <w:rFonts w:ascii="Times New Roman" w:hAnsi="Times New Roman"/>
          <w:lang w:val="en-US"/>
        </w:rPr>
        <w:t>/2009 throu</w:t>
      </w:r>
      <w:r w:rsidR="00B31FF7" w:rsidRPr="00B31FF7">
        <w:rPr>
          <w:rStyle w:val="hps"/>
          <w:rFonts w:ascii="Times New Roman" w:hAnsi="Times New Roman"/>
          <w:lang w:val="en-US"/>
        </w:rPr>
        <w:t>gh 10/3/2009, which was when project implementation began.</w:t>
      </w:r>
      <w:r w:rsidR="004D7BC3">
        <w:rPr>
          <w:rStyle w:val="hps"/>
          <w:rFonts w:ascii="Times New Roman" w:hAnsi="Times New Roman"/>
          <w:lang w:val="en-US"/>
        </w:rPr>
        <w:t xml:space="preserve"> The post-installation period is from 5/15/2010 through 11/19/2010. Closer views of baseline and post-installation data are shown in Figures 1b and 1c.</w:t>
      </w:r>
    </w:p>
    <w:p w14:paraId="3611142A" w14:textId="77777777" w:rsidR="00070CE0" w:rsidRPr="00B31FF7" w:rsidRDefault="00070CE0" w:rsidP="009A16B7">
      <w:pPr>
        <w:pStyle w:val="CELEFICNORMAL"/>
        <w:jc w:val="left"/>
        <w:rPr>
          <w:rStyle w:val="hps"/>
          <w:rFonts w:ascii="Times New Roman" w:hAnsi="Times New Roman"/>
          <w:lang w:val="en-US"/>
        </w:rPr>
      </w:pPr>
    </w:p>
    <w:p w14:paraId="483F674C" w14:textId="4AE0B824" w:rsidR="00B31FF7" w:rsidRDefault="00B31FF7" w:rsidP="00B31FF7">
      <w:pPr>
        <w:pStyle w:val="Caption"/>
        <w:keepNext/>
      </w:pPr>
      <w:r w:rsidRPr="00B31FF7">
        <w:t xml:space="preserve">Figure </w:t>
      </w:r>
      <w:r w:rsidR="00952A32" w:rsidRPr="00B31FF7">
        <w:fldChar w:fldCharType="begin"/>
      </w:r>
      <w:r w:rsidRPr="00B31FF7">
        <w:instrText xml:space="preserve"> SEQ Figure_ \* ARABIC </w:instrText>
      </w:r>
      <w:r w:rsidR="00952A32" w:rsidRPr="00B31FF7">
        <w:fldChar w:fldCharType="separate"/>
      </w:r>
      <w:r w:rsidRPr="00B31FF7">
        <w:t>1</w:t>
      </w:r>
      <w:r w:rsidR="00952A32" w:rsidRPr="00B31FF7">
        <w:fldChar w:fldCharType="end"/>
      </w:r>
      <w:r w:rsidR="004D7BC3">
        <w:t>a</w:t>
      </w:r>
      <w:proofErr w:type="gramStart"/>
      <w:r w:rsidRPr="00B31FF7">
        <w:t>.-</w:t>
      </w:r>
      <w:proofErr w:type="gramEnd"/>
      <w:r w:rsidRPr="00B31FF7">
        <w:t xml:space="preserve"> </w:t>
      </w:r>
      <w:r w:rsidR="002E6279">
        <w:t xml:space="preserve">Baseline through Post- Installation </w:t>
      </w:r>
      <w:r w:rsidRPr="00B31FF7">
        <w:t>Electric Ene</w:t>
      </w:r>
      <w:r w:rsidR="002E6279">
        <w:t xml:space="preserve">rgy </w:t>
      </w:r>
      <w:r w:rsidR="000B16CD">
        <w:t>Use and Ambient Temperature</w:t>
      </w:r>
    </w:p>
    <w:p w14:paraId="436AB8DC" w14:textId="77777777" w:rsidR="00B31FF7" w:rsidRDefault="008C540C" w:rsidP="00D14F80">
      <w:pPr>
        <w:jc w:val="center"/>
      </w:pPr>
      <w:r>
        <w:rPr>
          <w:noProof/>
          <w:lang w:eastAsia="en-US"/>
        </w:rPr>
        <mc:AlternateContent>
          <mc:Choice Requires="wps">
            <w:drawing>
              <wp:anchor distT="0" distB="0" distL="114300" distR="114300" simplePos="0" relativeHeight="251664384" behindDoc="0" locked="0" layoutInCell="1" allowOverlap="1" wp14:anchorId="6C2AA0E5" wp14:editId="3A6B5D77">
                <wp:simplePos x="0" y="0"/>
                <wp:positionH relativeFrom="column">
                  <wp:posOffset>1777365</wp:posOffset>
                </wp:positionH>
                <wp:positionV relativeFrom="paragraph">
                  <wp:posOffset>1890395</wp:posOffset>
                </wp:positionV>
                <wp:extent cx="1248410" cy="354330"/>
                <wp:effectExtent l="0" t="4445" r="3175" b="3175"/>
                <wp:wrapNone/>
                <wp:docPr id="3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841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E5151" w14:textId="77777777" w:rsidR="0079550F" w:rsidRPr="00D25E32" w:rsidRDefault="0079550F" w:rsidP="002E6279">
                            <w:pPr>
                              <w:jc w:val="center"/>
                              <w:rPr>
                                <w:sz w:val="18"/>
                              </w:rPr>
                            </w:pPr>
                            <w:r>
                              <w:rPr>
                                <w:sz w:val="18"/>
                              </w:rPr>
                              <w:t xml:space="preserve">Installation </w:t>
                            </w:r>
                            <w:r w:rsidRPr="00D25E32">
                              <w:rPr>
                                <w:sz w:val="18"/>
                              </w:rPr>
                              <w:t>Period</w:t>
                            </w:r>
                            <w:r>
                              <w:rPr>
                                <w:sz w:val="18"/>
                              </w:rPr>
                              <w:t xml:space="preserve"> (data not used)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C2AA0E5" id="_x0000_t202" coordsize="21600,21600" o:spt="202" path="m,l,21600r21600,l21600,xe">
                <v:stroke joinstyle="miter"/>
                <v:path gradientshapeok="t" o:connecttype="rect"/>
              </v:shapetype>
              <v:shape id="Text Box 20" o:spid="_x0000_s1026" type="#_x0000_t202" style="position:absolute;left:0;text-align:left;margin-left:139.95pt;margin-top:148.85pt;width:98.3pt;height:27.9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" filled="f" stroked="f">
                <v:textbox style="mso-fit-shape-to-text:t">
                  <w:txbxContent>
                    <w:p w14:paraId="622E5151" w14:textId="77777777" w:rsidR="0079550F" w:rsidRPr="00D25E32" w:rsidRDefault="0079550F" w:rsidP="002E6279">
                      <w:pPr>
                        <w:jc w:val="center"/>
                        <w:rPr>
                          <w:sz w:val="18"/>
                        </w:rPr>
                      </w:pPr>
                      <w:r>
                        <w:rPr>
                          <w:sz w:val="18"/>
                        </w:rPr>
                        <w:t xml:space="preserve">Installation </w:t>
                      </w:r>
                      <w:r w:rsidRPr="00D25E32">
                        <w:rPr>
                          <w:sz w:val="18"/>
                        </w:rPr>
                        <w:t>Period</w:t>
                      </w:r>
                      <w:r>
                        <w:rPr>
                          <w:sz w:val="18"/>
                        </w:rPr>
                        <w:t xml:space="preserve"> (data not used)</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43ED63D7" wp14:editId="051BFF22">
                <wp:simplePos x="0" y="0"/>
                <wp:positionH relativeFrom="column">
                  <wp:posOffset>3147060</wp:posOffset>
                </wp:positionH>
                <wp:positionV relativeFrom="paragraph">
                  <wp:posOffset>171450</wp:posOffset>
                </wp:positionV>
                <wp:extent cx="0" cy="2066925"/>
                <wp:effectExtent l="13335" t="9525" r="5715" b="9525"/>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669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B1ECC67" id="_x0000_t32" coordsize="21600,21600" o:spt="32" o:oned="t" path="m,l21600,21600e" filled="f">
                <v:path arrowok="t" fillok="f" o:connecttype="none"/>
                <o:lock v:ext="edit" shapetype="t"/>
              </v:shapetype>
              <v:shape id="AutoShape 8" o:spid="_x0000_s1026" type="#_x0000_t32" style="position:absolute;margin-left:247.8pt;margin-top:13.5pt;width:0;height:162.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">
                <v:stroke dashstyle="dash"/>
              </v:shape>
            </w:pict>
          </mc:Fallback>
        </mc:AlternateContent>
      </w:r>
      <w:r>
        <w:rPr>
          <w:noProof/>
          <w:lang w:eastAsia="en-US"/>
        </w:rPr>
        <mc:AlternateContent>
          <mc:Choice Requires="wps">
            <w:drawing>
              <wp:anchor distT="0" distB="0" distL="114300" distR="114300" simplePos="0" relativeHeight="251661312" behindDoc="0" locked="0" layoutInCell="1" allowOverlap="1" wp14:anchorId="1E176E88" wp14:editId="03F80D35">
                <wp:simplePos x="0" y="0"/>
                <wp:positionH relativeFrom="column">
                  <wp:posOffset>559435</wp:posOffset>
                </wp:positionH>
                <wp:positionV relativeFrom="paragraph">
                  <wp:posOffset>1908175</wp:posOffset>
                </wp:positionV>
                <wp:extent cx="948055" cy="222885"/>
                <wp:effectExtent l="0" t="3175" r="0" b="2540"/>
                <wp:wrapNone/>
                <wp:docPr id="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B5AFD" w14:textId="77777777" w:rsidR="0079550F" w:rsidRPr="00D25E32" w:rsidRDefault="0079550F">
                            <w:pPr>
                              <w:rPr>
                                <w:sz w:val="18"/>
                              </w:rPr>
                            </w:pPr>
                            <w:r w:rsidRPr="00D25E32">
                              <w:rPr>
                                <w:sz w:val="18"/>
                              </w:rPr>
                              <w:t>Baseline Period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E176E88" id="Text Box 15" o:spid="_x0000_s1027" type="#_x0000_t202" style="position:absolute;left:0;text-align:left;margin-left:44.05pt;margin-top:150.25pt;width:74.65pt;height:17.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iquQIAAME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" filled="f" stroked="f">
                <v:textbox style="mso-fit-shape-to-text:t">
                  <w:txbxContent>
                    <w:p w14:paraId="637B5AFD" w14:textId="77777777" w:rsidR="0079550F" w:rsidRPr="00D25E32" w:rsidRDefault="0079550F">
                      <w:pPr>
                        <w:rPr>
                          <w:sz w:val="18"/>
                        </w:rPr>
                      </w:pPr>
                      <w:r w:rsidRPr="00D25E32">
                        <w:rPr>
                          <w:sz w:val="18"/>
                        </w:rPr>
                        <w:t>Baseline Period</w:t>
                      </w:r>
                    </w:p>
                  </w:txbxContent>
                </v:textbox>
              </v:shape>
            </w:pict>
          </mc:Fallback>
        </mc:AlternateContent>
      </w:r>
      <w:r>
        <w:rPr>
          <w:noProof/>
          <w:lang w:eastAsia="en-US"/>
        </w:rPr>
        <mc:AlternateContent>
          <mc:Choice Requires="wps">
            <w:drawing>
              <wp:anchor distT="0" distB="0" distL="114300" distR="114300" simplePos="0" relativeHeight="251663360" behindDoc="0" locked="0" layoutInCell="1" allowOverlap="1" wp14:anchorId="5E1F6DC3" wp14:editId="76C2C4ED">
                <wp:simplePos x="0" y="0"/>
                <wp:positionH relativeFrom="column">
                  <wp:posOffset>3310890</wp:posOffset>
                </wp:positionH>
                <wp:positionV relativeFrom="paragraph">
                  <wp:posOffset>1908175</wp:posOffset>
                </wp:positionV>
                <wp:extent cx="1097915" cy="222885"/>
                <wp:effectExtent l="0" t="3175" r="1270" b="2540"/>
                <wp:wrapNone/>
                <wp:docPr id="3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91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EAFD0" w14:textId="77777777" w:rsidR="0079550F" w:rsidRPr="00D25E32" w:rsidRDefault="0079550F" w:rsidP="00D25E32">
                            <w:pPr>
                              <w:rPr>
                                <w:sz w:val="18"/>
                              </w:rPr>
                            </w:pPr>
                            <w:r>
                              <w:rPr>
                                <w:sz w:val="18"/>
                              </w:rPr>
                              <w:t>Post-Install</w:t>
                            </w:r>
                            <w:r w:rsidRPr="00D25E32">
                              <w:rPr>
                                <w:sz w:val="18"/>
                              </w:rPr>
                              <w:t xml:space="preserve"> Period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E1F6DC3" id="Text Box 17" o:spid="_x0000_s1028" type="#_x0000_t202" style="position:absolute;left:0;text-align:left;margin-left:260.7pt;margin-top:150.25pt;width:86.45pt;height:17.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Ue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Ti39RkHnYHb/QCOZg/n0GfHVQ93svqqkZDLlooNu1FKji2jNeQX2pv+&#10;2dUJR1uQ9fhB1hCHbo10QPtG9bZ4UA4E6NCnx1NvbC6VDRmk8zSMMarAFkVRksQ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" filled="f" stroked="f">
                <v:textbox style="mso-fit-shape-to-text:t">
                  <w:txbxContent>
                    <w:p w14:paraId="5C5EAFD0" w14:textId="77777777" w:rsidR="0079550F" w:rsidRPr="00D25E32" w:rsidRDefault="0079550F" w:rsidP="00D25E32">
                      <w:pPr>
                        <w:rPr>
                          <w:sz w:val="18"/>
                        </w:rPr>
                      </w:pPr>
                      <w:r>
                        <w:rPr>
                          <w:sz w:val="18"/>
                        </w:rPr>
                        <w:t>Post-Install</w:t>
                      </w:r>
                      <w:r w:rsidRPr="00D25E32">
                        <w:rPr>
                          <w:sz w:val="18"/>
                        </w:rPr>
                        <w:t xml:space="preserve"> Period</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2909B84D" wp14:editId="74F033B7">
                <wp:simplePos x="0" y="0"/>
                <wp:positionH relativeFrom="column">
                  <wp:posOffset>1777365</wp:posOffset>
                </wp:positionH>
                <wp:positionV relativeFrom="paragraph">
                  <wp:posOffset>171450</wp:posOffset>
                </wp:positionV>
                <wp:extent cx="0" cy="2066925"/>
                <wp:effectExtent l="5715" t="9525" r="13335" b="9525"/>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6692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0361EFD" id="AutoShape 7" o:spid="_x0000_s1026" type="#_x0000_t32" style="position:absolute;margin-left:139.95pt;margin-top:13.5pt;width:0;height:162.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">
                <v:stroke dashstyle="dash"/>
              </v:shape>
            </w:pict>
          </mc:Fallback>
        </mc:AlternateContent>
      </w:r>
      <w:r w:rsidR="00B31FF7">
        <w:rPr>
          <w:noProof/>
          <w:lang w:eastAsia="en-US"/>
        </w:rPr>
        <w:drawing>
          <wp:inline distT="0" distB="0" distL="0" distR="0" wp14:anchorId="3DFCFA34" wp14:editId="307E342D">
            <wp:extent cx="4088703" cy="2114550"/>
            <wp:effectExtent l="0" t="0" r="7620" b="0"/>
            <wp:docPr id="1" name="Picture 0" descr="Hou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rly.jpg"/>
                    <pic:cNvPicPr/>
                  </pic:nvPicPr>
                  <pic:blipFill>
                    <a:blip r:embed="rId13" cstate="print"/>
                    <a:stretch>
                      <a:fillRect/>
                    </a:stretch>
                  </pic:blipFill>
                  <pic:spPr>
                    <a:xfrm>
                      <a:off x="0" y="0"/>
                      <a:ext cx="4096831" cy="2118754"/>
                    </a:xfrm>
                    <a:prstGeom prst="rect">
                      <a:avLst/>
                    </a:prstGeom>
                  </pic:spPr>
                </pic:pic>
              </a:graphicData>
            </a:graphic>
          </wp:inline>
        </w:drawing>
      </w:r>
    </w:p>
    <w:p w14:paraId="2A050C6E" w14:textId="77777777" w:rsidR="000B16CD" w:rsidRDefault="000B16CD" w:rsidP="004D7BC3">
      <w:pPr>
        <w:pStyle w:val="Caption"/>
        <w:keepNext/>
      </w:pPr>
    </w:p>
    <w:p w14:paraId="70429920" w14:textId="77777777" w:rsidR="004D7BC3" w:rsidRDefault="004D7BC3" w:rsidP="004D7BC3">
      <w:pPr>
        <w:pStyle w:val="Caption"/>
        <w:keepNext/>
      </w:pPr>
      <w:r>
        <w:t xml:space="preserve">Figure 1b. </w:t>
      </w:r>
      <w:r w:rsidR="00066DFC">
        <w:t xml:space="preserve">View of </w:t>
      </w:r>
      <w:r>
        <w:t>Selected Baseline Period</w:t>
      </w:r>
      <w:r w:rsidR="00066DFC">
        <w:t xml:space="preserve"> Data</w:t>
      </w:r>
      <w:r>
        <w:t>.</w:t>
      </w:r>
    </w:p>
    <w:p w14:paraId="45F94C39" w14:textId="77777777" w:rsidR="004D7BC3" w:rsidRDefault="004D7BC3" w:rsidP="00D14F80">
      <w:pPr>
        <w:jc w:val="center"/>
      </w:pPr>
      <w:r>
        <w:rPr>
          <w:noProof/>
          <w:lang w:eastAsia="en-US"/>
        </w:rPr>
        <w:drawing>
          <wp:inline distT="0" distB="0" distL="0" distR="0" wp14:anchorId="75DCD081" wp14:editId="1815C768">
            <wp:extent cx="4333008" cy="2374900"/>
            <wp:effectExtent l="0" t="0" r="0" b="6350"/>
            <wp:docPr id="3" name="Picture 2" descr="base 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zoom.jpg"/>
                    <pic:cNvPicPr/>
                  </pic:nvPicPr>
                  <pic:blipFill>
                    <a:blip r:embed="rId14" cstate="print"/>
                    <a:stretch>
                      <a:fillRect/>
                    </a:stretch>
                  </pic:blipFill>
                  <pic:spPr>
                    <a:xfrm>
                      <a:off x="0" y="0"/>
                      <a:ext cx="4336635" cy="2376888"/>
                    </a:xfrm>
                    <a:prstGeom prst="rect">
                      <a:avLst/>
                    </a:prstGeom>
                  </pic:spPr>
                </pic:pic>
              </a:graphicData>
            </a:graphic>
          </wp:inline>
        </w:drawing>
      </w:r>
    </w:p>
    <w:p w14:paraId="07EDFA41" w14:textId="77777777" w:rsidR="004D7BC3" w:rsidRDefault="004D7BC3" w:rsidP="00B31FF7"/>
    <w:p w14:paraId="4FA65765" w14:textId="77777777" w:rsidR="004D7BC3" w:rsidRDefault="004D7BC3" w:rsidP="004D7BC3">
      <w:pPr>
        <w:pStyle w:val="Caption"/>
        <w:keepNext/>
      </w:pPr>
      <w:r>
        <w:lastRenderedPageBreak/>
        <w:t xml:space="preserve">Figure 1c. </w:t>
      </w:r>
      <w:r w:rsidR="00066DFC">
        <w:t xml:space="preserve">View of </w:t>
      </w:r>
      <w:r>
        <w:t>Selected Post-Installation Period</w:t>
      </w:r>
      <w:r w:rsidR="00066DFC">
        <w:t xml:space="preserve"> Data</w:t>
      </w:r>
      <w:r>
        <w:t>.</w:t>
      </w:r>
    </w:p>
    <w:p w14:paraId="3B7397FB" w14:textId="77777777" w:rsidR="004D7BC3" w:rsidRDefault="004D7BC3" w:rsidP="00D14F80">
      <w:pPr>
        <w:jc w:val="center"/>
      </w:pPr>
      <w:r>
        <w:rPr>
          <w:noProof/>
          <w:lang w:eastAsia="en-US"/>
        </w:rPr>
        <w:drawing>
          <wp:inline distT="0" distB="0" distL="0" distR="0" wp14:anchorId="7E847B26" wp14:editId="5206F3EC">
            <wp:extent cx="4159224" cy="2279650"/>
            <wp:effectExtent l="0" t="0" r="0" b="6350"/>
            <wp:docPr id="4" name="Picture 3" descr="post 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zoom.jpg"/>
                    <pic:cNvPicPr/>
                  </pic:nvPicPr>
                  <pic:blipFill>
                    <a:blip r:embed="rId15" cstate="print"/>
                    <a:stretch>
                      <a:fillRect/>
                    </a:stretch>
                  </pic:blipFill>
                  <pic:spPr>
                    <a:xfrm>
                      <a:off x="0" y="0"/>
                      <a:ext cx="4169075" cy="2285050"/>
                    </a:xfrm>
                    <a:prstGeom prst="rect">
                      <a:avLst/>
                    </a:prstGeom>
                  </pic:spPr>
                </pic:pic>
              </a:graphicData>
            </a:graphic>
          </wp:inline>
        </w:drawing>
      </w:r>
    </w:p>
    <w:p w14:paraId="5C9A4D4D" w14:textId="77777777" w:rsidR="007258BC" w:rsidRPr="00B31FF7" w:rsidRDefault="007258BC" w:rsidP="00B31FF7"/>
    <w:p w14:paraId="26946A00" w14:textId="77777777" w:rsidR="00070CE0" w:rsidRDefault="003F432D" w:rsidP="00883FF3">
      <w:pPr>
        <w:pStyle w:val="CELEFICNORMAL"/>
        <w:rPr>
          <w:rStyle w:val="hps"/>
          <w:rFonts w:ascii="Times New Roman" w:hAnsi="Times New Roman"/>
          <w:lang w:val="en-US"/>
        </w:rPr>
      </w:pPr>
      <w:r>
        <w:rPr>
          <w:rStyle w:val="hps"/>
          <w:rFonts w:ascii="Times New Roman" w:hAnsi="Times New Roman"/>
          <w:lang w:val="en-US"/>
        </w:rPr>
        <w:t xml:space="preserve">Develop </w:t>
      </w:r>
      <w:r w:rsidR="00066DFC">
        <w:rPr>
          <w:rStyle w:val="hps"/>
          <w:rFonts w:ascii="Times New Roman" w:hAnsi="Times New Roman"/>
          <w:lang w:val="en-US"/>
        </w:rPr>
        <w:t>Regression</w:t>
      </w:r>
      <w:r>
        <w:rPr>
          <w:rStyle w:val="hps"/>
          <w:rFonts w:ascii="Times New Roman" w:hAnsi="Times New Roman"/>
          <w:lang w:val="en-US"/>
        </w:rPr>
        <w:t xml:space="preserve"> Model</w:t>
      </w:r>
      <w:r w:rsidR="00066DFC">
        <w:rPr>
          <w:rStyle w:val="hps"/>
          <w:rFonts w:ascii="Times New Roman" w:hAnsi="Times New Roman"/>
          <w:lang w:val="en-US"/>
        </w:rPr>
        <w:t>s</w:t>
      </w:r>
    </w:p>
    <w:p w14:paraId="26B3527A" w14:textId="77777777" w:rsidR="003F432D" w:rsidRDefault="003F432D" w:rsidP="009A16B7">
      <w:pPr>
        <w:pStyle w:val="CELEFICNORMAL"/>
        <w:numPr>
          <w:ilvl w:val="0"/>
          <w:numId w:val="29"/>
        </w:numPr>
        <w:jc w:val="left"/>
        <w:rPr>
          <w:rStyle w:val="hps"/>
          <w:rFonts w:ascii="Times New Roman" w:hAnsi="Times New Roman"/>
          <w:lang w:val="en-US"/>
        </w:rPr>
      </w:pPr>
      <w:r>
        <w:rPr>
          <w:rStyle w:val="hps"/>
          <w:rFonts w:ascii="Times New Roman" w:hAnsi="Times New Roman"/>
          <w:lang w:val="en-US"/>
        </w:rPr>
        <w:t>By examination</w:t>
      </w:r>
      <w:r w:rsidR="00B31C72">
        <w:rPr>
          <w:rStyle w:val="hps"/>
          <w:rFonts w:ascii="Times New Roman" w:hAnsi="Times New Roman"/>
          <w:lang w:val="en-US"/>
        </w:rPr>
        <w:t xml:space="preserve"> of Figure 1</w:t>
      </w:r>
      <w:r>
        <w:rPr>
          <w:rStyle w:val="hps"/>
          <w:rFonts w:ascii="Times New Roman" w:hAnsi="Times New Roman"/>
          <w:lang w:val="en-US"/>
        </w:rPr>
        <w:t>, both baseline and post-installat</w:t>
      </w:r>
      <w:r w:rsidR="004D7BC3">
        <w:rPr>
          <w:rStyle w:val="hps"/>
          <w:rFonts w:ascii="Times New Roman" w:hAnsi="Times New Roman"/>
          <w:lang w:val="en-US"/>
        </w:rPr>
        <w:t xml:space="preserve">ion period energy use appears to follow regular and predictable patterns. </w:t>
      </w:r>
      <w:r w:rsidR="00511206">
        <w:rPr>
          <w:rStyle w:val="hps"/>
          <w:rFonts w:ascii="Times New Roman" w:hAnsi="Times New Roman"/>
          <w:lang w:val="en-US"/>
        </w:rPr>
        <w:t xml:space="preserve">The building’s operation schedule was confirmed to follow a consistent schedule each week, and this is confirmed in the data. In addition, a significant dependency on ambient temperature (outside air temperature - </w:t>
      </w:r>
      <w:r w:rsidR="00511206" w:rsidRPr="009A16B7">
        <w:rPr>
          <w:rStyle w:val="hps"/>
          <w:rFonts w:ascii="Times New Roman" w:hAnsi="Times New Roman"/>
          <w:i/>
          <w:lang w:val="en-US"/>
        </w:rPr>
        <w:t>OAT</w:t>
      </w:r>
      <w:r w:rsidR="00511206">
        <w:rPr>
          <w:rStyle w:val="hps"/>
          <w:rFonts w:ascii="Times New Roman" w:hAnsi="Times New Roman"/>
          <w:lang w:val="en-US"/>
        </w:rPr>
        <w:t xml:space="preserve">) is also </w:t>
      </w:r>
      <w:r w:rsidR="006E4A35">
        <w:rPr>
          <w:rStyle w:val="hps"/>
          <w:rFonts w:ascii="Times New Roman" w:hAnsi="Times New Roman"/>
          <w:lang w:val="en-US"/>
        </w:rPr>
        <w:t>evident</w:t>
      </w:r>
      <w:r w:rsidR="00511206">
        <w:rPr>
          <w:rStyle w:val="hps"/>
          <w:rFonts w:ascii="Times New Roman" w:hAnsi="Times New Roman"/>
          <w:lang w:val="en-US"/>
        </w:rPr>
        <w:t xml:space="preserve"> in the data.</w:t>
      </w:r>
    </w:p>
    <w:p w14:paraId="486FC8F1" w14:textId="77777777" w:rsidR="00C349D2" w:rsidRDefault="00C349D2" w:rsidP="009A16B7">
      <w:pPr>
        <w:pStyle w:val="CELEFICNORMAL"/>
        <w:numPr>
          <w:ilvl w:val="0"/>
          <w:numId w:val="29"/>
        </w:numPr>
        <w:jc w:val="left"/>
        <w:rPr>
          <w:rStyle w:val="hps"/>
          <w:rFonts w:ascii="Times New Roman" w:hAnsi="Times New Roman"/>
          <w:lang w:val="en-US"/>
        </w:rPr>
      </w:pPr>
      <w:r>
        <w:rPr>
          <w:rStyle w:val="hps"/>
          <w:rFonts w:ascii="Times New Roman" w:hAnsi="Times New Roman"/>
          <w:lang w:val="en-US"/>
        </w:rPr>
        <w:t>A</w:t>
      </w:r>
      <w:r w:rsidR="00511206">
        <w:rPr>
          <w:rStyle w:val="hps"/>
          <w:rFonts w:ascii="Times New Roman" w:hAnsi="Times New Roman"/>
          <w:lang w:val="en-US"/>
        </w:rPr>
        <w:t xml:space="preserve"> linear regression model</w:t>
      </w:r>
      <w:r w:rsidR="00511206">
        <w:rPr>
          <w:rStyle w:val="FootnoteReference"/>
          <w:rFonts w:ascii="Times New Roman" w:hAnsi="Times New Roman"/>
          <w:lang w:val="en-US"/>
        </w:rPr>
        <w:footnoteReference w:id="2"/>
      </w:r>
      <w:r w:rsidR="00511206">
        <w:rPr>
          <w:rStyle w:val="hps"/>
          <w:rFonts w:ascii="Times New Roman" w:hAnsi="Times New Roman"/>
          <w:lang w:val="en-US"/>
        </w:rPr>
        <w:t xml:space="preserve"> </w:t>
      </w:r>
      <w:r>
        <w:rPr>
          <w:rStyle w:val="hps"/>
          <w:rFonts w:ascii="Times New Roman" w:hAnsi="Times New Roman"/>
          <w:lang w:val="en-US"/>
        </w:rPr>
        <w:t>using</w:t>
      </w:r>
      <w:r w:rsidR="00511206">
        <w:rPr>
          <w:rStyle w:val="hps"/>
          <w:rFonts w:ascii="Times New Roman" w:hAnsi="Times New Roman"/>
          <w:lang w:val="en-US"/>
        </w:rPr>
        <w:t xml:space="preserve"> a time of week indicator variable, and a piecewise linear and continuous OAT dependence was chosen to model the hourly energy use for both the baseline and post-installation periods. </w:t>
      </w:r>
      <w:r>
        <w:rPr>
          <w:rStyle w:val="hps"/>
          <w:rFonts w:ascii="Times New Roman" w:hAnsi="Times New Roman"/>
          <w:lang w:val="en-US"/>
        </w:rPr>
        <w:t xml:space="preserve">This model is described mathematically in </w:t>
      </w:r>
      <w:r w:rsidR="006E4A35">
        <w:rPr>
          <w:rStyle w:val="hps"/>
          <w:rFonts w:ascii="Times New Roman" w:hAnsi="Times New Roman"/>
          <w:lang w:val="en-US"/>
        </w:rPr>
        <w:t>Appendix A.</w:t>
      </w:r>
    </w:p>
    <w:p w14:paraId="037CAF5B" w14:textId="77777777" w:rsidR="006E4A35" w:rsidRDefault="00C349D2" w:rsidP="009A16B7">
      <w:pPr>
        <w:pStyle w:val="CELEFICNORMAL"/>
        <w:numPr>
          <w:ilvl w:val="0"/>
          <w:numId w:val="29"/>
        </w:numPr>
        <w:jc w:val="left"/>
        <w:rPr>
          <w:rStyle w:val="hps"/>
          <w:rFonts w:ascii="Times New Roman" w:hAnsi="Times New Roman"/>
          <w:lang w:val="en-US"/>
        </w:rPr>
      </w:pPr>
      <w:r>
        <w:rPr>
          <w:rStyle w:val="hps"/>
          <w:rFonts w:ascii="Times New Roman" w:hAnsi="Times New Roman"/>
          <w:lang w:val="en-US"/>
        </w:rPr>
        <w:t xml:space="preserve">The </w:t>
      </w:r>
      <w:r w:rsidR="006E4A35">
        <w:rPr>
          <w:rStyle w:val="hps"/>
          <w:rFonts w:ascii="Times New Roman" w:hAnsi="Times New Roman"/>
          <w:lang w:val="en-US"/>
        </w:rPr>
        <w:t xml:space="preserve">selected </w:t>
      </w:r>
      <w:r>
        <w:rPr>
          <w:rStyle w:val="hps"/>
          <w:rFonts w:ascii="Times New Roman" w:hAnsi="Times New Roman"/>
          <w:lang w:val="en-US"/>
        </w:rPr>
        <w:t xml:space="preserve">model accounts for the different responses of energy use in different temperature regimes, for example, at low temperatures, electric energy use may increase as the building uses more pump and fan energy, at moderate temperatures, it may be insensitive to temperature, as the temperatures warm, the energy use increases due to the use of cooling systems, and so on. </w:t>
      </w:r>
    </w:p>
    <w:p w14:paraId="615FD574" w14:textId="77777777" w:rsidR="00C349D2" w:rsidRDefault="00C349D2" w:rsidP="009A16B7">
      <w:pPr>
        <w:pStyle w:val="CELEFICNORMAL"/>
        <w:numPr>
          <w:ilvl w:val="0"/>
          <w:numId w:val="29"/>
        </w:numPr>
        <w:jc w:val="left"/>
        <w:rPr>
          <w:rStyle w:val="hps"/>
          <w:rFonts w:ascii="Times New Roman" w:hAnsi="Times New Roman"/>
          <w:lang w:val="en-US"/>
        </w:rPr>
      </w:pPr>
      <w:r>
        <w:rPr>
          <w:rStyle w:val="hps"/>
          <w:rFonts w:ascii="Times New Roman" w:hAnsi="Times New Roman"/>
          <w:lang w:val="en-US"/>
        </w:rPr>
        <w:t xml:space="preserve">The model uses the time of week indicator variable to correct the building’s energy use response to temperature, for example, the energy use in the building when temperatures are 60 degrees </w:t>
      </w:r>
      <w:r w:rsidR="006E4A35">
        <w:rPr>
          <w:rStyle w:val="hps"/>
          <w:rFonts w:ascii="Times New Roman" w:hAnsi="Times New Roman"/>
          <w:lang w:val="en-US"/>
        </w:rPr>
        <w:t>°</w:t>
      </w:r>
      <w:r>
        <w:rPr>
          <w:rStyle w:val="hps"/>
          <w:rFonts w:ascii="Times New Roman" w:hAnsi="Times New Roman"/>
          <w:lang w:val="en-US"/>
        </w:rPr>
        <w:t xml:space="preserve">F at 9 am in the morning are much different than when it is 60 degrees F at </w:t>
      </w:r>
      <w:r w:rsidR="006E4A35">
        <w:rPr>
          <w:rStyle w:val="hps"/>
          <w:rFonts w:ascii="Times New Roman" w:hAnsi="Times New Roman"/>
          <w:lang w:val="en-US"/>
        </w:rPr>
        <w:t>6</w:t>
      </w:r>
      <w:r>
        <w:rPr>
          <w:rStyle w:val="hps"/>
          <w:rFonts w:ascii="Times New Roman" w:hAnsi="Times New Roman"/>
          <w:lang w:val="en-US"/>
        </w:rPr>
        <w:t xml:space="preserve"> pm in the </w:t>
      </w:r>
      <w:r w:rsidR="006E4A35">
        <w:rPr>
          <w:rStyle w:val="hps"/>
          <w:rFonts w:ascii="Times New Roman" w:hAnsi="Times New Roman"/>
          <w:lang w:val="en-US"/>
        </w:rPr>
        <w:t>evening</w:t>
      </w:r>
      <w:r>
        <w:rPr>
          <w:rStyle w:val="hps"/>
          <w:rFonts w:ascii="Times New Roman" w:hAnsi="Times New Roman"/>
          <w:lang w:val="en-US"/>
        </w:rPr>
        <w:t>.</w:t>
      </w:r>
    </w:p>
    <w:p w14:paraId="348CA11A" w14:textId="77777777" w:rsidR="00C349D2" w:rsidRDefault="00C349D2" w:rsidP="009A16B7">
      <w:pPr>
        <w:pStyle w:val="CELEFICNORMAL"/>
        <w:numPr>
          <w:ilvl w:val="0"/>
          <w:numId w:val="29"/>
        </w:numPr>
        <w:jc w:val="left"/>
        <w:rPr>
          <w:rStyle w:val="hps"/>
          <w:rFonts w:ascii="Times New Roman" w:hAnsi="Times New Roman"/>
          <w:lang w:val="en-US"/>
        </w:rPr>
      </w:pPr>
      <w:r>
        <w:rPr>
          <w:rStyle w:val="hps"/>
          <w:rFonts w:ascii="Times New Roman" w:hAnsi="Times New Roman"/>
          <w:lang w:val="en-US"/>
        </w:rPr>
        <w:t>This model form was programmed into an analysis module of free public domain software called the Universal Translator (UT)</w:t>
      </w:r>
      <w:r w:rsidR="006E4A35">
        <w:rPr>
          <w:rStyle w:val="hps"/>
          <w:rFonts w:ascii="Times New Roman" w:hAnsi="Times New Roman"/>
          <w:lang w:val="en-US"/>
        </w:rPr>
        <w:t>.</w:t>
      </w:r>
      <w:r>
        <w:rPr>
          <w:rStyle w:val="FootnoteReference"/>
          <w:rFonts w:ascii="Times New Roman" w:hAnsi="Times New Roman"/>
          <w:lang w:val="en-US"/>
        </w:rPr>
        <w:footnoteReference w:id="3"/>
      </w:r>
      <w:r>
        <w:rPr>
          <w:rStyle w:val="hps"/>
          <w:rFonts w:ascii="Times New Roman" w:hAnsi="Times New Roman"/>
          <w:lang w:val="en-US"/>
        </w:rPr>
        <w:t xml:space="preserve"> The software calculates some goodness-of-fit metrics and allows all dependent, independent, and predicted variables to be exported for analysis.</w:t>
      </w:r>
    </w:p>
    <w:p w14:paraId="120D33BF" w14:textId="77777777" w:rsidR="00D25E32" w:rsidRDefault="00D25E32" w:rsidP="00D932C6">
      <w:pPr>
        <w:pStyle w:val="CELEFICNORMAL"/>
        <w:rPr>
          <w:rStyle w:val="hps"/>
          <w:rFonts w:ascii="Times New Roman" w:hAnsi="Times New Roman"/>
          <w:lang w:val="en-US"/>
        </w:rPr>
      </w:pPr>
    </w:p>
    <w:p w14:paraId="1F86DCF0" w14:textId="77777777" w:rsidR="00D932C6" w:rsidRDefault="00D932C6" w:rsidP="00D932C6">
      <w:pPr>
        <w:pStyle w:val="CELEFICNORMAL"/>
        <w:rPr>
          <w:rStyle w:val="hps"/>
          <w:rFonts w:ascii="Times New Roman" w:hAnsi="Times New Roman"/>
          <w:lang w:val="en-US"/>
        </w:rPr>
      </w:pPr>
      <w:r>
        <w:rPr>
          <w:rStyle w:val="hps"/>
          <w:rFonts w:ascii="Times New Roman" w:hAnsi="Times New Roman"/>
          <w:lang w:val="en-US"/>
        </w:rPr>
        <w:t>Baseline Model</w:t>
      </w:r>
      <w:r w:rsidR="005A5205">
        <w:rPr>
          <w:rStyle w:val="hps"/>
          <w:rFonts w:ascii="Times New Roman" w:hAnsi="Times New Roman"/>
          <w:lang w:val="en-US"/>
        </w:rPr>
        <w:t xml:space="preserve"> Development</w:t>
      </w:r>
    </w:p>
    <w:p w14:paraId="13D69FA8" w14:textId="77777777" w:rsidR="005A5205" w:rsidRDefault="005A5205" w:rsidP="00A63C56">
      <w:pPr>
        <w:pStyle w:val="CELEFICNORMAL"/>
        <w:numPr>
          <w:ilvl w:val="0"/>
          <w:numId w:val="31"/>
        </w:numPr>
        <w:rPr>
          <w:rStyle w:val="hps"/>
          <w:rFonts w:ascii="Times New Roman" w:hAnsi="Times New Roman"/>
          <w:lang w:val="en-US"/>
        </w:rPr>
      </w:pPr>
      <w:r>
        <w:rPr>
          <w:rStyle w:val="hps"/>
          <w:rFonts w:ascii="Times New Roman" w:hAnsi="Times New Roman"/>
          <w:lang w:val="en-US"/>
        </w:rPr>
        <w:t xml:space="preserve">The hourly electric energy use data (in kWh) and ambient temperature (in °F) was imported into the UT M&amp;V analysis module, and a linear regression model </w:t>
      </w:r>
      <w:r w:rsidR="007B710C">
        <w:rPr>
          <w:rStyle w:val="hps"/>
          <w:rFonts w:ascii="Times New Roman" w:hAnsi="Times New Roman"/>
          <w:lang w:val="en-US"/>
        </w:rPr>
        <w:t xml:space="preserve">relating baseline energy use to time of week and temperature </w:t>
      </w:r>
      <w:r>
        <w:rPr>
          <w:rStyle w:val="hps"/>
          <w:rFonts w:ascii="Times New Roman" w:hAnsi="Times New Roman"/>
          <w:lang w:val="en-US"/>
        </w:rPr>
        <w:t xml:space="preserve">was developed using the </w:t>
      </w:r>
      <w:r w:rsidR="00C349D2">
        <w:rPr>
          <w:rStyle w:val="hps"/>
          <w:rFonts w:ascii="Times New Roman" w:hAnsi="Times New Roman"/>
          <w:lang w:val="en-US"/>
        </w:rPr>
        <w:t xml:space="preserve">modeling </w:t>
      </w:r>
      <w:r>
        <w:rPr>
          <w:rStyle w:val="hps"/>
          <w:rFonts w:ascii="Times New Roman" w:hAnsi="Times New Roman"/>
          <w:lang w:val="en-US"/>
        </w:rPr>
        <w:lastRenderedPageBreak/>
        <w:t xml:space="preserve">algorithm described above. </w:t>
      </w:r>
      <w:r w:rsidR="00C349D2">
        <w:rPr>
          <w:rStyle w:val="hps"/>
          <w:rFonts w:ascii="Times New Roman" w:hAnsi="Times New Roman"/>
          <w:lang w:val="en-US"/>
        </w:rPr>
        <w:t>A description</w:t>
      </w:r>
      <w:r>
        <w:rPr>
          <w:rStyle w:val="hps"/>
          <w:rFonts w:ascii="Times New Roman" w:hAnsi="Times New Roman"/>
          <w:lang w:val="en-US"/>
        </w:rPr>
        <w:t xml:space="preserve"> of the data and model were output from the software:</w:t>
      </w:r>
    </w:p>
    <w:p w14:paraId="2BB7B9EA" w14:textId="77777777" w:rsidR="005A5205" w:rsidRPr="005A5205" w:rsidRDefault="000E511A" w:rsidP="00A63C56">
      <w:pPr>
        <w:pStyle w:val="CELEFICNORMAL"/>
        <w:numPr>
          <w:ilvl w:val="1"/>
          <w:numId w:val="31"/>
        </w:numPr>
        <w:rPr>
          <w:rStyle w:val="hps"/>
          <w:rFonts w:ascii="Times New Roman" w:hAnsi="Times New Roman"/>
          <w:lang w:val="en-US"/>
        </w:rPr>
      </w:pPr>
      <w:r>
        <w:rPr>
          <w:rStyle w:val="hps"/>
          <w:rFonts w:ascii="Times New Roman" w:hAnsi="Times New Roman"/>
          <w:lang w:val="en-US"/>
        </w:rPr>
        <w:t xml:space="preserve">Baseline </w:t>
      </w:r>
      <w:r w:rsidR="007B710C">
        <w:rPr>
          <w:rStyle w:val="hps"/>
          <w:rFonts w:ascii="Times New Roman" w:hAnsi="Times New Roman"/>
          <w:lang w:val="en-US"/>
        </w:rPr>
        <w:t xml:space="preserve">period </w:t>
      </w:r>
      <w:r>
        <w:rPr>
          <w:rStyle w:val="hps"/>
          <w:rFonts w:ascii="Times New Roman" w:hAnsi="Times New Roman"/>
          <w:lang w:val="en-US"/>
        </w:rPr>
        <w:t>s</w:t>
      </w:r>
      <w:r w:rsidR="005A5205" w:rsidRPr="005A5205">
        <w:rPr>
          <w:rStyle w:val="hps"/>
          <w:rFonts w:ascii="Times New Roman" w:hAnsi="Times New Roman"/>
          <w:lang w:val="en-US"/>
        </w:rPr>
        <w:t>tart</w:t>
      </w:r>
      <w:r w:rsidR="005A5205">
        <w:rPr>
          <w:rStyle w:val="hps"/>
          <w:rFonts w:ascii="Times New Roman" w:hAnsi="Times New Roman"/>
          <w:lang w:val="en-US"/>
        </w:rPr>
        <w:t xml:space="preserve"> date/time</w:t>
      </w:r>
      <w:r w:rsidR="005A5205" w:rsidRPr="005A5205">
        <w:rPr>
          <w:rStyle w:val="hps"/>
          <w:rFonts w:ascii="Times New Roman" w:hAnsi="Times New Roman"/>
          <w:lang w:val="en-US"/>
        </w:rPr>
        <w:t>: 3/2/2009 12:00:00 AM</w:t>
      </w:r>
      <w:r w:rsidR="005A5205" w:rsidRPr="005A5205">
        <w:rPr>
          <w:rStyle w:val="hps"/>
          <w:rFonts w:ascii="Times New Roman" w:hAnsi="Times New Roman"/>
          <w:lang w:val="en-US"/>
        </w:rPr>
        <w:tab/>
      </w:r>
    </w:p>
    <w:p w14:paraId="4263FD3B" w14:textId="77777777" w:rsidR="005A5205" w:rsidRPr="005A5205" w:rsidRDefault="000E511A" w:rsidP="00A63C56">
      <w:pPr>
        <w:pStyle w:val="CELEFICNORMAL"/>
        <w:numPr>
          <w:ilvl w:val="1"/>
          <w:numId w:val="31"/>
        </w:numPr>
        <w:rPr>
          <w:rStyle w:val="hps"/>
          <w:rFonts w:ascii="Times New Roman" w:hAnsi="Times New Roman"/>
          <w:lang w:val="en-US"/>
        </w:rPr>
      </w:pPr>
      <w:r>
        <w:rPr>
          <w:rStyle w:val="hps"/>
          <w:rFonts w:ascii="Times New Roman" w:hAnsi="Times New Roman"/>
          <w:lang w:val="en-US"/>
        </w:rPr>
        <w:t xml:space="preserve">Baseline </w:t>
      </w:r>
      <w:r w:rsidR="007B710C">
        <w:rPr>
          <w:rStyle w:val="hps"/>
          <w:rFonts w:ascii="Times New Roman" w:hAnsi="Times New Roman"/>
          <w:lang w:val="en-US"/>
        </w:rPr>
        <w:t xml:space="preserve">period </w:t>
      </w:r>
      <w:r>
        <w:rPr>
          <w:rStyle w:val="hps"/>
          <w:rFonts w:ascii="Times New Roman" w:hAnsi="Times New Roman"/>
          <w:lang w:val="en-US"/>
        </w:rPr>
        <w:t>e</w:t>
      </w:r>
      <w:r w:rsidR="005A5205" w:rsidRPr="005A5205">
        <w:rPr>
          <w:rStyle w:val="hps"/>
          <w:rFonts w:ascii="Times New Roman" w:hAnsi="Times New Roman"/>
          <w:lang w:val="en-US"/>
        </w:rPr>
        <w:t>nd</w:t>
      </w:r>
      <w:r w:rsidR="004071B6">
        <w:rPr>
          <w:rStyle w:val="hps"/>
          <w:rFonts w:ascii="Times New Roman" w:hAnsi="Times New Roman"/>
          <w:lang w:val="en-US"/>
        </w:rPr>
        <w:t xml:space="preserve"> date/time</w:t>
      </w:r>
      <w:r w:rsidR="005A5205" w:rsidRPr="005A5205">
        <w:rPr>
          <w:rStyle w:val="hps"/>
          <w:rFonts w:ascii="Times New Roman" w:hAnsi="Times New Roman"/>
          <w:lang w:val="en-US"/>
        </w:rPr>
        <w:t>: 10/2/2009 12:00:00 AM</w:t>
      </w:r>
      <w:r w:rsidR="005A5205" w:rsidRPr="005A5205">
        <w:rPr>
          <w:rStyle w:val="hps"/>
          <w:rFonts w:ascii="Times New Roman" w:hAnsi="Times New Roman"/>
          <w:lang w:val="en-US"/>
        </w:rPr>
        <w:tab/>
      </w:r>
    </w:p>
    <w:p w14:paraId="10F69541" w14:textId="77777777" w:rsidR="005A5205" w:rsidRPr="004071B6" w:rsidRDefault="005A5205" w:rsidP="00A63C56">
      <w:pPr>
        <w:pStyle w:val="CELEFICNORMAL"/>
        <w:numPr>
          <w:ilvl w:val="1"/>
          <w:numId w:val="31"/>
        </w:numPr>
        <w:rPr>
          <w:rStyle w:val="hps"/>
          <w:rFonts w:ascii="Times New Roman" w:hAnsi="Times New Roman"/>
          <w:lang w:val="en-US"/>
        </w:rPr>
      </w:pPr>
      <w:r w:rsidRPr="005A5205">
        <w:rPr>
          <w:rStyle w:val="hps"/>
          <w:rFonts w:ascii="Times New Roman" w:hAnsi="Times New Roman"/>
          <w:lang w:val="en-US"/>
        </w:rPr>
        <w:t>R²: 0.8</w:t>
      </w:r>
      <w:r w:rsidR="004071B6">
        <w:rPr>
          <w:rStyle w:val="hps"/>
          <w:rFonts w:ascii="Times New Roman" w:hAnsi="Times New Roman"/>
          <w:lang w:val="en-US"/>
        </w:rPr>
        <w:t>8, CV(RMSE) = 2.31%</w:t>
      </w:r>
      <w:r w:rsidRPr="005A5205">
        <w:rPr>
          <w:rStyle w:val="hps"/>
          <w:rFonts w:ascii="Times New Roman" w:hAnsi="Times New Roman"/>
          <w:lang w:val="en-US"/>
        </w:rPr>
        <w:tab/>
      </w:r>
      <w:r w:rsidRPr="004071B6">
        <w:rPr>
          <w:rStyle w:val="hps"/>
          <w:rFonts w:ascii="Times New Roman" w:hAnsi="Times New Roman"/>
          <w:lang w:val="en-US"/>
        </w:rPr>
        <w:tab/>
      </w:r>
    </w:p>
    <w:p w14:paraId="5EC8A9C4" w14:textId="77777777" w:rsidR="005A5205" w:rsidRPr="005A5205" w:rsidRDefault="005A5205" w:rsidP="00A63C56">
      <w:pPr>
        <w:pStyle w:val="CELEFICNORMAL"/>
        <w:numPr>
          <w:ilvl w:val="1"/>
          <w:numId w:val="31"/>
        </w:numPr>
        <w:rPr>
          <w:rStyle w:val="hps"/>
          <w:rFonts w:ascii="Times New Roman" w:hAnsi="Times New Roman"/>
          <w:lang w:val="en-US"/>
        </w:rPr>
      </w:pPr>
      <w:r w:rsidRPr="005A5205">
        <w:rPr>
          <w:rStyle w:val="hps"/>
          <w:rFonts w:ascii="Times New Roman" w:hAnsi="Times New Roman"/>
          <w:lang w:val="en-US"/>
        </w:rPr>
        <w:t xml:space="preserve">Number of </w:t>
      </w:r>
      <w:r w:rsidR="006E4A35">
        <w:rPr>
          <w:rStyle w:val="hps"/>
          <w:rFonts w:ascii="Times New Roman" w:hAnsi="Times New Roman"/>
          <w:lang w:val="en-US"/>
        </w:rPr>
        <w:t>d</w:t>
      </w:r>
      <w:r w:rsidRPr="005A5205">
        <w:rPr>
          <w:rStyle w:val="hps"/>
          <w:rFonts w:ascii="Times New Roman" w:hAnsi="Times New Roman"/>
          <w:lang w:val="en-US"/>
        </w:rPr>
        <w:t xml:space="preserve">ata </w:t>
      </w:r>
      <w:r w:rsidR="006E4A35">
        <w:rPr>
          <w:rStyle w:val="hps"/>
          <w:rFonts w:ascii="Times New Roman" w:hAnsi="Times New Roman"/>
          <w:lang w:val="en-US"/>
        </w:rPr>
        <w:t>p</w:t>
      </w:r>
      <w:r w:rsidRPr="005A5205">
        <w:rPr>
          <w:rStyle w:val="hps"/>
          <w:rFonts w:ascii="Times New Roman" w:hAnsi="Times New Roman"/>
          <w:lang w:val="en-US"/>
        </w:rPr>
        <w:t>oints: 5</w:t>
      </w:r>
      <w:r w:rsidR="007B710C">
        <w:rPr>
          <w:rStyle w:val="hps"/>
          <w:rFonts w:ascii="Times New Roman" w:hAnsi="Times New Roman"/>
          <w:lang w:val="en-US"/>
        </w:rPr>
        <w:t>,</w:t>
      </w:r>
      <w:r w:rsidRPr="005A5205">
        <w:rPr>
          <w:rStyle w:val="hps"/>
          <w:rFonts w:ascii="Times New Roman" w:hAnsi="Times New Roman"/>
          <w:lang w:val="en-US"/>
        </w:rPr>
        <w:t>135</w:t>
      </w:r>
      <w:r w:rsidRPr="005A5205">
        <w:rPr>
          <w:rStyle w:val="hps"/>
          <w:rFonts w:ascii="Times New Roman" w:hAnsi="Times New Roman"/>
          <w:lang w:val="en-US"/>
        </w:rPr>
        <w:tab/>
      </w:r>
    </w:p>
    <w:p w14:paraId="5325A529" w14:textId="77777777" w:rsidR="005A5205" w:rsidRPr="005A5205" w:rsidRDefault="004071B6" w:rsidP="00A63C56">
      <w:pPr>
        <w:pStyle w:val="CELEFICNORMAL"/>
        <w:numPr>
          <w:ilvl w:val="1"/>
          <w:numId w:val="31"/>
        </w:numPr>
        <w:rPr>
          <w:rStyle w:val="hps"/>
          <w:rFonts w:ascii="Times New Roman" w:hAnsi="Times New Roman"/>
          <w:lang w:val="en-US"/>
        </w:rPr>
      </w:pPr>
      <w:r>
        <w:rPr>
          <w:rStyle w:val="hps"/>
          <w:rFonts w:ascii="Times New Roman" w:hAnsi="Times New Roman"/>
          <w:lang w:val="en-US"/>
        </w:rPr>
        <w:t xml:space="preserve">Analysis time interval: </w:t>
      </w:r>
      <w:r w:rsidR="005A5205" w:rsidRPr="005A5205">
        <w:rPr>
          <w:rStyle w:val="hps"/>
          <w:rFonts w:ascii="Times New Roman" w:hAnsi="Times New Roman"/>
          <w:lang w:val="en-US"/>
        </w:rPr>
        <w:t>Hourly</w:t>
      </w:r>
      <w:r w:rsidR="005A5205" w:rsidRPr="005A5205">
        <w:rPr>
          <w:rStyle w:val="hps"/>
          <w:rFonts w:ascii="Times New Roman" w:hAnsi="Times New Roman"/>
          <w:lang w:val="en-US"/>
        </w:rPr>
        <w:tab/>
      </w:r>
    </w:p>
    <w:p w14:paraId="663DF161" w14:textId="77777777" w:rsidR="005A5205" w:rsidRPr="005A5205" w:rsidRDefault="005A5205" w:rsidP="00A63C56">
      <w:pPr>
        <w:pStyle w:val="CELEFICNORMAL"/>
        <w:numPr>
          <w:ilvl w:val="1"/>
          <w:numId w:val="31"/>
        </w:numPr>
        <w:rPr>
          <w:rStyle w:val="hps"/>
          <w:rFonts w:ascii="Times New Roman" w:hAnsi="Times New Roman"/>
          <w:lang w:val="en-US"/>
        </w:rPr>
      </w:pPr>
      <w:r w:rsidRPr="005A5205">
        <w:rPr>
          <w:rStyle w:val="hps"/>
          <w:rFonts w:ascii="Times New Roman" w:hAnsi="Times New Roman"/>
          <w:lang w:val="en-US"/>
        </w:rPr>
        <w:t>Independent</w:t>
      </w:r>
      <w:r w:rsidR="004071B6">
        <w:rPr>
          <w:rStyle w:val="hps"/>
          <w:rFonts w:ascii="Times New Roman" w:hAnsi="Times New Roman"/>
          <w:lang w:val="en-US"/>
        </w:rPr>
        <w:t xml:space="preserve"> variable</w:t>
      </w:r>
      <w:r w:rsidRPr="005A5205">
        <w:rPr>
          <w:rStyle w:val="hps"/>
          <w:rFonts w:ascii="Times New Roman" w:hAnsi="Times New Roman"/>
          <w:lang w:val="en-US"/>
        </w:rPr>
        <w:t>: OAT</w:t>
      </w:r>
      <w:r w:rsidRPr="005A5205">
        <w:rPr>
          <w:rStyle w:val="hps"/>
          <w:rFonts w:ascii="Times New Roman" w:hAnsi="Times New Roman"/>
          <w:lang w:val="en-US"/>
        </w:rPr>
        <w:tab/>
      </w:r>
    </w:p>
    <w:p w14:paraId="71620E1F" w14:textId="77777777" w:rsidR="000E511A" w:rsidRDefault="005A5205" w:rsidP="00A63C56">
      <w:pPr>
        <w:pStyle w:val="CELEFICNORMAL"/>
        <w:numPr>
          <w:ilvl w:val="0"/>
          <w:numId w:val="31"/>
        </w:numPr>
        <w:rPr>
          <w:rStyle w:val="hps"/>
          <w:rFonts w:ascii="Times New Roman" w:hAnsi="Times New Roman"/>
          <w:lang w:val="en-US"/>
        </w:rPr>
      </w:pPr>
      <w:r>
        <w:rPr>
          <w:rStyle w:val="hps"/>
          <w:rFonts w:ascii="Times New Roman" w:hAnsi="Times New Roman"/>
          <w:lang w:val="en-US"/>
        </w:rPr>
        <w:t xml:space="preserve">Figure 2 shows </w:t>
      </w:r>
      <w:r w:rsidR="004071B6">
        <w:rPr>
          <w:rStyle w:val="hps"/>
          <w:rFonts w:ascii="Times New Roman" w:hAnsi="Times New Roman"/>
          <w:lang w:val="en-US"/>
        </w:rPr>
        <w:t xml:space="preserve">a month of </w:t>
      </w:r>
      <w:r>
        <w:rPr>
          <w:rStyle w:val="hps"/>
          <w:rFonts w:ascii="Times New Roman" w:hAnsi="Times New Roman"/>
          <w:lang w:val="en-US"/>
        </w:rPr>
        <w:t xml:space="preserve">the baseline period hourly energy use data as well as the baseline model’s </w:t>
      </w:r>
      <w:r w:rsidR="004071B6">
        <w:rPr>
          <w:rStyle w:val="hps"/>
          <w:rFonts w:ascii="Times New Roman" w:hAnsi="Times New Roman"/>
          <w:lang w:val="en-US"/>
        </w:rPr>
        <w:t xml:space="preserve">predictions. </w:t>
      </w:r>
    </w:p>
    <w:p w14:paraId="59C4AD14" w14:textId="77777777" w:rsidR="00657D69" w:rsidRDefault="00C349D2" w:rsidP="00657D69">
      <w:pPr>
        <w:pStyle w:val="CELEFICNORMAL"/>
        <w:numPr>
          <w:ilvl w:val="0"/>
          <w:numId w:val="31"/>
        </w:numPr>
        <w:rPr>
          <w:rStyle w:val="hps"/>
          <w:rFonts w:ascii="Times New Roman" w:hAnsi="Times New Roman"/>
          <w:lang w:val="en-US"/>
        </w:rPr>
      </w:pPr>
      <w:r>
        <w:rPr>
          <w:rStyle w:val="hps"/>
          <w:rFonts w:ascii="Times New Roman" w:hAnsi="Times New Roman"/>
          <w:lang w:val="en-US"/>
        </w:rPr>
        <w:t>Next, t</w:t>
      </w:r>
      <w:r w:rsidR="000E511A">
        <w:rPr>
          <w:rStyle w:val="hps"/>
          <w:rFonts w:ascii="Times New Roman" w:hAnsi="Times New Roman"/>
          <w:lang w:val="en-US"/>
        </w:rPr>
        <w:t>he standard error of regression</w:t>
      </w:r>
      <w:r>
        <w:rPr>
          <w:rStyle w:val="hps"/>
          <w:rFonts w:ascii="Times New Roman" w:hAnsi="Times New Roman"/>
          <w:lang w:val="en-US"/>
        </w:rPr>
        <w:t xml:space="preserve"> is determined. It was described in the introduction:</w:t>
      </w:r>
    </w:p>
    <w:p w14:paraId="6930AECE" w14:textId="77777777" w:rsidR="00C349D2" w:rsidRDefault="00657D69" w:rsidP="00657D69">
      <w:pPr>
        <w:pStyle w:val="CELEFICNORMAL"/>
        <w:ind w:left="720"/>
        <w:rPr>
          <w:rStyle w:val="hps"/>
          <w:rFonts w:ascii="Times New Roman" w:hAnsi="Times New Roman"/>
          <w:lang w:val="en-US"/>
        </w:rPr>
      </w:pPr>
      <w:r>
        <w:rPr>
          <w:rStyle w:val="hps"/>
          <w:rFonts w:ascii="Times New Roman" w:hAnsi="Times New Roman"/>
          <w:lang w:val="en-US"/>
        </w:rPr>
        <w:tab/>
      </w:r>
      <w:r>
        <w:rPr>
          <w:rStyle w:val="hps"/>
          <w:rFonts w:ascii="Times New Roman" w:hAnsi="Times New Roman"/>
          <w:lang w:val="en-US"/>
        </w:rPr>
        <w:tab/>
      </w:r>
      <w:r>
        <w:rPr>
          <w:rStyle w:val="hps"/>
          <w:rFonts w:ascii="Times New Roman" w:hAnsi="Times New Roman"/>
          <w:lang w:val="en-US"/>
        </w:rPr>
        <w:tab/>
      </w:r>
      <m:oMath>
        <m:r>
          <w:rPr>
            <w:rStyle w:val="hps"/>
            <w:rFonts w:ascii="Cambria Math" w:hAnsi="Cambria Math"/>
            <w:sz w:val="24"/>
            <w:lang w:val="en-US"/>
          </w:rPr>
          <m:t xml:space="preserve"> </m:t>
        </m:r>
        <m:sSub>
          <m:sSubPr>
            <m:ctrlPr>
              <w:rPr>
                <w:rStyle w:val="hps"/>
                <w:rFonts w:ascii="Cambria Math" w:hAnsi="Cambria Math"/>
                <w:i/>
                <w:sz w:val="24"/>
                <w:lang w:val="en-US"/>
              </w:rPr>
            </m:ctrlPr>
          </m:sSubPr>
          <m:e>
            <m:r>
              <w:rPr>
                <w:rStyle w:val="hps"/>
                <w:rFonts w:ascii="Cambria Math" w:hAnsi="Cambria Math"/>
                <w:sz w:val="24"/>
                <w:lang w:val="en-US"/>
              </w:rPr>
              <m:t>SE</m:t>
            </m:r>
          </m:e>
          <m:sub>
            <m:acc>
              <m:accPr>
                <m:ctrlPr>
                  <w:rPr>
                    <w:rStyle w:val="hps"/>
                    <w:rFonts w:ascii="Cambria Math" w:hAnsi="Cambria Math"/>
                    <w:i/>
                    <w:sz w:val="24"/>
                    <w:lang w:val="en-US"/>
                  </w:rPr>
                </m:ctrlPr>
              </m:accPr>
              <m:e>
                <m:r>
                  <w:rPr>
                    <w:rStyle w:val="hps"/>
                    <w:rFonts w:ascii="Cambria Math" w:hAnsi="Cambria Math"/>
                    <w:sz w:val="24"/>
                    <w:lang w:val="en-US"/>
                  </w:rPr>
                  <m:t>Y</m:t>
                </m:r>
              </m:e>
            </m:acc>
          </m:sub>
        </m:sSub>
        <m:r>
          <w:rPr>
            <w:rStyle w:val="hps"/>
            <w:rFonts w:ascii="Cambria Math" w:hAnsi="Cambria Math"/>
            <w:sz w:val="24"/>
            <w:lang w:val="en-US"/>
          </w:rPr>
          <m:t>=</m:t>
        </m:r>
        <m:rad>
          <m:radPr>
            <m:degHide m:val="1"/>
            <m:ctrlPr>
              <w:rPr>
                <w:rStyle w:val="hps"/>
                <w:rFonts w:ascii="Cambria Math" w:hAnsi="Cambria Math"/>
                <w:i/>
                <w:sz w:val="24"/>
                <w:lang w:val="en-US"/>
              </w:rPr>
            </m:ctrlPr>
          </m:radPr>
          <m:deg/>
          <m:e>
            <m:f>
              <m:fPr>
                <m:ctrlPr>
                  <w:rPr>
                    <w:rStyle w:val="hps"/>
                    <w:rFonts w:ascii="Cambria Math" w:hAnsi="Cambria Math"/>
                    <w:i/>
                    <w:sz w:val="24"/>
                    <w:lang w:val="en-US"/>
                  </w:rPr>
                </m:ctrlPr>
              </m:fPr>
              <m:num>
                <m:nary>
                  <m:naryPr>
                    <m:chr m:val="∑"/>
                    <m:limLoc m:val="undOvr"/>
                    <m:subHide m:val="1"/>
                    <m:supHide m:val="1"/>
                    <m:ctrlPr>
                      <w:rPr>
                        <w:rStyle w:val="hps"/>
                        <w:rFonts w:ascii="Cambria Math" w:hAnsi="Cambria Math"/>
                        <w:i/>
                        <w:sz w:val="24"/>
                        <w:lang w:val="en-US"/>
                      </w:rPr>
                    </m:ctrlPr>
                  </m:naryPr>
                  <m:sub/>
                  <m:sup/>
                  <m:e>
                    <m:sSup>
                      <m:sSupPr>
                        <m:ctrlPr>
                          <w:rPr>
                            <w:rStyle w:val="hps"/>
                            <w:rFonts w:ascii="Cambria Math" w:hAnsi="Cambria Math"/>
                            <w:i/>
                            <w:sz w:val="24"/>
                            <w:lang w:val="en-US"/>
                          </w:rPr>
                        </m:ctrlPr>
                      </m:sSupPr>
                      <m:e>
                        <m:r>
                          <w:rPr>
                            <w:rStyle w:val="hps"/>
                            <w:rFonts w:ascii="Cambria Math" w:hAnsi="Cambria Math"/>
                            <w:sz w:val="24"/>
                            <w:lang w:val="en-US"/>
                          </w:rPr>
                          <m:t>(</m:t>
                        </m:r>
                        <m:sSub>
                          <m:sSubPr>
                            <m:ctrlPr>
                              <w:rPr>
                                <w:rStyle w:val="hps"/>
                                <w:rFonts w:ascii="Cambria Math" w:hAnsi="Cambria Math"/>
                                <w:i/>
                                <w:sz w:val="24"/>
                                <w:lang w:val="en-US"/>
                              </w:rPr>
                            </m:ctrlPr>
                          </m:sSubPr>
                          <m:e>
                            <m:acc>
                              <m:accPr>
                                <m:ctrlPr>
                                  <w:rPr>
                                    <w:rStyle w:val="hps"/>
                                    <w:rFonts w:ascii="Cambria Math" w:hAnsi="Cambria Math"/>
                                    <w:i/>
                                    <w:sz w:val="24"/>
                                    <w:lang w:val="en-US"/>
                                  </w:rPr>
                                </m:ctrlPr>
                              </m:accPr>
                              <m:e>
                                <m:r>
                                  <w:rPr>
                                    <w:rStyle w:val="hps"/>
                                    <w:rFonts w:ascii="Cambria Math" w:hAnsi="Cambria Math"/>
                                    <w:sz w:val="24"/>
                                    <w:lang w:val="en-US"/>
                                  </w:rPr>
                                  <m:t>Y</m:t>
                                </m:r>
                              </m:e>
                            </m:acc>
                          </m:e>
                          <m:sub>
                            <m:r>
                              <w:rPr>
                                <w:rStyle w:val="hps"/>
                                <w:rFonts w:ascii="Cambria Math" w:hAnsi="Cambria Math"/>
                                <w:sz w:val="24"/>
                                <w:lang w:val="en-US"/>
                              </w:rPr>
                              <m:t>i</m:t>
                            </m:r>
                          </m:sub>
                        </m:sSub>
                        <m:r>
                          <w:rPr>
                            <w:rStyle w:val="hps"/>
                            <w:rFonts w:ascii="Cambria Math" w:hAnsi="Cambria Math"/>
                            <w:sz w:val="24"/>
                            <w:lang w:val="en-US"/>
                          </w:rPr>
                          <m:t>-</m:t>
                        </m:r>
                        <m:sSub>
                          <m:sSubPr>
                            <m:ctrlPr>
                              <w:rPr>
                                <w:rStyle w:val="hps"/>
                                <w:rFonts w:ascii="Cambria Math" w:hAnsi="Cambria Math"/>
                                <w:i/>
                                <w:sz w:val="24"/>
                                <w:lang w:val="en-US"/>
                              </w:rPr>
                            </m:ctrlPr>
                          </m:sSubPr>
                          <m:e>
                            <m:r>
                              <w:rPr>
                                <w:rStyle w:val="hps"/>
                                <w:rFonts w:ascii="Cambria Math" w:hAnsi="Cambria Math"/>
                                <w:sz w:val="24"/>
                                <w:lang w:val="en-US"/>
                              </w:rPr>
                              <m:t>Y</m:t>
                            </m:r>
                          </m:e>
                          <m:sub>
                            <m:r>
                              <w:rPr>
                                <w:rStyle w:val="hps"/>
                                <w:rFonts w:ascii="Cambria Math" w:hAnsi="Cambria Math"/>
                                <w:sz w:val="24"/>
                                <w:lang w:val="en-US"/>
                              </w:rPr>
                              <m:t>i</m:t>
                            </m:r>
                          </m:sub>
                        </m:sSub>
                        <m:r>
                          <w:rPr>
                            <w:rStyle w:val="hps"/>
                            <w:rFonts w:ascii="Cambria Math" w:hAnsi="Cambria Math"/>
                            <w:sz w:val="24"/>
                            <w:lang w:val="en-US"/>
                          </w:rPr>
                          <m:t>)</m:t>
                        </m:r>
                      </m:e>
                      <m:sup>
                        <m:r>
                          <w:rPr>
                            <w:rStyle w:val="hps"/>
                            <w:rFonts w:ascii="Cambria Math" w:hAnsi="Cambria Math"/>
                            <w:sz w:val="24"/>
                            <w:lang w:val="en-US"/>
                          </w:rPr>
                          <m:t>2</m:t>
                        </m:r>
                      </m:sup>
                    </m:sSup>
                  </m:e>
                </m:nary>
              </m:num>
              <m:den>
                <m:r>
                  <w:rPr>
                    <w:rStyle w:val="hps"/>
                    <w:rFonts w:ascii="Cambria Math" w:hAnsi="Cambria Math"/>
                    <w:sz w:val="24"/>
                    <w:lang w:val="en-US"/>
                  </w:rPr>
                  <m:t>n-k-1</m:t>
                </m:r>
              </m:den>
            </m:f>
          </m:e>
        </m:rad>
      </m:oMath>
      <w:r w:rsidRPr="00657D69">
        <w:rPr>
          <w:rStyle w:val="hps"/>
          <w:rFonts w:ascii="Times New Roman" w:hAnsi="Times New Roman"/>
          <w:lang w:val="en-US"/>
        </w:rPr>
        <w:tab/>
      </w:r>
      <w:r w:rsidRPr="00657D69">
        <w:rPr>
          <w:rStyle w:val="hps"/>
          <w:rFonts w:ascii="Times New Roman" w:hAnsi="Times New Roman"/>
          <w:lang w:val="en-US"/>
        </w:rPr>
        <w:tab/>
      </w:r>
      <w:r>
        <w:rPr>
          <w:rStyle w:val="hps"/>
          <w:rFonts w:ascii="Times New Roman" w:hAnsi="Times New Roman"/>
          <w:lang w:val="en-US"/>
        </w:rPr>
        <w:tab/>
      </w:r>
      <w:r>
        <w:rPr>
          <w:rStyle w:val="hps"/>
          <w:rFonts w:ascii="Times New Roman" w:hAnsi="Times New Roman"/>
          <w:lang w:val="en-US"/>
        </w:rPr>
        <w:tab/>
        <w:t>(1)</w:t>
      </w:r>
    </w:p>
    <w:p w14:paraId="0BAF0D2D" w14:textId="629FAC13" w:rsidR="00C349D2" w:rsidRDefault="00657D69" w:rsidP="009A16B7">
      <w:pPr>
        <w:pStyle w:val="CELEFICNORMAL"/>
        <w:numPr>
          <w:ilvl w:val="0"/>
          <w:numId w:val="33"/>
        </w:numPr>
        <w:ind w:left="1440"/>
        <w:jc w:val="left"/>
        <w:rPr>
          <w:rStyle w:val="hps"/>
          <w:rFonts w:ascii="Times New Roman" w:hAnsi="Times New Roman"/>
          <w:lang w:val="en-US"/>
        </w:rPr>
      </w:pPr>
      <w:r>
        <w:rPr>
          <w:rStyle w:val="hps"/>
          <w:rFonts w:ascii="Times New Roman" w:hAnsi="Times New Roman"/>
          <w:lang w:val="en-US"/>
        </w:rPr>
        <w:t>The standard error of regression was calculated by exporting the baseline period hourly measured (</w:t>
      </w:r>
      <w:r w:rsidRPr="00657D69">
        <w:rPr>
          <w:rStyle w:val="hps"/>
          <w:rFonts w:ascii="Times New Roman" w:hAnsi="Times New Roman"/>
          <w:i/>
          <w:lang w:val="en-US"/>
        </w:rPr>
        <w:t>Y</w:t>
      </w:r>
      <w:r w:rsidRPr="00657D69">
        <w:rPr>
          <w:rStyle w:val="hps"/>
          <w:rFonts w:ascii="Times New Roman" w:hAnsi="Times New Roman"/>
          <w:i/>
          <w:vertAlign w:val="subscript"/>
          <w:lang w:val="en-US"/>
        </w:rPr>
        <w:t>i</w:t>
      </w:r>
      <w:r>
        <w:rPr>
          <w:rStyle w:val="hps"/>
          <w:rFonts w:ascii="Times New Roman" w:hAnsi="Times New Roman"/>
          <w:lang w:val="en-US"/>
        </w:rPr>
        <w:t>) and predicted values (</w:t>
      </w:r>
      <w:proofErr w:type="spellStart"/>
      <w:r>
        <w:rPr>
          <w:rStyle w:val="hps"/>
          <w:rFonts w:ascii="Times New Roman" w:hAnsi="Times New Roman"/>
          <w:i/>
          <w:lang w:val="en-US"/>
        </w:rPr>
        <w:t>Ŷ</w:t>
      </w:r>
      <w:r w:rsidRPr="00657D69">
        <w:rPr>
          <w:rStyle w:val="hps"/>
          <w:rFonts w:ascii="Times New Roman" w:hAnsi="Times New Roman"/>
          <w:i/>
          <w:vertAlign w:val="subscript"/>
          <w:lang w:val="en-US"/>
        </w:rPr>
        <w:t>i</w:t>
      </w:r>
      <w:proofErr w:type="spellEnd"/>
      <w:r>
        <w:rPr>
          <w:rStyle w:val="hps"/>
          <w:rFonts w:ascii="Times New Roman" w:hAnsi="Times New Roman"/>
          <w:lang w:val="en-US"/>
        </w:rPr>
        <w:t>) of kWh into a spreadsheet and carrying out equation (1). For the baseline model, n = 5,135 points, k is the number of parameters in the regression equation, which has 168 coefficients for each hour of week parameter, and 6 temperature segments, each representing an additional parameter, plus one constant parameter: n</w:t>
      </w:r>
      <w:r w:rsidR="007B710C">
        <w:rPr>
          <w:rStyle w:val="hps"/>
          <w:rFonts w:ascii="Times New Roman" w:hAnsi="Times New Roman"/>
          <w:lang w:val="en-US"/>
        </w:rPr>
        <w:t xml:space="preserve"> – </w:t>
      </w:r>
      <w:r>
        <w:rPr>
          <w:rStyle w:val="hps"/>
          <w:rFonts w:ascii="Times New Roman" w:hAnsi="Times New Roman"/>
          <w:lang w:val="en-US"/>
        </w:rPr>
        <w:t>k</w:t>
      </w:r>
      <w:r w:rsidR="007B710C">
        <w:rPr>
          <w:rStyle w:val="hps"/>
          <w:rFonts w:ascii="Times New Roman" w:hAnsi="Times New Roman"/>
          <w:lang w:val="en-US"/>
        </w:rPr>
        <w:t xml:space="preserve"> </w:t>
      </w:r>
      <w:r>
        <w:rPr>
          <w:rStyle w:val="hps"/>
          <w:rFonts w:ascii="Times New Roman" w:hAnsi="Times New Roman"/>
          <w:lang w:val="en-US"/>
        </w:rPr>
        <w:t>-</w:t>
      </w:r>
      <w:r w:rsidR="007B710C">
        <w:rPr>
          <w:rStyle w:val="hps"/>
          <w:rFonts w:ascii="Times New Roman" w:hAnsi="Times New Roman"/>
          <w:lang w:val="en-US"/>
        </w:rPr>
        <w:t xml:space="preserve"> </w:t>
      </w:r>
      <w:r>
        <w:rPr>
          <w:rStyle w:val="hps"/>
          <w:rFonts w:ascii="Times New Roman" w:hAnsi="Times New Roman"/>
          <w:lang w:val="en-US"/>
        </w:rPr>
        <w:t xml:space="preserve">1 = </w:t>
      </w:r>
      <w:ins w:id="24" w:author="M. Sami Khawaja" w:date="2016-02-14T16:29:00Z">
        <w:r w:rsidR="009C38D8">
          <w:rPr>
            <w:rStyle w:val="hps"/>
            <w:rFonts w:ascii="Times New Roman" w:hAnsi="Times New Roman"/>
            <w:lang w:val="en-US"/>
          </w:rPr>
          <w:t>5,135-</w:t>
        </w:r>
      </w:ins>
      <w:r>
        <w:rPr>
          <w:rStyle w:val="hps"/>
          <w:rFonts w:ascii="Times New Roman" w:hAnsi="Times New Roman"/>
          <w:lang w:val="en-US"/>
        </w:rPr>
        <w:t xml:space="preserve">168 </w:t>
      </w:r>
      <w:ins w:id="25" w:author="M. Sami Khawaja" w:date="2016-02-14T16:29:00Z">
        <w:r w:rsidR="009C38D8">
          <w:rPr>
            <w:rStyle w:val="hps"/>
            <w:rFonts w:ascii="Times New Roman" w:hAnsi="Times New Roman"/>
            <w:lang w:val="en-US"/>
          </w:rPr>
          <w:t>-</w:t>
        </w:r>
      </w:ins>
      <w:del w:id="26" w:author="M. Sami Khawaja" w:date="2016-02-14T16:29:00Z">
        <w:r w:rsidDel="009C38D8">
          <w:rPr>
            <w:rStyle w:val="hps"/>
            <w:rFonts w:ascii="Times New Roman" w:hAnsi="Times New Roman"/>
            <w:lang w:val="en-US"/>
          </w:rPr>
          <w:delText>+</w:delText>
        </w:r>
      </w:del>
      <w:r>
        <w:rPr>
          <w:rStyle w:val="hps"/>
          <w:rFonts w:ascii="Times New Roman" w:hAnsi="Times New Roman"/>
          <w:lang w:val="en-US"/>
        </w:rPr>
        <w:t xml:space="preserve"> 6</w:t>
      </w:r>
      <w:ins w:id="27" w:author="M. Sami Khawaja" w:date="2016-02-14T16:29:00Z">
        <w:r w:rsidR="009C38D8">
          <w:rPr>
            <w:rStyle w:val="hps"/>
            <w:rFonts w:ascii="Times New Roman" w:hAnsi="Times New Roman"/>
            <w:lang w:val="en-US"/>
          </w:rPr>
          <w:t>-</w:t>
        </w:r>
      </w:ins>
      <w:del w:id="28" w:author="M. Sami Khawaja" w:date="2016-02-14T16:29:00Z">
        <w:r w:rsidDel="009C38D8">
          <w:rPr>
            <w:rStyle w:val="hps"/>
            <w:rFonts w:ascii="Times New Roman" w:hAnsi="Times New Roman"/>
            <w:lang w:val="en-US"/>
          </w:rPr>
          <w:delText xml:space="preserve"> +</w:delText>
        </w:r>
      </w:del>
      <w:r>
        <w:rPr>
          <w:rStyle w:val="hps"/>
          <w:rFonts w:ascii="Times New Roman" w:hAnsi="Times New Roman"/>
          <w:lang w:val="en-US"/>
        </w:rPr>
        <w:t xml:space="preserve"> 1 </w:t>
      </w:r>
      <w:del w:id="29" w:author="M. Sami Khawaja" w:date="2016-02-14T16:30:00Z">
        <w:r w:rsidDel="009C38D8">
          <w:rPr>
            <w:rStyle w:val="hps"/>
            <w:rFonts w:ascii="Times New Roman" w:hAnsi="Times New Roman"/>
            <w:lang w:val="en-US"/>
          </w:rPr>
          <w:delText>-</w:delText>
        </w:r>
        <w:r w:rsidR="007B710C" w:rsidDel="009C38D8">
          <w:rPr>
            <w:rStyle w:val="hps"/>
            <w:rFonts w:ascii="Times New Roman" w:hAnsi="Times New Roman"/>
            <w:lang w:val="en-US"/>
          </w:rPr>
          <w:delText xml:space="preserve"> </w:delText>
        </w:r>
        <w:r w:rsidDel="009C38D8">
          <w:rPr>
            <w:rStyle w:val="hps"/>
            <w:rFonts w:ascii="Times New Roman" w:hAnsi="Times New Roman"/>
            <w:lang w:val="en-US"/>
          </w:rPr>
          <w:delText>1</w:delText>
        </w:r>
      </w:del>
      <w:r>
        <w:rPr>
          <w:rStyle w:val="hps"/>
          <w:rFonts w:ascii="Times New Roman" w:hAnsi="Times New Roman"/>
          <w:lang w:val="en-US"/>
        </w:rPr>
        <w:t xml:space="preserve"> = </w:t>
      </w:r>
      <w:ins w:id="30" w:author="M. Sami Khawaja" w:date="2016-02-14T16:30:00Z">
        <w:r w:rsidR="009C38D8">
          <w:rPr>
            <w:rStyle w:val="hps"/>
            <w:rFonts w:ascii="Times New Roman" w:hAnsi="Times New Roman"/>
            <w:lang w:val="en-US"/>
          </w:rPr>
          <w:t>4,960</w:t>
        </w:r>
      </w:ins>
      <w:del w:id="31" w:author="M. Sami Khawaja" w:date="2016-02-14T16:30:00Z">
        <w:r w:rsidDel="009C38D8">
          <w:rPr>
            <w:rStyle w:val="hps"/>
            <w:rFonts w:ascii="Times New Roman" w:hAnsi="Times New Roman"/>
            <w:lang w:val="en-US"/>
          </w:rPr>
          <w:delText>174</w:delText>
        </w:r>
      </w:del>
      <w:r>
        <w:rPr>
          <w:rStyle w:val="hps"/>
          <w:rFonts w:ascii="Times New Roman" w:hAnsi="Times New Roman"/>
          <w:lang w:val="en-US"/>
        </w:rPr>
        <w:t xml:space="preserve">. Using these values, </w:t>
      </w:r>
      <w:r w:rsidRPr="00657D69">
        <w:rPr>
          <w:rStyle w:val="hps"/>
          <w:rFonts w:ascii="Times New Roman" w:hAnsi="Times New Roman"/>
          <w:i/>
          <w:lang w:val="en-US"/>
        </w:rPr>
        <w:t>SE</w:t>
      </w:r>
      <w:r w:rsidRPr="00657D69">
        <w:rPr>
          <w:rStyle w:val="hps"/>
          <w:rFonts w:ascii="Times New Roman" w:hAnsi="Times New Roman"/>
          <w:i/>
          <w:vertAlign w:val="subscript"/>
          <w:lang w:val="en-US"/>
        </w:rPr>
        <w:t>Ŷ</w:t>
      </w:r>
      <w:r>
        <w:rPr>
          <w:rStyle w:val="hps"/>
          <w:rFonts w:ascii="Times New Roman" w:hAnsi="Times New Roman"/>
          <w:lang w:val="en-US"/>
        </w:rPr>
        <w:t xml:space="preserve"> = 23.8 kWh. This calculation and the first few rows of the spreadsheet are shown in Table 1.</w:t>
      </w:r>
    </w:p>
    <w:p w14:paraId="55991FE2" w14:textId="77777777" w:rsidR="00657D69" w:rsidRDefault="00657D69" w:rsidP="004C25C0">
      <w:pPr>
        <w:pStyle w:val="CELEFICNORMAL"/>
        <w:rPr>
          <w:rStyle w:val="hps"/>
          <w:rFonts w:ascii="Times New Roman" w:hAnsi="Times New Roman"/>
          <w:lang w:val="en-US"/>
        </w:rPr>
      </w:pPr>
    </w:p>
    <w:p w14:paraId="6E690534" w14:textId="77777777" w:rsidR="004C25C0" w:rsidRPr="004C25C0" w:rsidRDefault="004C25C0" w:rsidP="004C25C0">
      <w:pPr>
        <w:pStyle w:val="Caption"/>
        <w:keepNext/>
      </w:pPr>
      <w:r w:rsidRPr="004C25C0">
        <w:t>Table 1. Baseline Model Analysis Spreadsheet.</w:t>
      </w:r>
    </w:p>
    <w:p w14:paraId="4DF98F81" w14:textId="77777777" w:rsidR="004C25C0" w:rsidRDefault="004C25C0" w:rsidP="00D14F80">
      <w:pPr>
        <w:pStyle w:val="CELEFICNORMAL"/>
        <w:jc w:val="center"/>
        <w:rPr>
          <w:rStyle w:val="hps"/>
          <w:rFonts w:ascii="Times New Roman" w:hAnsi="Times New Roman"/>
          <w:lang w:val="en-US"/>
        </w:rPr>
      </w:pPr>
      <w:r w:rsidRPr="004C25C0">
        <w:rPr>
          <w:noProof/>
          <w:lang w:val="en-US" w:eastAsia="en-US"/>
        </w:rPr>
        <w:drawing>
          <wp:inline distT="0" distB="0" distL="0" distR="0" wp14:anchorId="2090417B" wp14:editId="78E6230F">
            <wp:extent cx="4680371" cy="1268740"/>
            <wp:effectExtent l="0" t="0" r="635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693569" cy="1272318"/>
                    </a:xfrm>
                    <a:prstGeom prst="rect">
                      <a:avLst/>
                    </a:prstGeom>
                    <a:noFill/>
                    <a:ln w="9525">
                      <a:noFill/>
                      <a:miter lim="800000"/>
                      <a:headEnd/>
                      <a:tailEnd/>
                    </a:ln>
                  </pic:spPr>
                </pic:pic>
              </a:graphicData>
            </a:graphic>
          </wp:inline>
        </w:drawing>
      </w:r>
    </w:p>
    <w:p w14:paraId="7A032C30" w14:textId="77777777" w:rsidR="004C25C0" w:rsidRDefault="004C25C0" w:rsidP="004C25C0">
      <w:pPr>
        <w:pStyle w:val="CELEFICNORMAL"/>
        <w:rPr>
          <w:rStyle w:val="hps"/>
          <w:rFonts w:ascii="Times New Roman" w:hAnsi="Times New Roman"/>
          <w:lang w:val="en-US"/>
        </w:rPr>
      </w:pPr>
    </w:p>
    <w:p w14:paraId="66C335F4" w14:textId="22994B97" w:rsidR="00C349D2" w:rsidRPr="004C25C0" w:rsidRDefault="00C349D2"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The model residuals are examined to determine whether any patterns exist that indicate potential modeling errors.</w:t>
      </w:r>
      <w:r w:rsidR="004C25C0">
        <w:rPr>
          <w:rStyle w:val="hps"/>
          <w:rFonts w:ascii="Times New Roman" w:hAnsi="Times New Roman"/>
          <w:lang w:val="en-US"/>
        </w:rPr>
        <w:t xml:space="preserve"> Figure 3 shows that the residuals do not exhibit a pattern and appear randomly spaced about the 0 axis. This indicates the independent variables and model form explain most of the variation in the energy use variable.</w:t>
      </w:r>
    </w:p>
    <w:p w14:paraId="69F9D00B" w14:textId="77777777" w:rsidR="00DC389A" w:rsidRPr="00DC389A" w:rsidRDefault="00330BD3" w:rsidP="009C38D8">
      <w:pPr>
        <w:pStyle w:val="CELEFICNORMAL"/>
        <w:keepNext/>
        <w:numPr>
          <w:ilvl w:val="1"/>
          <w:numId w:val="31"/>
        </w:numPr>
        <w:jc w:val="left"/>
        <w:rPr>
          <w:rStyle w:val="hps"/>
        </w:rPr>
      </w:pPr>
      <w:r>
        <w:rPr>
          <w:rStyle w:val="hps"/>
          <w:rFonts w:ascii="Times New Roman" w:hAnsi="Times New Roman"/>
          <w:lang w:val="en-US"/>
        </w:rPr>
        <w:t>T</w:t>
      </w:r>
      <w:r w:rsidR="000E511A">
        <w:rPr>
          <w:rStyle w:val="hps"/>
          <w:rFonts w:ascii="Times New Roman" w:hAnsi="Times New Roman"/>
          <w:lang w:val="en-US"/>
        </w:rPr>
        <w:t xml:space="preserve">he time of week and temperature model is known to have autocorrelation, the degree of </w:t>
      </w:r>
      <w:r>
        <w:rPr>
          <w:rStyle w:val="hps"/>
          <w:rFonts w:ascii="Times New Roman" w:hAnsi="Times New Roman"/>
          <w:lang w:val="en-US"/>
        </w:rPr>
        <w:t xml:space="preserve">which can be evaluated with </w:t>
      </w:r>
      <w:r w:rsidR="000E511A">
        <w:rPr>
          <w:rStyle w:val="hps"/>
          <w:rFonts w:ascii="Times New Roman" w:hAnsi="Times New Roman"/>
          <w:lang w:val="en-US"/>
        </w:rPr>
        <w:t>the Durbin-Watson test.</w:t>
      </w:r>
      <w:r w:rsidR="000E511A" w:rsidRPr="000E511A">
        <w:rPr>
          <w:rStyle w:val="hps"/>
          <w:rFonts w:ascii="Times New Roman" w:hAnsi="Times New Roman"/>
          <w:lang w:val="en-US"/>
        </w:rPr>
        <w:t xml:space="preserve"> </w:t>
      </w:r>
      <w:r w:rsidR="004C25C0">
        <w:rPr>
          <w:rStyle w:val="hps"/>
          <w:rFonts w:ascii="Times New Roman" w:hAnsi="Times New Roman"/>
          <w:lang w:val="en-US"/>
        </w:rPr>
        <w:t xml:space="preserve">The presence of autocorrelation means that confidence and prediction intervals estimated using the ordinary least squares approach may underestimate the actual intervals. This discussion is included in Appendix B. </w:t>
      </w:r>
    </w:p>
    <w:p w14:paraId="2FAF203F" w14:textId="77777777" w:rsidR="00DC389A" w:rsidRDefault="00DC389A" w:rsidP="009C38D8">
      <w:pPr>
        <w:pStyle w:val="CELEFICNORMAL"/>
        <w:keepNext/>
        <w:ind w:left="720"/>
        <w:jc w:val="left"/>
        <w:rPr>
          <w:rStyle w:val="hps"/>
          <w:rFonts w:ascii="Times New Roman" w:hAnsi="Times New Roman"/>
          <w:lang w:val="en-US"/>
        </w:rPr>
      </w:pPr>
    </w:p>
    <w:p w14:paraId="6C74DA17" w14:textId="77777777" w:rsidR="004071B6" w:rsidRPr="00DC389A" w:rsidRDefault="004071B6" w:rsidP="00DC389A">
      <w:pPr>
        <w:pStyle w:val="CELEFICNORMAL"/>
        <w:rPr>
          <w:rFonts w:ascii="Times New Roman" w:hAnsi="Times New Roman"/>
          <w:b/>
          <w:bCs/>
          <w:color w:val="9BBB59" w:themeColor="accent3"/>
          <w:sz w:val="20"/>
          <w:szCs w:val="18"/>
        </w:rPr>
      </w:pPr>
      <w:r w:rsidRPr="00DC389A">
        <w:rPr>
          <w:rFonts w:ascii="Times New Roman" w:hAnsi="Times New Roman"/>
          <w:b/>
          <w:bCs/>
          <w:color w:val="9BBB59" w:themeColor="accent3"/>
          <w:sz w:val="20"/>
          <w:szCs w:val="18"/>
        </w:rPr>
        <w:t xml:space="preserve">Figure 2. </w:t>
      </w:r>
      <w:proofErr w:type="spellStart"/>
      <w:r w:rsidRPr="00DC389A">
        <w:rPr>
          <w:rFonts w:ascii="Times New Roman" w:hAnsi="Times New Roman"/>
          <w:b/>
          <w:bCs/>
          <w:color w:val="9BBB59" w:themeColor="accent3"/>
          <w:sz w:val="20"/>
          <w:szCs w:val="18"/>
        </w:rPr>
        <w:t>Baseline</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Period</w:t>
      </w:r>
      <w:proofErr w:type="spellEnd"/>
      <w:r w:rsidRPr="00DC389A">
        <w:rPr>
          <w:rFonts w:ascii="Times New Roman" w:hAnsi="Times New Roman"/>
          <w:b/>
          <w:bCs/>
          <w:color w:val="9BBB59" w:themeColor="accent3"/>
          <w:sz w:val="20"/>
          <w:szCs w:val="18"/>
        </w:rPr>
        <w:t xml:space="preserve"> Data and </w:t>
      </w:r>
      <w:proofErr w:type="spellStart"/>
      <w:r w:rsidRPr="00DC389A">
        <w:rPr>
          <w:rFonts w:ascii="Times New Roman" w:hAnsi="Times New Roman"/>
          <w:b/>
          <w:bCs/>
          <w:color w:val="9BBB59" w:themeColor="accent3"/>
          <w:sz w:val="20"/>
          <w:szCs w:val="18"/>
        </w:rPr>
        <w:t>Model</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Predictions</w:t>
      </w:r>
      <w:proofErr w:type="spellEnd"/>
      <w:r w:rsidRPr="00DC389A">
        <w:rPr>
          <w:rFonts w:ascii="Times New Roman" w:hAnsi="Times New Roman"/>
          <w:b/>
          <w:bCs/>
          <w:color w:val="9BBB59" w:themeColor="accent3"/>
          <w:sz w:val="20"/>
          <w:szCs w:val="18"/>
        </w:rPr>
        <w:t>.</w:t>
      </w:r>
      <w:r w:rsidR="001A50C4">
        <w:rPr>
          <w:rFonts w:ascii="Times New Roman" w:hAnsi="Times New Roman"/>
          <w:b/>
          <w:bCs/>
          <w:color w:val="9BBB59" w:themeColor="accent3"/>
          <w:sz w:val="20"/>
          <w:szCs w:val="18"/>
        </w:rPr>
        <w:t xml:space="preserve">  </w:t>
      </w:r>
    </w:p>
    <w:p w14:paraId="59DF8FF4" w14:textId="77777777" w:rsidR="004071B6" w:rsidRPr="004071B6" w:rsidRDefault="004071B6" w:rsidP="00D14F80">
      <w:pPr>
        <w:jc w:val="center"/>
      </w:pPr>
      <w:r>
        <w:rPr>
          <w:noProof/>
          <w:lang w:eastAsia="en-US"/>
        </w:rPr>
        <w:lastRenderedPageBreak/>
        <w:drawing>
          <wp:inline distT="0" distB="0" distL="0" distR="0" wp14:anchorId="24E4F71C" wp14:editId="6105DC74">
            <wp:extent cx="3832207" cy="1949450"/>
            <wp:effectExtent l="0" t="0" r="0" b="0"/>
            <wp:docPr id="5" name="Picture 4" descr="1 month baseline model an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month baseline model and data.jpg"/>
                    <pic:cNvPicPr/>
                  </pic:nvPicPr>
                  <pic:blipFill>
                    <a:blip r:embed="rId17" cstate="print"/>
                    <a:stretch>
                      <a:fillRect/>
                    </a:stretch>
                  </pic:blipFill>
                  <pic:spPr>
                    <a:xfrm>
                      <a:off x="0" y="0"/>
                      <a:ext cx="3843433" cy="1955160"/>
                    </a:xfrm>
                    <a:prstGeom prst="rect">
                      <a:avLst/>
                    </a:prstGeom>
                  </pic:spPr>
                </pic:pic>
              </a:graphicData>
            </a:graphic>
          </wp:inline>
        </w:drawing>
      </w:r>
    </w:p>
    <w:p w14:paraId="70A2572F" w14:textId="77777777" w:rsidR="004071B6" w:rsidRPr="00330BD3" w:rsidRDefault="00330BD3" w:rsidP="004071B6">
      <w:pPr>
        <w:pStyle w:val="CELEFICNORMAL"/>
        <w:rPr>
          <w:rFonts w:ascii="Times New Roman" w:hAnsi="Times New Roman"/>
          <w:b/>
          <w:bCs/>
          <w:color w:val="9BBB59" w:themeColor="accent3"/>
          <w:sz w:val="20"/>
          <w:szCs w:val="18"/>
        </w:rPr>
      </w:pPr>
      <w:r w:rsidRPr="00330BD3">
        <w:rPr>
          <w:rFonts w:ascii="Times New Roman" w:hAnsi="Times New Roman"/>
          <w:b/>
          <w:bCs/>
          <w:color w:val="9BBB59" w:themeColor="accent3"/>
          <w:sz w:val="20"/>
          <w:szCs w:val="18"/>
        </w:rPr>
        <w:t xml:space="preserve">Figure 3. </w:t>
      </w:r>
      <w:proofErr w:type="spellStart"/>
      <w:r w:rsidRPr="00330BD3">
        <w:rPr>
          <w:rFonts w:ascii="Times New Roman" w:hAnsi="Times New Roman"/>
          <w:b/>
          <w:bCs/>
          <w:color w:val="9BBB59" w:themeColor="accent3"/>
          <w:sz w:val="20"/>
          <w:szCs w:val="18"/>
        </w:rPr>
        <w:t>Baseline</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Model</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Residuals</w:t>
      </w:r>
      <w:proofErr w:type="spellEnd"/>
      <w:r w:rsidRPr="00330BD3">
        <w:rPr>
          <w:rFonts w:ascii="Times New Roman" w:hAnsi="Times New Roman"/>
          <w:b/>
          <w:bCs/>
          <w:color w:val="9BBB59" w:themeColor="accent3"/>
          <w:sz w:val="20"/>
          <w:szCs w:val="18"/>
        </w:rPr>
        <w:t xml:space="preserve"> versus </w:t>
      </w:r>
      <w:proofErr w:type="spellStart"/>
      <w:r w:rsidRPr="00330BD3">
        <w:rPr>
          <w:rFonts w:ascii="Times New Roman" w:hAnsi="Times New Roman"/>
          <w:b/>
          <w:bCs/>
          <w:color w:val="9BBB59" w:themeColor="accent3"/>
          <w:sz w:val="20"/>
          <w:szCs w:val="18"/>
        </w:rPr>
        <w:t>Predicted</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Values</w:t>
      </w:r>
      <w:proofErr w:type="spellEnd"/>
      <w:r w:rsidRPr="00330BD3">
        <w:rPr>
          <w:rFonts w:ascii="Times New Roman" w:hAnsi="Times New Roman"/>
          <w:b/>
          <w:bCs/>
          <w:color w:val="9BBB59" w:themeColor="accent3"/>
          <w:sz w:val="20"/>
          <w:szCs w:val="18"/>
        </w:rPr>
        <w:t>.</w:t>
      </w:r>
    </w:p>
    <w:p w14:paraId="1EF79439" w14:textId="77777777" w:rsidR="00330BD3" w:rsidRDefault="00330BD3" w:rsidP="004071B6">
      <w:pPr>
        <w:pStyle w:val="CELEFICNORMAL"/>
        <w:rPr>
          <w:rStyle w:val="hps"/>
          <w:rFonts w:ascii="Times New Roman" w:hAnsi="Times New Roman"/>
          <w:lang w:val="en-US"/>
        </w:rPr>
      </w:pPr>
    </w:p>
    <w:p w14:paraId="1AFE02C9" w14:textId="77777777" w:rsidR="00330BD3" w:rsidRDefault="00330BD3" w:rsidP="00D14F80">
      <w:pPr>
        <w:pStyle w:val="CELEFICNORMAL"/>
        <w:jc w:val="center"/>
        <w:rPr>
          <w:rStyle w:val="hps"/>
          <w:rFonts w:ascii="Times New Roman" w:hAnsi="Times New Roman"/>
          <w:lang w:val="en-US"/>
        </w:rPr>
      </w:pPr>
      <w:r w:rsidRPr="00330BD3">
        <w:rPr>
          <w:noProof/>
          <w:lang w:val="en-US" w:eastAsia="en-US"/>
        </w:rPr>
        <w:drawing>
          <wp:inline distT="0" distB="0" distL="0" distR="0" wp14:anchorId="42D9F341" wp14:editId="69B66BE5">
            <wp:extent cx="3576477" cy="2165350"/>
            <wp:effectExtent l="0" t="0" r="5080" b="635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578832" cy="2166776"/>
                    </a:xfrm>
                    <a:prstGeom prst="rect">
                      <a:avLst/>
                    </a:prstGeom>
                    <a:noFill/>
                    <a:ln w="9525">
                      <a:noFill/>
                      <a:miter lim="800000"/>
                      <a:headEnd/>
                      <a:tailEnd/>
                    </a:ln>
                  </pic:spPr>
                </pic:pic>
              </a:graphicData>
            </a:graphic>
          </wp:inline>
        </w:drawing>
      </w:r>
    </w:p>
    <w:p w14:paraId="1DBD95B7" w14:textId="77777777" w:rsidR="00D932C6" w:rsidRPr="00511206" w:rsidRDefault="00D932C6" w:rsidP="00D932C6">
      <w:pPr>
        <w:pStyle w:val="CELEFICNORMAL"/>
        <w:rPr>
          <w:rStyle w:val="hps"/>
          <w:rFonts w:ascii="Times New Roman" w:hAnsi="Times New Roman"/>
          <w:lang w:val="en-US"/>
        </w:rPr>
      </w:pPr>
    </w:p>
    <w:p w14:paraId="0D2545E8" w14:textId="77777777" w:rsidR="001A50C4" w:rsidRDefault="001A50C4" w:rsidP="001A50C4">
      <w:pPr>
        <w:pStyle w:val="CELEFICNORMAL"/>
        <w:rPr>
          <w:rStyle w:val="hps"/>
          <w:rFonts w:ascii="Times New Roman" w:hAnsi="Times New Roman"/>
          <w:lang w:val="en-US"/>
        </w:rPr>
      </w:pPr>
      <w:r>
        <w:rPr>
          <w:rStyle w:val="hps"/>
          <w:rFonts w:ascii="Times New Roman" w:hAnsi="Times New Roman"/>
          <w:lang w:val="en-US"/>
        </w:rPr>
        <w:t>Post-Installation Model Development</w:t>
      </w:r>
    </w:p>
    <w:p w14:paraId="69F78023" w14:textId="77777777" w:rsidR="001A50C4" w:rsidRDefault="007B710C" w:rsidP="009C38D8">
      <w:pPr>
        <w:pStyle w:val="CELEFICNORMAL"/>
        <w:numPr>
          <w:ilvl w:val="0"/>
          <w:numId w:val="31"/>
        </w:numPr>
        <w:jc w:val="left"/>
        <w:rPr>
          <w:rStyle w:val="hps"/>
          <w:rFonts w:ascii="Times New Roman" w:hAnsi="Times New Roman"/>
          <w:lang w:val="en-US"/>
        </w:rPr>
      </w:pPr>
      <w:r>
        <w:rPr>
          <w:rStyle w:val="hps"/>
          <w:rFonts w:ascii="Times New Roman" w:hAnsi="Times New Roman"/>
          <w:lang w:val="en-US"/>
        </w:rPr>
        <w:t xml:space="preserve">The same process was used to develop the post-installation energy use model as completed for the development of the baseline model. The </w:t>
      </w:r>
      <w:r w:rsidR="001A50C4">
        <w:rPr>
          <w:rStyle w:val="hps"/>
          <w:rFonts w:ascii="Times New Roman" w:hAnsi="Times New Roman"/>
          <w:lang w:val="en-US"/>
        </w:rPr>
        <w:t xml:space="preserve">description of the </w:t>
      </w:r>
      <w:r>
        <w:rPr>
          <w:rStyle w:val="hps"/>
          <w:rFonts w:ascii="Times New Roman" w:hAnsi="Times New Roman"/>
          <w:lang w:val="en-US"/>
        </w:rPr>
        <w:t xml:space="preserve">post-installation </w:t>
      </w:r>
      <w:r w:rsidR="001A50C4">
        <w:rPr>
          <w:rStyle w:val="hps"/>
          <w:rFonts w:ascii="Times New Roman" w:hAnsi="Times New Roman"/>
          <w:lang w:val="en-US"/>
        </w:rPr>
        <w:t>data and model were output from the software:</w:t>
      </w:r>
    </w:p>
    <w:p w14:paraId="56FBBB05" w14:textId="77777777" w:rsidR="001A50C4" w:rsidRPr="005A5205" w:rsidRDefault="007B710C"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Post-Installa</w:t>
      </w:r>
      <w:r w:rsidR="001A50C4">
        <w:rPr>
          <w:rStyle w:val="hps"/>
          <w:rFonts w:ascii="Times New Roman" w:hAnsi="Times New Roman"/>
          <w:lang w:val="en-US"/>
        </w:rPr>
        <w:t xml:space="preserve">tion </w:t>
      </w:r>
      <w:r>
        <w:rPr>
          <w:rStyle w:val="hps"/>
          <w:rFonts w:ascii="Times New Roman" w:hAnsi="Times New Roman"/>
          <w:lang w:val="en-US"/>
        </w:rPr>
        <w:t xml:space="preserve">period </w:t>
      </w:r>
      <w:r w:rsidR="001A50C4">
        <w:rPr>
          <w:rStyle w:val="hps"/>
          <w:rFonts w:ascii="Times New Roman" w:hAnsi="Times New Roman"/>
          <w:lang w:val="en-US"/>
        </w:rPr>
        <w:t>s</w:t>
      </w:r>
      <w:r w:rsidR="001A50C4" w:rsidRPr="005A5205">
        <w:rPr>
          <w:rStyle w:val="hps"/>
          <w:rFonts w:ascii="Times New Roman" w:hAnsi="Times New Roman"/>
          <w:lang w:val="en-US"/>
        </w:rPr>
        <w:t>tart</w:t>
      </w:r>
      <w:r w:rsidR="001A50C4">
        <w:rPr>
          <w:rStyle w:val="hps"/>
          <w:rFonts w:ascii="Times New Roman" w:hAnsi="Times New Roman"/>
          <w:lang w:val="en-US"/>
        </w:rPr>
        <w:t xml:space="preserve"> date/time</w:t>
      </w:r>
      <w:r>
        <w:rPr>
          <w:rStyle w:val="hps"/>
          <w:rFonts w:ascii="Times New Roman" w:hAnsi="Times New Roman"/>
          <w:lang w:val="en-US"/>
        </w:rPr>
        <w:t>: 5/15/2010</w:t>
      </w:r>
      <w:r w:rsidR="001A50C4" w:rsidRPr="005A5205">
        <w:rPr>
          <w:rStyle w:val="hps"/>
          <w:rFonts w:ascii="Times New Roman" w:hAnsi="Times New Roman"/>
          <w:lang w:val="en-US"/>
        </w:rPr>
        <w:t xml:space="preserve"> 12:00:00 AM</w:t>
      </w:r>
      <w:r w:rsidR="001A50C4" w:rsidRPr="005A5205">
        <w:rPr>
          <w:rStyle w:val="hps"/>
          <w:rFonts w:ascii="Times New Roman" w:hAnsi="Times New Roman"/>
          <w:lang w:val="en-US"/>
        </w:rPr>
        <w:tab/>
      </w:r>
    </w:p>
    <w:p w14:paraId="124295C5" w14:textId="77777777" w:rsidR="001A50C4" w:rsidRPr="005A5205" w:rsidRDefault="007B710C"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 xml:space="preserve">Post-Installation period </w:t>
      </w:r>
      <w:r w:rsidR="001A50C4">
        <w:rPr>
          <w:rStyle w:val="hps"/>
          <w:rFonts w:ascii="Times New Roman" w:hAnsi="Times New Roman"/>
          <w:lang w:val="en-US"/>
        </w:rPr>
        <w:t>e</w:t>
      </w:r>
      <w:r w:rsidR="001A50C4" w:rsidRPr="005A5205">
        <w:rPr>
          <w:rStyle w:val="hps"/>
          <w:rFonts w:ascii="Times New Roman" w:hAnsi="Times New Roman"/>
          <w:lang w:val="en-US"/>
        </w:rPr>
        <w:t>nd</w:t>
      </w:r>
      <w:r w:rsidR="001A50C4">
        <w:rPr>
          <w:rStyle w:val="hps"/>
          <w:rFonts w:ascii="Times New Roman" w:hAnsi="Times New Roman"/>
          <w:lang w:val="en-US"/>
        </w:rPr>
        <w:t xml:space="preserve"> date/time</w:t>
      </w:r>
      <w:r>
        <w:rPr>
          <w:rStyle w:val="hps"/>
          <w:rFonts w:ascii="Times New Roman" w:hAnsi="Times New Roman"/>
          <w:lang w:val="en-US"/>
        </w:rPr>
        <w:t>: 11</w:t>
      </w:r>
      <w:r w:rsidR="001A50C4" w:rsidRPr="005A5205">
        <w:rPr>
          <w:rStyle w:val="hps"/>
          <w:rFonts w:ascii="Times New Roman" w:hAnsi="Times New Roman"/>
          <w:lang w:val="en-US"/>
        </w:rPr>
        <w:t>/2</w:t>
      </w:r>
      <w:r>
        <w:rPr>
          <w:rStyle w:val="hps"/>
          <w:rFonts w:ascii="Times New Roman" w:hAnsi="Times New Roman"/>
          <w:lang w:val="en-US"/>
        </w:rPr>
        <w:t>0/2010</w:t>
      </w:r>
      <w:r w:rsidR="001A50C4" w:rsidRPr="005A5205">
        <w:rPr>
          <w:rStyle w:val="hps"/>
          <w:rFonts w:ascii="Times New Roman" w:hAnsi="Times New Roman"/>
          <w:lang w:val="en-US"/>
        </w:rPr>
        <w:t xml:space="preserve"> 12:00:00 AM</w:t>
      </w:r>
      <w:r w:rsidR="001A50C4" w:rsidRPr="005A5205">
        <w:rPr>
          <w:rStyle w:val="hps"/>
          <w:rFonts w:ascii="Times New Roman" w:hAnsi="Times New Roman"/>
          <w:lang w:val="en-US"/>
        </w:rPr>
        <w:tab/>
      </w:r>
    </w:p>
    <w:p w14:paraId="1F787013" w14:textId="77777777" w:rsidR="001A50C4" w:rsidRPr="004071B6" w:rsidRDefault="007B710C"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R²: 0.91, CV(RMSE) = 2.60</w:t>
      </w:r>
      <w:r w:rsidR="001A50C4">
        <w:rPr>
          <w:rStyle w:val="hps"/>
          <w:rFonts w:ascii="Times New Roman" w:hAnsi="Times New Roman"/>
          <w:lang w:val="en-US"/>
        </w:rPr>
        <w:t>%</w:t>
      </w:r>
      <w:r w:rsidR="001A50C4" w:rsidRPr="005A5205">
        <w:rPr>
          <w:rStyle w:val="hps"/>
          <w:rFonts w:ascii="Times New Roman" w:hAnsi="Times New Roman"/>
          <w:lang w:val="en-US"/>
        </w:rPr>
        <w:tab/>
      </w:r>
      <w:r w:rsidR="001A50C4" w:rsidRPr="004071B6">
        <w:rPr>
          <w:rStyle w:val="hps"/>
          <w:rFonts w:ascii="Times New Roman" w:hAnsi="Times New Roman"/>
          <w:lang w:val="en-US"/>
        </w:rPr>
        <w:tab/>
      </w:r>
    </w:p>
    <w:p w14:paraId="6A7043A5" w14:textId="77777777" w:rsidR="001A50C4" w:rsidRPr="005A5205" w:rsidRDefault="007B710C"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 xml:space="preserve">Number of </w:t>
      </w:r>
      <w:r w:rsidR="006E4A35">
        <w:rPr>
          <w:rStyle w:val="hps"/>
          <w:rFonts w:ascii="Times New Roman" w:hAnsi="Times New Roman"/>
          <w:lang w:val="en-US"/>
        </w:rPr>
        <w:t>d</w:t>
      </w:r>
      <w:r>
        <w:rPr>
          <w:rStyle w:val="hps"/>
          <w:rFonts w:ascii="Times New Roman" w:hAnsi="Times New Roman"/>
          <w:lang w:val="en-US"/>
        </w:rPr>
        <w:t xml:space="preserve">ata </w:t>
      </w:r>
      <w:r w:rsidR="006E4A35">
        <w:rPr>
          <w:rStyle w:val="hps"/>
          <w:rFonts w:ascii="Times New Roman" w:hAnsi="Times New Roman"/>
          <w:lang w:val="en-US"/>
        </w:rPr>
        <w:t>p</w:t>
      </w:r>
      <w:r>
        <w:rPr>
          <w:rStyle w:val="hps"/>
          <w:rFonts w:ascii="Times New Roman" w:hAnsi="Times New Roman"/>
          <w:lang w:val="en-US"/>
        </w:rPr>
        <w:t>oints: 4,537</w:t>
      </w:r>
      <w:r w:rsidR="001A50C4" w:rsidRPr="005A5205">
        <w:rPr>
          <w:rStyle w:val="hps"/>
          <w:rFonts w:ascii="Times New Roman" w:hAnsi="Times New Roman"/>
          <w:lang w:val="en-US"/>
        </w:rPr>
        <w:tab/>
      </w:r>
    </w:p>
    <w:p w14:paraId="6FDFFA5D" w14:textId="77777777" w:rsidR="001A50C4" w:rsidRPr="005A5205" w:rsidRDefault="001A50C4"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 xml:space="preserve">Analysis time interval: </w:t>
      </w:r>
      <w:r w:rsidRPr="005A5205">
        <w:rPr>
          <w:rStyle w:val="hps"/>
          <w:rFonts w:ascii="Times New Roman" w:hAnsi="Times New Roman"/>
          <w:lang w:val="en-US"/>
        </w:rPr>
        <w:t>Hourly</w:t>
      </w:r>
      <w:r w:rsidRPr="005A5205">
        <w:rPr>
          <w:rStyle w:val="hps"/>
          <w:rFonts w:ascii="Times New Roman" w:hAnsi="Times New Roman"/>
          <w:lang w:val="en-US"/>
        </w:rPr>
        <w:tab/>
      </w:r>
    </w:p>
    <w:p w14:paraId="7E94B16D" w14:textId="77777777" w:rsidR="001A50C4" w:rsidRPr="005A5205" w:rsidRDefault="001A50C4" w:rsidP="009C38D8">
      <w:pPr>
        <w:pStyle w:val="CELEFICNORMAL"/>
        <w:numPr>
          <w:ilvl w:val="1"/>
          <w:numId w:val="31"/>
        </w:numPr>
        <w:jc w:val="left"/>
        <w:rPr>
          <w:rStyle w:val="hps"/>
          <w:rFonts w:ascii="Times New Roman" w:hAnsi="Times New Roman"/>
          <w:lang w:val="en-US"/>
        </w:rPr>
      </w:pPr>
      <w:r w:rsidRPr="005A5205">
        <w:rPr>
          <w:rStyle w:val="hps"/>
          <w:rFonts w:ascii="Times New Roman" w:hAnsi="Times New Roman"/>
          <w:lang w:val="en-US"/>
        </w:rPr>
        <w:t>Independent</w:t>
      </w:r>
      <w:r>
        <w:rPr>
          <w:rStyle w:val="hps"/>
          <w:rFonts w:ascii="Times New Roman" w:hAnsi="Times New Roman"/>
          <w:lang w:val="en-US"/>
        </w:rPr>
        <w:t xml:space="preserve"> variable</w:t>
      </w:r>
      <w:r w:rsidRPr="005A5205">
        <w:rPr>
          <w:rStyle w:val="hps"/>
          <w:rFonts w:ascii="Times New Roman" w:hAnsi="Times New Roman"/>
          <w:lang w:val="en-US"/>
        </w:rPr>
        <w:t>: OAT</w:t>
      </w:r>
      <w:r w:rsidRPr="005A5205">
        <w:rPr>
          <w:rStyle w:val="hps"/>
          <w:rFonts w:ascii="Times New Roman" w:hAnsi="Times New Roman"/>
          <w:lang w:val="en-US"/>
        </w:rPr>
        <w:tab/>
      </w:r>
    </w:p>
    <w:p w14:paraId="29679551" w14:textId="77777777" w:rsidR="001A50C4" w:rsidRDefault="001A50C4" w:rsidP="009C38D8">
      <w:pPr>
        <w:pStyle w:val="CELEFICNORMAL"/>
        <w:numPr>
          <w:ilvl w:val="0"/>
          <w:numId w:val="31"/>
        </w:numPr>
        <w:jc w:val="left"/>
        <w:rPr>
          <w:rStyle w:val="hps"/>
          <w:rFonts w:ascii="Times New Roman" w:hAnsi="Times New Roman"/>
          <w:lang w:val="en-US"/>
        </w:rPr>
      </w:pPr>
      <w:r>
        <w:rPr>
          <w:rStyle w:val="hps"/>
          <w:rFonts w:ascii="Times New Roman" w:hAnsi="Times New Roman"/>
          <w:lang w:val="en-US"/>
        </w:rPr>
        <w:t xml:space="preserve">Figure </w:t>
      </w:r>
      <w:r w:rsidR="007B710C">
        <w:rPr>
          <w:rStyle w:val="hps"/>
          <w:rFonts w:ascii="Times New Roman" w:hAnsi="Times New Roman"/>
          <w:lang w:val="en-US"/>
        </w:rPr>
        <w:t>4</w:t>
      </w:r>
      <w:r>
        <w:rPr>
          <w:rStyle w:val="hps"/>
          <w:rFonts w:ascii="Times New Roman" w:hAnsi="Times New Roman"/>
          <w:lang w:val="en-US"/>
        </w:rPr>
        <w:t xml:space="preserve"> shows a month of the </w:t>
      </w:r>
      <w:r w:rsidR="007B710C">
        <w:rPr>
          <w:rStyle w:val="hps"/>
          <w:rFonts w:ascii="Times New Roman" w:hAnsi="Times New Roman"/>
          <w:lang w:val="en-US"/>
        </w:rPr>
        <w:t>post-installation</w:t>
      </w:r>
      <w:r>
        <w:rPr>
          <w:rStyle w:val="hps"/>
          <w:rFonts w:ascii="Times New Roman" w:hAnsi="Times New Roman"/>
          <w:lang w:val="en-US"/>
        </w:rPr>
        <w:t xml:space="preserve"> period hourly energy use data as well as the </w:t>
      </w:r>
      <w:r w:rsidR="007B710C">
        <w:rPr>
          <w:rStyle w:val="hps"/>
          <w:rFonts w:ascii="Times New Roman" w:hAnsi="Times New Roman"/>
          <w:lang w:val="en-US"/>
        </w:rPr>
        <w:t>post-installation</w:t>
      </w:r>
      <w:r>
        <w:rPr>
          <w:rStyle w:val="hps"/>
          <w:rFonts w:ascii="Times New Roman" w:hAnsi="Times New Roman"/>
          <w:lang w:val="en-US"/>
        </w:rPr>
        <w:t xml:space="preserve"> model’s predictions. </w:t>
      </w:r>
    </w:p>
    <w:p w14:paraId="05D7FB81" w14:textId="77777777" w:rsidR="007B710C" w:rsidRDefault="007B710C" w:rsidP="009C38D8">
      <w:pPr>
        <w:pStyle w:val="CELEFICNORMAL"/>
        <w:numPr>
          <w:ilvl w:val="0"/>
          <w:numId w:val="31"/>
        </w:numPr>
        <w:jc w:val="left"/>
        <w:rPr>
          <w:rStyle w:val="hps"/>
          <w:rFonts w:ascii="Times New Roman" w:hAnsi="Times New Roman"/>
          <w:lang w:val="en-US"/>
        </w:rPr>
      </w:pPr>
      <w:r>
        <w:rPr>
          <w:rStyle w:val="hps"/>
          <w:rFonts w:ascii="Times New Roman" w:hAnsi="Times New Roman"/>
          <w:lang w:val="en-US"/>
        </w:rPr>
        <w:t>T</w:t>
      </w:r>
      <w:r w:rsidR="001A50C4">
        <w:rPr>
          <w:rStyle w:val="hps"/>
          <w:rFonts w:ascii="Times New Roman" w:hAnsi="Times New Roman"/>
          <w:lang w:val="en-US"/>
        </w:rPr>
        <w:t xml:space="preserve">he standard error of regression is determined. </w:t>
      </w:r>
    </w:p>
    <w:p w14:paraId="49D82462" w14:textId="77777777" w:rsidR="001A50C4" w:rsidRDefault="001A50C4"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 xml:space="preserve">The standard error of regression was calculated by exporting the </w:t>
      </w:r>
      <w:r w:rsidR="007B710C">
        <w:rPr>
          <w:rStyle w:val="hps"/>
          <w:rFonts w:ascii="Times New Roman" w:hAnsi="Times New Roman"/>
          <w:lang w:val="en-US"/>
        </w:rPr>
        <w:t>post-installation</w:t>
      </w:r>
      <w:r>
        <w:rPr>
          <w:rStyle w:val="hps"/>
          <w:rFonts w:ascii="Times New Roman" w:hAnsi="Times New Roman"/>
          <w:lang w:val="en-US"/>
        </w:rPr>
        <w:t xml:space="preserve"> period hourly measured (</w:t>
      </w:r>
      <w:r w:rsidRPr="00657D69">
        <w:rPr>
          <w:rStyle w:val="hps"/>
          <w:rFonts w:ascii="Times New Roman" w:hAnsi="Times New Roman"/>
          <w:i/>
          <w:lang w:val="en-US"/>
        </w:rPr>
        <w:t>Y</w:t>
      </w:r>
      <w:r w:rsidRPr="00657D69">
        <w:rPr>
          <w:rStyle w:val="hps"/>
          <w:rFonts w:ascii="Times New Roman" w:hAnsi="Times New Roman"/>
          <w:i/>
          <w:vertAlign w:val="subscript"/>
          <w:lang w:val="en-US"/>
        </w:rPr>
        <w:t>i</w:t>
      </w:r>
      <w:r>
        <w:rPr>
          <w:rStyle w:val="hps"/>
          <w:rFonts w:ascii="Times New Roman" w:hAnsi="Times New Roman"/>
          <w:lang w:val="en-US"/>
        </w:rPr>
        <w:t>) and predicted values (</w:t>
      </w:r>
      <w:proofErr w:type="spellStart"/>
      <w:r>
        <w:rPr>
          <w:rStyle w:val="hps"/>
          <w:rFonts w:ascii="Times New Roman" w:hAnsi="Times New Roman"/>
          <w:i/>
          <w:lang w:val="en-US"/>
        </w:rPr>
        <w:t>Ŷ</w:t>
      </w:r>
      <w:r w:rsidRPr="00657D69">
        <w:rPr>
          <w:rStyle w:val="hps"/>
          <w:rFonts w:ascii="Times New Roman" w:hAnsi="Times New Roman"/>
          <w:i/>
          <w:vertAlign w:val="subscript"/>
          <w:lang w:val="en-US"/>
        </w:rPr>
        <w:t>i</w:t>
      </w:r>
      <w:proofErr w:type="spellEnd"/>
      <w:r>
        <w:rPr>
          <w:rStyle w:val="hps"/>
          <w:rFonts w:ascii="Times New Roman" w:hAnsi="Times New Roman"/>
          <w:lang w:val="en-US"/>
        </w:rPr>
        <w:t xml:space="preserve">) of kWh into a spreadsheet and carrying out equation (1). For the </w:t>
      </w:r>
      <w:r w:rsidR="007B710C">
        <w:rPr>
          <w:rStyle w:val="hps"/>
          <w:rFonts w:ascii="Times New Roman" w:hAnsi="Times New Roman"/>
          <w:lang w:val="en-US"/>
        </w:rPr>
        <w:t xml:space="preserve">post-installation </w:t>
      </w:r>
      <w:r>
        <w:rPr>
          <w:rStyle w:val="hps"/>
          <w:rFonts w:ascii="Times New Roman" w:hAnsi="Times New Roman"/>
          <w:lang w:val="en-US"/>
        </w:rPr>
        <w:t xml:space="preserve">model, n = </w:t>
      </w:r>
      <w:r w:rsidR="007B710C">
        <w:rPr>
          <w:rStyle w:val="hps"/>
          <w:rFonts w:ascii="Times New Roman" w:hAnsi="Times New Roman"/>
          <w:lang w:val="en-US"/>
        </w:rPr>
        <w:t xml:space="preserve">4,537 </w:t>
      </w:r>
      <w:r>
        <w:rPr>
          <w:rStyle w:val="hps"/>
          <w:rFonts w:ascii="Times New Roman" w:hAnsi="Times New Roman"/>
          <w:lang w:val="en-US"/>
        </w:rPr>
        <w:t xml:space="preserve">points, k </w:t>
      </w:r>
      <w:r w:rsidR="006E4A35">
        <w:rPr>
          <w:rStyle w:val="hps"/>
          <w:rFonts w:ascii="Times New Roman" w:hAnsi="Times New Roman"/>
          <w:lang w:val="en-US"/>
        </w:rPr>
        <w:t xml:space="preserve">= </w:t>
      </w:r>
      <w:r>
        <w:rPr>
          <w:rStyle w:val="hps"/>
          <w:rFonts w:ascii="Times New Roman" w:hAnsi="Times New Roman"/>
          <w:lang w:val="en-US"/>
        </w:rPr>
        <w:t>174</w:t>
      </w:r>
      <w:r w:rsidR="006E4A35">
        <w:rPr>
          <w:rStyle w:val="hps"/>
          <w:rFonts w:ascii="Times New Roman" w:hAnsi="Times New Roman"/>
          <w:lang w:val="en-US"/>
        </w:rPr>
        <w:t xml:space="preserve"> as before</w:t>
      </w:r>
      <w:r>
        <w:rPr>
          <w:rStyle w:val="hps"/>
          <w:rFonts w:ascii="Times New Roman" w:hAnsi="Times New Roman"/>
          <w:lang w:val="en-US"/>
        </w:rPr>
        <w:t xml:space="preserve">. Using these values, </w:t>
      </w:r>
      <w:r w:rsidRPr="00657D69">
        <w:rPr>
          <w:rStyle w:val="hps"/>
          <w:rFonts w:ascii="Times New Roman" w:hAnsi="Times New Roman"/>
          <w:i/>
          <w:lang w:val="en-US"/>
        </w:rPr>
        <w:t>SE</w:t>
      </w:r>
      <w:r w:rsidRPr="00657D69">
        <w:rPr>
          <w:rStyle w:val="hps"/>
          <w:rFonts w:ascii="Times New Roman" w:hAnsi="Times New Roman"/>
          <w:i/>
          <w:vertAlign w:val="subscript"/>
          <w:lang w:val="en-US"/>
        </w:rPr>
        <w:t>Ŷ</w:t>
      </w:r>
      <w:r>
        <w:rPr>
          <w:rStyle w:val="hps"/>
          <w:rFonts w:ascii="Times New Roman" w:hAnsi="Times New Roman"/>
          <w:lang w:val="en-US"/>
        </w:rPr>
        <w:t xml:space="preserve"> = </w:t>
      </w:r>
      <w:r w:rsidR="007B710C">
        <w:rPr>
          <w:rStyle w:val="hps"/>
          <w:rFonts w:ascii="Times New Roman" w:hAnsi="Times New Roman"/>
          <w:lang w:val="en-US"/>
        </w:rPr>
        <w:t>21.0</w:t>
      </w:r>
      <w:r>
        <w:rPr>
          <w:rStyle w:val="hps"/>
          <w:rFonts w:ascii="Times New Roman" w:hAnsi="Times New Roman"/>
          <w:lang w:val="en-US"/>
        </w:rPr>
        <w:t xml:space="preserve"> kWh. This calculation and the first few rows of the spreadsheet are shown in Table </w:t>
      </w:r>
      <w:r w:rsidR="007B710C">
        <w:rPr>
          <w:rStyle w:val="hps"/>
          <w:rFonts w:ascii="Times New Roman" w:hAnsi="Times New Roman"/>
          <w:lang w:val="en-US"/>
        </w:rPr>
        <w:t>2</w:t>
      </w:r>
      <w:r>
        <w:rPr>
          <w:rStyle w:val="hps"/>
          <w:rFonts w:ascii="Times New Roman" w:hAnsi="Times New Roman"/>
          <w:lang w:val="en-US"/>
        </w:rPr>
        <w:t>.</w:t>
      </w:r>
    </w:p>
    <w:p w14:paraId="03F89700" w14:textId="77777777" w:rsidR="001A50C4" w:rsidRDefault="001A50C4" w:rsidP="009C38D8">
      <w:pPr>
        <w:pStyle w:val="CELEFICNORMAL"/>
        <w:jc w:val="left"/>
        <w:rPr>
          <w:rStyle w:val="hps"/>
          <w:rFonts w:ascii="Times New Roman" w:hAnsi="Times New Roman"/>
          <w:lang w:val="en-US"/>
        </w:rPr>
      </w:pPr>
    </w:p>
    <w:p w14:paraId="72C594D8" w14:textId="77777777" w:rsidR="001A50C4" w:rsidRPr="004C25C0" w:rsidRDefault="001A50C4" w:rsidP="001A50C4">
      <w:pPr>
        <w:pStyle w:val="Caption"/>
        <w:keepNext/>
      </w:pPr>
      <w:r w:rsidRPr="004C25C0">
        <w:lastRenderedPageBreak/>
        <w:t xml:space="preserve">Table </w:t>
      </w:r>
      <w:r w:rsidR="007B710C">
        <w:t>2</w:t>
      </w:r>
      <w:r w:rsidRPr="004C25C0">
        <w:t xml:space="preserve">. </w:t>
      </w:r>
      <w:r w:rsidR="007B710C">
        <w:t>Post-Installation</w:t>
      </w:r>
      <w:r w:rsidRPr="004C25C0">
        <w:t xml:space="preserve"> Model Analysis Spreadsheet.</w:t>
      </w:r>
    </w:p>
    <w:p w14:paraId="20EC0500" w14:textId="77777777" w:rsidR="001A50C4" w:rsidRDefault="007B710C" w:rsidP="00D14F80">
      <w:pPr>
        <w:pStyle w:val="CELEFICNORMAL"/>
        <w:jc w:val="center"/>
        <w:rPr>
          <w:rStyle w:val="hps"/>
          <w:rFonts w:ascii="Times New Roman" w:hAnsi="Times New Roman"/>
          <w:lang w:val="en-US"/>
        </w:rPr>
      </w:pPr>
      <w:r w:rsidRPr="007B710C">
        <w:rPr>
          <w:noProof/>
          <w:lang w:val="en-US" w:eastAsia="en-US"/>
        </w:rPr>
        <w:drawing>
          <wp:inline distT="0" distB="0" distL="0" distR="0" wp14:anchorId="7EA2E10D" wp14:editId="54B2714A">
            <wp:extent cx="5043152" cy="1307950"/>
            <wp:effectExtent l="0" t="0" r="5715" b="698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054824" cy="1310977"/>
                    </a:xfrm>
                    <a:prstGeom prst="rect">
                      <a:avLst/>
                    </a:prstGeom>
                    <a:noFill/>
                    <a:ln w="9525">
                      <a:noFill/>
                      <a:miter lim="800000"/>
                      <a:headEnd/>
                      <a:tailEnd/>
                    </a:ln>
                  </pic:spPr>
                </pic:pic>
              </a:graphicData>
            </a:graphic>
          </wp:inline>
        </w:drawing>
      </w:r>
    </w:p>
    <w:p w14:paraId="1988A572" w14:textId="77777777" w:rsidR="001A50C4" w:rsidRDefault="001A50C4" w:rsidP="001A50C4">
      <w:pPr>
        <w:pStyle w:val="CELEFICNORMAL"/>
        <w:rPr>
          <w:rStyle w:val="hps"/>
          <w:rFonts w:ascii="Times New Roman" w:hAnsi="Times New Roman"/>
          <w:lang w:val="en-US"/>
        </w:rPr>
      </w:pPr>
    </w:p>
    <w:p w14:paraId="2A3FD517" w14:textId="551A5B7F" w:rsidR="001A50C4" w:rsidRPr="004C25C0" w:rsidRDefault="001A50C4" w:rsidP="009C38D8">
      <w:pPr>
        <w:pStyle w:val="CELEFICNORMAL"/>
        <w:numPr>
          <w:ilvl w:val="1"/>
          <w:numId w:val="31"/>
        </w:numPr>
        <w:jc w:val="left"/>
        <w:rPr>
          <w:rStyle w:val="hps"/>
          <w:rFonts w:ascii="Times New Roman" w:hAnsi="Times New Roman"/>
          <w:lang w:val="en-US"/>
        </w:rPr>
      </w:pPr>
      <w:r>
        <w:rPr>
          <w:rStyle w:val="hps"/>
          <w:rFonts w:ascii="Times New Roman" w:hAnsi="Times New Roman"/>
          <w:lang w:val="en-US"/>
        </w:rPr>
        <w:t xml:space="preserve">The model residuals are </w:t>
      </w:r>
      <w:r w:rsidR="007B710C">
        <w:rPr>
          <w:rStyle w:val="hps"/>
          <w:rFonts w:ascii="Times New Roman" w:hAnsi="Times New Roman"/>
          <w:lang w:val="en-US"/>
        </w:rPr>
        <w:t>shown in Figure 5, which</w:t>
      </w:r>
      <w:r>
        <w:rPr>
          <w:rStyle w:val="hps"/>
          <w:rFonts w:ascii="Times New Roman" w:hAnsi="Times New Roman"/>
          <w:lang w:val="en-US"/>
        </w:rPr>
        <w:t xml:space="preserve"> shows that the</w:t>
      </w:r>
      <w:r w:rsidR="009C38D8">
        <w:rPr>
          <w:rStyle w:val="hps"/>
          <w:rFonts w:ascii="Times New Roman" w:hAnsi="Times New Roman"/>
          <w:lang w:val="en-US"/>
        </w:rPr>
        <w:t>y</w:t>
      </w:r>
      <w:r>
        <w:rPr>
          <w:rStyle w:val="hps"/>
          <w:rFonts w:ascii="Times New Roman" w:hAnsi="Times New Roman"/>
          <w:lang w:val="en-US"/>
        </w:rPr>
        <w:t xml:space="preserve"> do not exhibit a pattern and appear r</w:t>
      </w:r>
      <w:r w:rsidR="007B710C">
        <w:rPr>
          <w:rStyle w:val="hps"/>
          <w:rFonts w:ascii="Times New Roman" w:hAnsi="Times New Roman"/>
          <w:lang w:val="en-US"/>
        </w:rPr>
        <w:t>andomly spaced about the 0 axis</w:t>
      </w:r>
      <w:r>
        <w:rPr>
          <w:rStyle w:val="hps"/>
          <w:rFonts w:ascii="Times New Roman" w:hAnsi="Times New Roman"/>
          <w:lang w:val="en-US"/>
        </w:rPr>
        <w:t>.</w:t>
      </w:r>
    </w:p>
    <w:p w14:paraId="6DDEA28D" w14:textId="77777777" w:rsidR="001A50C4" w:rsidRPr="00DC389A" w:rsidRDefault="006E4A35" w:rsidP="007B710C">
      <w:pPr>
        <w:pStyle w:val="CELEFICNORMAL"/>
        <w:numPr>
          <w:ilvl w:val="1"/>
          <w:numId w:val="31"/>
        </w:numPr>
        <w:rPr>
          <w:rStyle w:val="hps"/>
        </w:rPr>
      </w:pPr>
      <w:r>
        <w:rPr>
          <w:rStyle w:val="hps"/>
          <w:rFonts w:ascii="Times New Roman" w:hAnsi="Times New Roman"/>
          <w:lang w:val="en-US"/>
        </w:rPr>
        <w:t>As in the baseline case, t</w:t>
      </w:r>
      <w:r w:rsidR="001A50C4">
        <w:rPr>
          <w:rStyle w:val="hps"/>
          <w:rFonts w:ascii="Times New Roman" w:hAnsi="Times New Roman"/>
          <w:lang w:val="en-US"/>
        </w:rPr>
        <w:t>he time of week and temperature model i</w:t>
      </w:r>
      <w:r>
        <w:rPr>
          <w:rStyle w:val="hps"/>
          <w:rFonts w:ascii="Times New Roman" w:hAnsi="Times New Roman"/>
          <w:lang w:val="en-US"/>
        </w:rPr>
        <w:t>s known to have autocorrelation.</w:t>
      </w:r>
      <w:r w:rsidR="001A50C4">
        <w:rPr>
          <w:rStyle w:val="hps"/>
          <w:rFonts w:ascii="Times New Roman" w:hAnsi="Times New Roman"/>
          <w:lang w:val="en-US"/>
        </w:rPr>
        <w:t xml:space="preserve"> </w:t>
      </w:r>
      <w:r>
        <w:rPr>
          <w:rStyle w:val="hps"/>
          <w:rFonts w:ascii="Times New Roman" w:hAnsi="Times New Roman"/>
          <w:lang w:val="en-US"/>
        </w:rPr>
        <w:t xml:space="preserve">A </w:t>
      </w:r>
      <w:r w:rsidR="001A50C4">
        <w:rPr>
          <w:rStyle w:val="hps"/>
          <w:rFonts w:ascii="Times New Roman" w:hAnsi="Times New Roman"/>
          <w:lang w:val="en-US"/>
        </w:rPr>
        <w:t xml:space="preserve">discussion </w:t>
      </w:r>
      <w:r>
        <w:rPr>
          <w:rStyle w:val="hps"/>
          <w:rFonts w:ascii="Times New Roman" w:hAnsi="Times New Roman"/>
          <w:lang w:val="en-US"/>
        </w:rPr>
        <w:t xml:space="preserve">on autocorrelation </w:t>
      </w:r>
      <w:r w:rsidR="001A50C4">
        <w:rPr>
          <w:rStyle w:val="hps"/>
          <w:rFonts w:ascii="Times New Roman" w:hAnsi="Times New Roman"/>
          <w:lang w:val="en-US"/>
        </w:rPr>
        <w:t xml:space="preserve">is included in Appendix B. </w:t>
      </w:r>
    </w:p>
    <w:p w14:paraId="110EFB34" w14:textId="77777777" w:rsidR="001A50C4" w:rsidRDefault="001A50C4" w:rsidP="001A50C4">
      <w:pPr>
        <w:pStyle w:val="CELEFICNORMAL"/>
        <w:keepNext/>
        <w:ind w:left="720"/>
        <w:rPr>
          <w:rStyle w:val="hps"/>
          <w:rFonts w:ascii="Times New Roman" w:hAnsi="Times New Roman"/>
          <w:lang w:val="en-US"/>
        </w:rPr>
      </w:pPr>
    </w:p>
    <w:p w14:paraId="06C7B6A9" w14:textId="77777777" w:rsidR="001A50C4" w:rsidRPr="00DC389A" w:rsidRDefault="001A50C4" w:rsidP="007B710C">
      <w:pPr>
        <w:pStyle w:val="CELEFICNORMAL"/>
        <w:keepNext/>
        <w:rPr>
          <w:rFonts w:ascii="Times New Roman" w:hAnsi="Times New Roman"/>
          <w:b/>
          <w:bCs/>
          <w:color w:val="9BBB59" w:themeColor="accent3"/>
          <w:sz w:val="20"/>
          <w:szCs w:val="18"/>
        </w:rPr>
      </w:pPr>
      <w:r w:rsidRPr="00DC389A">
        <w:rPr>
          <w:rFonts w:ascii="Times New Roman" w:hAnsi="Times New Roman"/>
          <w:b/>
          <w:bCs/>
          <w:color w:val="9BBB59" w:themeColor="accent3"/>
          <w:sz w:val="20"/>
          <w:szCs w:val="18"/>
        </w:rPr>
        <w:t xml:space="preserve">Figure </w:t>
      </w:r>
      <w:r w:rsidR="007B710C">
        <w:rPr>
          <w:rFonts w:ascii="Times New Roman" w:hAnsi="Times New Roman"/>
          <w:b/>
          <w:bCs/>
          <w:color w:val="9BBB59" w:themeColor="accent3"/>
          <w:sz w:val="20"/>
          <w:szCs w:val="18"/>
        </w:rPr>
        <w:t>4</w:t>
      </w:r>
      <w:r w:rsidRPr="00DC389A">
        <w:rPr>
          <w:rFonts w:ascii="Times New Roman" w:hAnsi="Times New Roman"/>
          <w:b/>
          <w:bCs/>
          <w:color w:val="9BBB59" w:themeColor="accent3"/>
          <w:sz w:val="20"/>
          <w:szCs w:val="18"/>
        </w:rPr>
        <w:t xml:space="preserve">. </w:t>
      </w:r>
      <w:r w:rsidR="007B710C">
        <w:rPr>
          <w:rFonts w:ascii="Times New Roman" w:hAnsi="Times New Roman"/>
          <w:b/>
          <w:bCs/>
          <w:color w:val="9BBB59" w:themeColor="accent3"/>
          <w:sz w:val="20"/>
          <w:szCs w:val="18"/>
        </w:rPr>
        <w:t>Post-</w:t>
      </w:r>
      <w:proofErr w:type="spellStart"/>
      <w:r w:rsidR="007B710C">
        <w:rPr>
          <w:rFonts w:ascii="Times New Roman" w:hAnsi="Times New Roman"/>
          <w:b/>
          <w:bCs/>
          <w:color w:val="9BBB59" w:themeColor="accent3"/>
          <w:sz w:val="20"/>
          <w:szCs w:val="18"/>
        </w:rPr>
        <w:t>Installation</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Period</w:t>
      </w:r>
      <w:proofErr w:type="spellEnd"/>
      <w:r w:rsidRPr="00DC389A">
        <w:rPr>
          <w:rFonts w:ascii="Times New Roman" w:hAnsi="Times New Roman"/>
          <w:b/>
          <w:bCs/>
          <w:color w:val="9BBB59" w:themeColor="accent3"/>
          <w:sz w:val="20"/>
          <w:szCs w:val="18"/>
        </w:rPr>
        <w:t xml:space="preserve"> Data and </w:t>
      </w:r>
      <w:proofErr w:type="spellStart"/>
      <w:r w:rsidRPr="00DC389A">
        <w:rPr>
          <w:rFonts w:ascii="Times New Roman" w:hAnsi="Times New Roman"/>
          <w:b/>
          <w:bCs/>
          <w:color w:val="9BBB59" w:themeColor="accent3"/>
          <w:sz w:val="20"/>
          <w:szCs w:val="18"/>
        </w:rPr>
        <w:t>Model</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Predictions</w:t>
      </w:r>
      <w:proofErr w:type="spellEnd"/>
      <w:r w:rsidRPr="00DC389A">
        <w:rPr>
          <w:rFonts w:ascii="Times New Roman" w:hAnsi="Times New Roman"/>
          <w:b/>
          <w:bCs/>
          <w:color w:val="9BBB59" w:themeColor="accent3"/>
          <w:sz w:val="20"/>
          <w:szCs w:val="18"/>
        </w:rPr>
        <w:t>.</w:t>
      </w:r>
      <w:r>
        <w:rPr>
          <w:rFonts w:ascii="Times New Roman" w:hAnsi="Times New Roman"/>
          <w:b/>
          <w:bCs/>
          <w:color w:val="9BBB59" w:themeColor="accent3"/>
          <w:sz w:val="20"/>
          <w:szCs w:val="18"/>
        </w:rPr>
        <w:t xml:space="preserve">  </w:t>
      </w:r>
    </w:p>
    <w:p w14:paraId="36B730C9" w14:textId="77777777" w:rsidR="001A50C4" w:rsidRPr="004071B6" w:rsidRDefault="007B710C" w:rsidP="00D14F80">
      <w:pPr>
        <w:jc w:val="center"/>
      </w:pPr>
      <w:r>
        <w:rPr>
          <w:noProof/>
          <w:lang w:eastAsia="en-US"/>
        </w:rPr>
        <w:drawing>
          <wp:inline distT="0" distB="0" distL="0" distR="0" wp14:anchorId="348FA896" wp14:editId="4D5E50F4">
            <wp:extent cx="3715328" cy="2209800"/>
            <wp:effectExtent l="0" t="0" r="0" b="0"/>
            <wp:docPr id="36" name="Picture 35" descr="1 month post-install model an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month post-install model and data.jpg"/>
                    <pic:cNvPicPr/>
                  </pic:nvPicPr>
                  <pic:blipFill>
                    <a:blip r:embed="rId20" cstate="print"/>
                    <a:stretch>
                      <a:fillRect/>
                    </a:stretch>
                  </pic:blipFill>
                  <pic:spPr>
                    <a:xfrm>
                      <a:off x="0" y="0"/>
                      <a:ext cx="3729962" cy="2218504"/>
                    </a:xfrm>
                    <a:prstGeom prst="rect">
                      <a:avLst/>
                    </a:prstGeom>
                  </pic:spPr>
                </pic:pic>
              </a:graphicData>
            </a:graphic>
          </wp:inline>
        </w:drawing>
      </w:r>
    </w:p>
    <w:p w14:paraId="2CD75C1F" w14:textId="77777777" w:rsidR="001A50C4" w:rsidRPr="00330BD3" w:rsidRDefault="001A50C4" w:rsidP="001A50C4">
      <w:pPr>
        <w:pStyle w:val="CELEFICNORMAL"/>
        <w:rPr>
          <w:rFonts w:ascii="Times New Roman" w:hAnsi="Times New Roman"/>
          <w:b/>
          <w:bCs/>
          <w:color w:val="9BBB59" w:themeColor="accent3"/>
          <w:sz w:val="20"/>
          <w:szCs w:val="18"/>
        </w:rPr>
      </w:pPr>
      <w:r w:rsidRPr="00330BD3">
        <w:rPr>
          <w:rFonts w:ascii="Times New Roman" w:hAnsi="Times New Roman"/>
          <w:b/>
          <w:bCs/>
          <w:color w:val="9BBB59" w:themeColor="accent3"/>
          <w:sz w:val="20"/>
          <w:szCs w:val="18"/>
        </w:rPr>
        <w:t xml:space="preserve">Figure </w:t>
      </w:r>
      <w:r w:rsidR="007B710C">
        <w:rPr>
          <w:rFonts w:ascii="Times New Roman" w:hAnsi="Times New Roman"/>
          <w:b/>
          <w:bCs/>
          <w:color w:val="9BBB59" w:themeColor="accent3"/>
          <w:sz w:val="20"/>
          <w:szCs w:val="18"/>
        </w:rPr>
        <w:t>5</w:t>
      </w:r>
      <w:r w:rsidRPr="00330BD3">
        <w:rPr>
          <w:rFonts w:ascii="Times New Roman" w:hAnsi="Times New Roman"/>
          <w:b/>
          <w:bCs/>
          <w:color w:val="9BBB59" w:themeColor="accent3"/>
          <w:sz w:val="20"/>
          <w:szCs w:val="18"/>
        </w:rPr>
        <w:t xml:space="preserve">. </w:t>
      </w:r>
      <w:r w:rsidR="007B710C">
        <w:rPr>
          <w:rFonts w:ascii="Times New Roman" w:hAnsi="Times New Roman"/>
          <w:b/>
          <w:bCs/>
          <w:color w:val="9BBB59" w:themeColor="accent3"/>
          <w:sz w:val="20"/>
          <w:szCs w:val="18"/>
        </w:rPr>
        <w:t>Post-</w:t>
      </w:r>
      <w:proofErr w:type="spellStart"/>
      <w:r w:rsidR="007B710C">
        <w:rPr>
          <w:rFonts w:ascii="Times New Roman" w:hAnsi="Times New Roman"/>
          <w:b/>
          <w:bCs/>
          <w:color w:val="9BBB59" w:themeColor="accent3"/>
          <w:sz w:val="20"/>
          <w:szCs w:val="18"/>
        </w:rPr>
        <w:t>Installation</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Model</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Residuals</w:t>
      </w:r>
      <w:proofErr w:type="spellEnd"/>
      <w:r w:rsidRPr="00330BD3">
        <w:rPr>
          <w:rFonts w:ascii="Times New Roman" w:hAnsi="Times New Roman"/>
          <w:b/>
          <w:bCs/>
          <w:color w:val="9BBB59" w:themeColor="accent3"/>
          <w:sz w:val="20"/>
          <w:szCs w:val="18"/>
        </w:rPr>
        <w:t xml:space="preserve"> versus </w:t>
      </w:r>
      <w:proofErr w:type="spellStart"/>
      <w:r w:rsidRPr="00330BD3">
        <w:rPr>
          <w:rFonts w:ascii="Times New Roman" w:hAnsi="Times New Roman"/>
          <w:b/>
          <w:bCs/>
          <w:color w:val="9BBB59" w:themeColor="accent3"/>
          <w:sz w:val="20"/>
          <w:szCs w:val="18"/>
        </w:rPr>
        <w:t>Predicted</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Values</w:t>
      </w:r>
      <w:proofErr w:type="spellEnd"/>
      <w:r w:rsidRPr="00330BD3">
        <w:rPr>
          <w:rFonts w:ascii="Times New Roman" w:hAnsi="Times New Roman"/>
          <w:b/>
          <w:bCs/>
          <w:color w:val="9BBB59" w:themeColor="accent3"/>
          <w:sz w:val="20"/>
          <w:szCs w:val="18"/>
        </w:rPr>
        <w:t>.</w:t>
      </w:r>
    </w:p>
    <w:p w14:paraId="5CF5E794" w14:textId="77777777" w:rsidR="001A50C4" w:rsidRDefault="001A50C4" w:rsidP="001A50C4">
      <w:pPr>
        <w:pStyle w:val="CELEFICNORMAL"/>
        <w:rPr>
          <w:rStyle w:val="hps"/>
          <w:rFonts w:ascii="Times New Roman" w:hAnsi="Times New Roman"/>
          <w:lang w:val="en-US"/>
        </w:rPr>
      </w:pPr>
    </w:p>
    <w:p w14:paraId="60C1FC32" w14:textId="77777777" w:rsidR="001A50C4" w:rsidRDefault="007B710C" w:rsidP="00D14F80">
      <w:pPr>
        <w:pStyle w:val="CELEFICNORMAL"/>
        <w:jc w:val="center"/>
        <w:rPr>
          <w:rStyle w:val="hps"/>
          <w:rFonts w:ascii="Times New Roman" w:hAnsi="Times New Roman"/>
          <w:lang w:val="en-US"/>
        </w:rPr>
      </w:pPr>
      <w:r w:rsidRPr="007B710C">
        <w:rPr>
          <w:noProof/>
          <w:lang w:val="en-US" w:eastAsia="en-US"/>
        </w:rPr>
        <w:drawing>
          <wp:inline distT="0" distB="0" distL="0" distR="0" wp14:anchorId="60F7DD86" wp14:editId="4E231004">
            <wp:extent cx="3591688" cy="2133236"/>
            <wp:effectExtent l="0" t="0" r="8890" b="63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594455" cy="2134879"/>
                    </a:xfrm>
                    <a:prstGeom prst="rect">
                      <a:avLst/>
                    </a:prstGeom>
                    <a:noFill/>
                    <a:ln w="9525">
                      <a:noFill/>
                      <a:miter lim="800000"/>
                      <a:headEnd/>
                      <a:tailEnd/>
                    </a:ln>
                  </pic:spPr>
                </pic:pic>
              </a:graphicData>
            </a:graphic>
          </wp:inline>
        </w:drawing>
      </w:r>
    </w:p>
    <w:p w14:paraId="1F692A95" w14:textId="77777777" w:rsidR="00580518" w:rsidRDefault="00883FF3" w:rsidP="009C38D8">
      <w:pPr>
        <w:pStyle w:val="Heading3"/>
        <w:rPr>
          <w:rStyle w:val="hps"/>
          <w:sz w:val="22"/>
        </w:rPr>
      </w:pPr>
      <w:r w:rsidRPr="00B31FF7">
        <w:t>6. Savings and Uncertainty</w:t>
      </w:r>
    </w:p>
    <w:p w14:paraId="20936B79" w14:textId="77777777" w:rsidR="00B60B30" w:rsidRPr="00B31FF7" w:rsidRDefault="00B60B30" w:rsidP="00B60B30">
      <w:pPr>
        <w:pStyle w:val="ListParagraph"/>
        <w:numPr>
          <w:ilvl w:val="0"/>
          <w:numId w:val="27"/>
        </w:numPr>
        <w:contextualSpacing/>
        <w:rPr>
          <w:rStyle w:val="hps"/>
          <w:sz w:val="22"/>
        </w:rPr>
      </w:pPr>
      <w:r w:rsidRPr="00B31FF7">
        <w:rPr>
          <w:rStyle w:val="hps"/>
          <w:sz w:val="22"/>
        </w:rPr>
        <w:t>Non-routine adjustments, or adjustments to energy use based on unexpected increases or decreases in load were not detected in the building during the baseline or post-installation monitoring periods.</w:t>
      </w:r>
      <w:r w:rsidR="00E67AF7">
        <w:rPr>
          <w:rStyle w:val="hps"/>
          <w:sz w:val="22"/>
        </w:rPr>
        <w:t xml:space="preserve"> The savings will be determined based only on routine adjustments in this example.</w:t>
      </w:r>
    </w:p>
    <w:p w14:paraId="528ED686" w14:textId="77777777" w:rsidR="00B60B30" w:rsidRPr="00B31FF7" w:rsidRDefault="00B60B30" w:rsidP="00B60B30">
      <w:pPr>
        <w:contextualSpacing/>
        <w:rPr>
          <w:rStyle w:val="hps"/>
          <w:sz w:val="22"/>
        </w:rPr>
      </w:pPr>
    </w:p>
    <w:p w14:paraId="4CC8BD27" w14:textId="77777777" w:rsidR="00B60B30" w:rsidRPr="00B31FF7" w:rsidRDefault="00B60B30" w:rsidP="00B60B30">
      <w:pPr>
        <w:pStyle w:val="ListParagraph"/>
        <w:numPr>
          <w:ilvl w:val="0"/>
          <w:numId w:val="27"/>
        </w:numPr>
        <w:contextualSpacing/>
        <w:rPr>
          <w:rStyle w:val="hps"/>
          <w:sz w:val="22"/>
        </w:rPr>
      </w:pPr>
      <w:r w:rsidRPr="00B31FF7">
        <w:rPr>
          <w:rStyle w:val="hps"/>
          <w:sz w:val="22"/>
        </w:rPr>
        <w:lastRenderedPageBreak/>
        <w:t xml:space="preserve">Annual savings estimates were derived based on adjustments of baseline and post-installation energy use to typical meteorological year (TMY) weather conditions for this climate zone. </w:t>
      </w:r>
      <w:r w:rsidR="00E67AF7">
        <w:rPr>
          <w:rStyle w:val="hps"/>
          <w:sz w:val="22"/>
        </w:rPr>
        <w:t xml:space="preserve">The date and time, and OAT </w:t>
      </w:r>
      <w:r w:rsidR="006E4A35">
        <w:rPr>
          <w:rStyle w:val="hps"/>
          <w:sz w:val="22"/>
        </w:rPr>
        <w:t xml:space="preserve">(dry-bulb) </w:t>
      </w:r>
      <w:r w:rsidR="00E67AF7">
        <w:rPr>
          <w:rStyle w:val="hps"/>
          <w:sz w:val="22"/>
        </w:rPr>
        <w:t xml:space="preserve">values for each hour in the TMY dataset were input into the UT software M&amp;V analysis module. The adjusted baseline energy use, and adjusted post-installation energy use under TMY conditions was determined. </w:t>
      </w:r>
      <w:r w:rsidRPr="00B31FF7">
        <w:rPr>
          <w:rStyle w:val="hps"/>
          <w:sz w:val="22"/>
        </w:rPr>
        <w:t xml:space="preserve">Figure </w:t>
      </w:r>
      <w:r w:rsidR="00E67AF7">
        <w:rPr>
          <w:rStyle w:val="hps"/>
          <w:sz w:val="22"/>
        </w:rPr>
        <w:t>6</w:t>
      </w:r>
      <w:r w:rsidRPr="00B31FF7">
        <w:rPr>
          <w:rStyle w:val="hps"/>
          <w:sz w:val="22"/>
        </w:rPr>
        <w:t xml:space="preserve"> shows the adjusted baseline </w:t>
      </w:r>
      <w:r w:rsidR="006E4A35">
        <w:rPr>
          <w:rStyle w:val="hps"/>
          <w:sz w:val="22"/>
        </w:rPr>
        <w:t xml:space="preserve">energy use </w:t>
      </w:r>
      <w:r w:rsidRPr="00B31FF7">
        <w:rPr>
          <w:rStyle w:val="hps"/>
          <w:sz w:val="22"/>
        </w:rPr>
        <w:t>(</w:t>
      </w:r>
      <w:r w:rsidR="00E67AF7">
        <w:rPr>
          <w:rStyle w:val="hps"/>
          <w:sz w:val="22"/>
        </w:rPr>
        <w:t>purple</w:t>
      </w:r>
      <w:r w:rsidRPr="00B31FF7">
        <w:rPr>
          <w:rStyle w:val="hps"/>
          <w:sz w:val="22"/>
        </w:rPr>
        <w:t xml:space="preserve">), adjusted post-installation </w:t>
      </w:r>
      <w:r w:rsidR="006E4A35">
        <w:rPr>
          <w:rStyle w:val="hps"/>
          <w:sz w:val="22"/>
        </w:rPr>
        <w:t xml:space="preserve">energy use </w:t>
      </w:r>
      <w:r w:rsidRPr="00B31FF7">
        <w:rPr>
          <w:rStyle w:val="hps"/>
          <w:sz w:val="22"/>
        </w:rPr>
        <w:t>(green), and TMY ambient temperatures (</w:t>
      </w:r>
      <w:r w:rsidR="00E67AF7">
        <w:rPr>
          <w:rStyle w:val="hps"/>
          <w:sz w:val="22"/>
        </w:rPr>
        <w:t>red</w:t>
      </w:r>
      <w:r w:rsidRPr="00B31FF7">
        <w:rPr>
          <w:rStyle w:val="hps"/>
          <w:sz w:val="22"/>
        </w:rPr>
        <w:t>).</w:t>
      </w:r>
    </w:p>
    <w:p w14:paraId="4C0D5F47" w14:textId="77777777" w:rsidR="00B60B30" w:rsidRDefault="00B60B30" w:rsidP="00B60B30">
      <w:pPr>
        <w:pStyle w:val="ListParagraph"/>
      </w:pPr>
    </w:p>
    <w:p w14:paraId="380D0607" w14:textId="77777777" w:rsidR="00E67AF7" w:rsidRPr="00E67AF7" w:rsidRDefault="00E67AF7" w:rsidP="00E67AF7">
      <w:pPr>
        <w:pStyle w:val="CELEFICNORMAL"/>
        <w:keepNext/>
        <w:rPr>
          <w:rFonts w:ascii="Times New Roman" w:hAnsi="Times New Roman"/>
          <w:b/>
          <w:bCs/>
          <w:color w:val="9BBB59" w:themeColor="accent3"/>
          <w:sz w:val="20"/>
          <w:szCs w:val="18"/>
        </w:rPr>
      </w:pPr>
      <w:r w:rsidRPr="00E67AF7">
        <w:rPr>
          <w:rFonts w:ascii="Times New Roman" w:hAnsi="Times New Roman"/>
          <w:b/>
          <w:bCs/>
          <w:color w:val="9BBB59" w:themeColor="accent3"/>
          <w:sz w:val="20"/>
          <w:szCs w:val="18"/>
        </w:rPr>
        <w:t xml:space="preserve">Figure 6. </w:t>
      </w:r>
      <w:proofErr w:type="spellStart"/>
      <w:r w:rsidRPr="00E67AF7">
        <w:rPr>
          <w:rFonts w:ascii="Times New Roman" w:hAnsi="Times New Roman"/>
          <w:b/>
          <w:bCs/>
          <w:color w:val="9BBB59" w:themeColor="accent3"/>
          <w:sz w:val="20"/>
          <w:szCs w:val="18"/>
        </w:rPr>
        <w:t>Baseline</w:t>
      </w:r>
      <w:proofErr w:type="spellEnd"/>
      <w:r w:rsidRPr="00E67AF7">
        <w:rPr>
          <w:rFonts w:ascii="Times New Roman" w:hAnsi="Times New Roman"/>
          <w:b/>
          <w:bCs/>
          <w:color w:val="9BBB59" w:themeColor="accent3"/>
          <w:sz w:val="20"/>
          <w:szCs w:val="18"/>
        </w:rPr>
        <w:t xml:space="preserve"> and Post-</w:t>
      </w:r>
      <w:proofErr w:type="spellStart"/>
      <w:r w:rsidRPr="00E67AF7">
        <w:rPr>
          <w:rFonts w:ascii="Times New Roman" w:hAnsi="Times New Roman"/>
          <w:b/>
          <w:bCs/>
          <w:color w:val="9BBB59" w:themeColor="accent3"/>
          <w:sz w:val="20"/>
          <w:szCs w:val="18"/>
        </w:rPr>
        <w:t>Installation</w:t>
      </w:r>
      <w:proofErr w:type="spellEnd"/>
      <w:r w:rsidRPr="00E67AF7">
        <w:rPr>
          <w:rFonts w:ascii="Times New Roman" w:hAnsi="Times New Roman"/>
          <w:b/>
          <w:bCs/>
          <w:color w:val="9BBB59" w:themeColor="accent3"/>
          <w:sz w:val="20"/>
          <w:szCs w:val="18"/>
        </w:rPr>
        <w:t xml:space="preserve"> </w:t>
      </w:r>
      <w:proofErr w:type="spellStart"/>
      <w:r w:rsidRPr="00E67AF7">
        <w:rPr>
          <w:rFonts w:ascii="Times New Roman" w:hAnsi="Times New Roman"/>
          <w:b/>
          <w:bCs/>
          <w:color w:val="9BBB59" w:themeColor="accent3"/>
          <w:sz w:val="20"/>
          <w:szCs w:val="18"/>
        </w:rPr>
        <w:t>Energy</w:t>
      </w:r>
      <w:proofErr w:type="spellEnd"/>
      <w:r w:rsidRPr="00E67AF7">
        <w:rPr>
          <w:rFonts w:ascii="Times New Roman" w:hAnsi="Times New Roman"/>
          <w:b/>
          <w:bCs/>
          <w:color w:val="9BBB59" w:themeColor="accent3"/>
          <w:sz w:val="20"/>
          <w:szCs w:val="18"/>
        </w:rPr>
        <w:t xml:space="preserve"> Use </w:t>
      </w:r>
      <w:proofErr w:type="spellStart"/>
      <w:r w:rsidRPr="00E67AF7">
        <w:rPr>
          <w:rFonts w:ascii="Times New Roman" w:hAnsi="Times New Roman"/>
          <w:b/>
          <w:bCs/>
          <w:color w:val="9BBB59" w:themeColor="accent3"/>
          <w:sz w:val="20"/>
          <w:szCs w:val="18"/>
        </w:rPr>
        <w:t>under</w:t>
      </w:r>
      <w:proofErr w:type="spellEnd"/>
      <w:r w:rsidRPr="00E67AF7">
        <w:rPr>
          <w:rFonts w:ascii="Times New Roman" w:hAnsi="Times New Roman"/>
          <w:b/>
          <w:bCs/>
          <w:color w:val="9BBB59" w:themeColor="accent3"/>
          <w:sz w:val="20"/>
          <w:szCs w:val="18"/>
        </w:rPr>
        <w:t xml:space="preserve"> TMY </w:t>
      </w:r>
      <w:proofErr w:type="spellStart"/>
      <w:r w:rsidRPr="00E67AF7">
        <w:rPr>
          <w:rFonts w:ascii="Times New Roman" w:hAnsi="Times New Roman"/>
          <w:b/>
          <w:bCs/>
          <w:color w:val="9BBB59" w:themeColor="accent3"/>
          <w:sz w:val="20"/>
          <w:szCs w:val="18"/>
        </w:rPr>
        <w:t>Conditions</w:t>
      </w:r>
      <w:proofErr w:type="spellEnd"/>
    </w:p>
    <w:p w14:paraId="66AD0F36" w14:textId="77777777" w:rsidR="00B60B30" w:rsidRPr="00B31FF7" w:rsidRDefault="00E67AF7" w:rsidP="00D14F80">
      <w:pPr>
        <w:jc w:val="center"/>
      </w:pPr>
      <w:r>
        <w:rPr>
          <w:noProof/>
          <w:lang w:eastAsia="en-US"/>
        </w:rPr>
        <w:drawing>
          <wp:inline distT="0" distB="0" distL="0" distR="0" wp14:anchorId="5FD43C98" wp14:editId="376808C8">
            <wp:extent cx="3842336" cy="2349500"/>
            <wp:effectExtent l="0" t="0" r="6350" b="0"/>
            <wp:docPr id="38" name="Picture 37" descr="Normalized Sav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zed Savings.jpg"/>
                    <pic:cNvPicPr/>
                  </pic:nvPicPr>
                  <pic:blipFill>
                    <a:blip r:embed="rId22" cstate="print"/>
                    <a:stretch>
                      <a:fillRect/>
                    </a:stretch>
                  </pic:blipFill>
                  <pic:spPr>
                    <a:xfrm>
                      <a:off x="0" y="0"/>
                      <a:ext cx="3851225" cy="2354936"/>
                    </a:xfrm>
                    <a:prstGeom prst="rect">
                      <a:avLst/>
                    </a:prstGeom>
                  </pic:spPr>
                </pic:pic>
              </a:graphicData>
            </a:graphic>
          </wp:inline>
        </w:drawing>
      </w:r>
    </w:p>
    <w:p w14:paraId="182D6E33" w14:textId="77777777" w:rsidR="00B60B30" w:rsidRPr="00B31FF7" w:rsidRDefault="00B60B30" w:rsidP="00B60B30"/>
    <w:p w14:paraId="21E95D5E" w14:textId="77777777" w:rsidR="00E67AF7" w:rsidRDefault="00E67AF7" w:rsidP="00B60B30">
      <w:pPr>
        <w:pStyle w:val="ListParagraph"/>
        <w:numPr>
          <w:ilvl w:val="0"/>
          <w:numId w:val="27"/>
        </w:numPr>
        <w:contextualSpacing/>
        <w:rPr>
          <w:rStyle w:val="hps"/>
          <w:sz w:val="22"/>
        </w:rPr>
      </w:pPr>
      <w:r>
        <w:rPr>
          <w:rStyle w:val="hps"/>
          <w:sz w:val="22"/>
        </w:rPr>
        <w:t>The normalized savings is the difference between the adjusted (to TMY) baseline energy use and the adjusted (to TMY) post-installation energy use.</w:t>
      </w:r>
    </w:p>
    <w:p w14:paraId="10AF9387" w14:textId="77777777" w:rsidR="00E67AF7" w:rsidRPr="00E67AF7" w:rsidRDefault="00E67AF7" w:rsidP="00E67AF7">
      <w:pPr>
        <w:contextualSpacing/>
        <w:rPr>
          <w:rStyle w:val="hps"/>
          <w:sz w:val="22"/>
        </w:rPr>
      </w:pPr>
    </w:p>
    <w:p w14:paraId="3ABB543F" w14:textId="77777777" w:rsidR="00B60B30" w:rsidRPr="00B31FF7" w:rsidRDefault="00E67AF7" w:rsidP="00E67AF7">
      <w:pPr>
        <w:pStyle w:val="ListParagraph"/>
        <w:ind w:left="720"/>
        <w:contextualSpacing/>
        <w:jc w:val="center"/>
        <w:rPr>
          <w:rStyle w:val="hps"/>
          <w:sz w:val="22"/>
        </w:rPr>
      </w:pPr>
      <w:r>
        <w:rPr>
          <w:rStyle w:val="hps"/>
          <w:sz w:val="22"/>
        </w:rPr>
        <w:t>Savings</w:t>
      </w:r>
      <w:r w:rsidR="00B60B30" w:rsidRPr="00B31FF7">
        <w:rPr>
          <w:rStyle w:val="hps"/>
          <w:sz w:val="22"/>
        </w:rPr>
        <w:t xml:space="preserve"> = </w:t>
      </w:r>
      <w:proofErr w:type="spellStart"/>
      <w:r w:rsidR="00B60B30" w:rsidRPr="00B31FF7">
        <w:rPr>
          <w:rStyle w:val="hps"/>
          <w:sz w:val="22"/>
        </w:rPr>
        <w:t>kWh</w:t>
      </w:r>
      <w:r w:rsidR="00B60B30" w:rsidRPr="00E67AF7">
        <w:rPr>
          <w:rStyle w:val="hps"/>
          <w:sz w:val="22"/>
          <w:vertAlign w:val="subscript"/>
        </w:rPr>
        <w:t>adj</w:t>
      </w:r>
      <w:proofErr w:type="spellEnd"/>
      <w:r w:rsidR="00B60B30" w:rsidRPr="00E67AF7">
        <w:rPr>
          <w:rStyle w:val="hps"/>
          <w:sz w:val="22"/>
          <w:vertAlign w:val="subscript"/>
        </w:rPr>
        <w:t>-base</w:t>
      </w:r>
      <w:r w:rsidR="00B60B30" w:rsidRPr="00B31FF7">
        <w:rPr>
          <w:rStyle w:val="hps"/>
          <w:sz w:val="22"/>
        </w:rPr>
        <w:t xml:space="preserve"> – </w:t>
      </w:r>
      <w:proofErr w:type="spellStart"/>
      <w:r w:rsidR="00B60B30" w:rsidRPr="00B31FF7">
        <w:rPr>
          <w:rStyle w:val="hps"/>
          <w:sz w:val="22"/>
        </w:rPr>
        <w:t>kWh</w:t>
      </w:r>
      <w:r w:rsidR="00B60B30" w:rsidRPr="00E67AF7">
        <w:rPr>
          <w:rStyle w:val="hps"/>
          <w:sz w:val="22"/>
          <w:vertAlign w:val="subscript"/>
        </w:rPr>
        <w:t>adj</w:t>
      </w:r>
      <w:proofErr w:type="spellEnd"/>
      <w:r w:rsidR="00B60B30" w:rsidRPr="00E67AF7">
        <w:rPr>
          <w:rStyle w:val="hps"/>
          <w:sz w:val="22"/>
          <w:vertAlign w:val="subscript"/>
        </w:rPr>
        <w:t>-post</w:t>
      </w:r>
    </w:p>
    <w:p w14:paraId="3F9BC330" w14:textId="77777777" w:rsidR="00B60B30" w:rsidRPr="00B31FF7" w:rsidRDefault="00B60B30" w:rsidP="00B60B30">
      <w:pPr>
        <w:pStyle w:val="ListParagraph"/>
        <w:numPr>
          <w:ilvl w:val="1"/>
          <w:numId w:val="27"/>
        </w:numPr>
        <w:contextualSpacing/>
        <w:rPr>
          <w:rStyle w:val="hps"/>
          <w:sz w:val="22"/>
        </w:rPr>
      </w:pPr>
      <w:r w:rsidRPr="00B31FF7">
        <w:rPr>
          <w:rStyle w:val="hps"/>
          <w:sz w:val="22"/>
        </w:rPr>
        <w:t xml:space="preserve">Where: </w:t>
      </w:r>
    </w:p>
    <w:p w14:paraId="559BDB28" w14:textId="77777777" w:rsidR="00B60B30" w:rsidRPr="00B31FF7" w:rsidRDefault="00B60B30" w:rsidP="00B60B30">
      <w:pPr>
        <w:pStyle w:val="ListParagraph"/>
        <w:numPr>
          <w:ilvl w:val="2"/>
          <w:numId w:val="27"/>
        </w:numPr>
        <w:contextualSpacing/>
        <w:rPr>
          <w:rStyle w:val="hps"/>
          <w:sz w:val="22"/>
        </w:rPr>
      </w:pPr>
      <w:proofErr w:type="spellStart"/>
      <w:r w:rsidRPr="00B31FF7">
        <w:rPr>
          <w:rStyle w:val="hps"/>
          <w:sz w:val="22"/>
        </w:rPr>
        <w:t>kWh</w:t>
      </w:r>
      <w:r w:rsidRPr="00E67AF7">
        <w:rPr>
          <w:rStyle w:val="hps"/>
          <w:sz w:val="22"/>
          <w:vertAlign w:val="subscript"/>
        </w:rPr>
        <w:t>adj</w:t>
      </w:r>
      <w:proofErr w:type="spellEnd"/>
      <w:r w:rsidRPr="00E67AF7">
        <w:rPr>
          <w:rStyle w:val="hps"/>
          <w:sz w:val="22"/>
          <w:vertAlign w:val="subscript"/>
        </w:rPr>
        <w:t>-base</w:t>
      </w:r>
      <w:r w:rsidRPr="00B31FF7">
        <w:rPr>
          <w:rStyle w:val="hps"/>
          <w:sz w:val="22"/>
        </w:rPr>
        <w:t xml:space="preserve">  = annual baseline kWh under TMY conditions</w:t>
      </w:r>
    </w:p>
    <w:p w14:paraId="57337BC0" w14:textId="77777777" w:rsidR="00B60B30" w:rsidRPr="00B31FF7" w:rsidRDefault="00B60B30" w:rsidP="00B60B30">
      <w:pPr>
        <w:pStyle w:val="ListParagraph"/>
        <w:numPr>
          <w:ilvl w:val="2"/>
          <w:numId w:val="27"/>
        </w:numPr>
        <w:contextualSpacing/>
        <w:rPr>
          <w:rStyle w:val="hps"/>
          <w:sz w:val="22"/>
        </w:rPr>
      </w:pPr>
      <w:proofErr w:type="spellStart"/>
      <w:r w:rsidRPr="00B31FF7">
        <w:rPr>
          <w:rStyle w:val="hps"/>
          <w:sz w:val="22"/>
        </w:rPr>
        <w:t>kWh</w:t>
      </w:r>
      <w:r w:rsidRPr="00E67AF7">
        <w:rPr>
          <w:rStyle w:val="hps"/>
          <w:sz w:val="22"/>
          <w:vertAlign w:val="subscript"/>
        </w:rPr>
        <w:t>adj</w:t>
      </w:r>
      <w:proofErr w:type="spellEnd"/>
      <w:r w:rsidRPr="00E67AF7">
        <w:rPr>
          <w:rStyle w:val="hps"/>
          <w:sz w:val="22"/>
          <w:vertAlign w:val="subscript"/>
        </w:rPr>
        <w:t>-post</w:t>
      </w:r>
      <w:r w:rsidRPr="00B31FF7">
        <w:rPr>
          <w:rStyle w:val="hps"/>
          <w:sz w:val="22"/>
        </w:rPr>
        <w:t xml:space="preserve">  = annual post-installation kWh under TMY conditions</w:t>
      </w:r>
    </w:p>
    <w:p w14:paraId="6D1F5601" w14:textId="77777777" w:rsidR="006E4A35" w:rsidRPr="006E4A35" w:rsidRDefault="006E4A35" w:rsidP="006E4A35">
      <w:pPr>
        <w:contextualSpacing/>
        <w:rPr>
          <w:rStyle w:val="hps"/>
          <w:sz w:val="22"/>
        </w:rPr>
      </w:pPr>
    </w:p>
    <w:p w14:paraId="66335BB9" w14:textId="77777777" w:rsidR="00B60B30" w:rsidRPr="00E67AF7" w:rsidRDefault="00E67AF7" w:rsidP="00E67AF7">
      <w:pPr>
        <w:pStyle w:val="ListParagraph"/>
        <w:numPr>
          <w:ilvl w:val="1"/>
          <w:numId w:val="27"/>
        </w:numPr>
        <w:contextualSpacing/>
        <w:rPr>
          <w:rStyle w:val="hps"/>
          <w:sz w:val="22"/>
        </w:rPr>
      </w:pPr>
      <w:r>
        <w:rPr>
          <w:rStyle w:val="hps"/>
          <w:sz w:val="22"/>
        </w:rPr>
        <w:t xml:space="preserve">These values were found after exporting the adjusted baseline and post-installation energy use to a spreadsheet and performing the calculations. </w:t>
      </w:r>
      <w:r w:rsidR="00D01F99">
        <w:rPr>
          <w:rStyle w:val="hps"/>
          <w:sz w:val="22"/>
        </w:rPr>
        <w:t>Table 3 provides the first few rows of the data in a spreadsheet used to calculate savings and uncertainty. Savings = 8,824,822</w:t>
      </w:r>
      <w:r w:rsidR="00B60B30" w:rsidRPr="00E67AF7">
        <w:rPr>
          <w:rStyle w:val="hps"/>
          <w:sz w:val="22"/>
        </w:rPr>
        <w:t xml:space="preserve"> – </w:t>
      </w:r>
      <w:r w:rsidR="00D01F99" w:rsidRPr="00D01F99">
        <w:rPr>
          <w:rStyle w:val="hps"/>
          <w:sz w:val="22"/>
        </w:rPr>
        <w:t xml:space="preserve">6,866,654 </w:t>
      </w:r>
      <w:r w:rsidR="00D01F99">
        <w:rPr>
          <w:rStyle w:val="hps"/>
          <w:sz w:val="22"/>
        </w:rPr>
        <w:t xml:space="preserve">= </w:t>
      </w:r>
      <w:r w:rsidR="00D01F99" w:rsidRPr="00D01F99">
        <w:rPr>
          <w:rStyle w:val="hps"/>
          <w:sz w:val="22"/>
        </w:rPr>
        <w:t xml:space="preserve">1,958,168 </w:t>
      </w:r>
      <w:r w:rsidR="00D01F99" w:rsidRPr="00E67AF7">
        <w:rPr>
          <w:rStyle w:val="hps"/>
          <w:sz w:val="22"/>
        </w:rPr>
        <w:t>kWh</w:t>
      </w:r>
    </w:p>
    <w:p w14:paraId="5B52AFAF" w14:textId="77777777" w:rsidR="00B60B30" w:rsidRPr="00B31FF7" w:rsidRDefault="00B60B30" w:rsidP="00B60B30">
      <w:pPr>
        <w:pStyle w:val="ListParagraph"/>
        <w:ind w:left="1440"/>
        <w:contextualSpacing/>
        <w:rPr>
          <w:rStyle w:val="hps"/>
          <w:sz w:val="22"/>
        </w:rPr>
      </w:pPr>
    </w:p>
    <w:p w14:paraId="0E2AA07F" w14:textId="77777777" w:rsidR="00580518" w:rsidRPr="00B31FF7" w:rsidRDefault="00580518" w:rsidP="00580518">
      <w:pPr>
        <w:pStyle w:val="NRELBodyText"/>
        <w:numPr>
          <w:ilvl w:val="0"/>
          <w:numId w:val="27"/>
        </w:numPr>
        <w:rPr>
          <w:rStyle w:val="hps"/>
          <w:rFonts w:eastAsia="Times New Roman" w:cs="Times New Roman"/>
          <w:sz w:val="22"/>
          <w:szCs w:val="24"/>
          <w:lang w:eastAsia="es-ES"/>
        </w:rPr>
      </w:pPr>
      <w:r w:rsidRPr="00580518">
        <w:rPr>
          <w:rStyle w:val="hps"/>
          <w:sz w:val="22"/>
        </w:rPr>
        <w:t>An estimation for the range of possible values</w:t>
      </w:r>
      <w:r>
        <w:rPr>
          <w:rStyle w:val="hps"/>
          <w:sz w:val="22"/>
        </w:rPr>
        <w:t xml:space="preserve"> </w:t>
      </w:r>
      <w:r w:rsidRPr="00B31FF7">
        <w:rPr>
          <w:rStyle w:val="hps"/>
          <w:rFonts w:eastAsia="Times New Roman" w:cs="Times New Roman"/>
          <w:sz w:val="22"/>
          <w:szCs w:val="24"/>
          <w:lang w:eastAsia="es-ES"/>
        </w:rPr>
        <w:t xml:space="preserve">for each prediction </w:t>
      </w:r>
      <w:r w:rsidRPr="00580518">
        <w:rPr>
          <w:rStyle w:val="hps"/>
          <w:rFonts w:eastAsia="Times New Roman" w:cs="Times New Roman"/>
          <w:i/>
          <w:sz w:val="22"/>
          <w:szCs w:val="24"/>
          <w:lang w:eastAsia="es-ES"/>
        </w:rPr>
        <w:t>Ŷ</w:t>
      </w:r>
      <w:r w:rsidRPr="00B31FF7">
        <w:rPr>
          <w:rStyle w:val="hps"/>
          <w:rFonts w:eastAsia="Times New Roman" w:cs="Times New Roman"/>
          <w:sz w:val="22"/>
          <w:szCs w:val="24"/>
          <w:lang w:eastAsia="es-ES"/>
        </w:rPr>
        <w:t xml:space="preserve"> in the baseline and post-installation periods can be computed using:</w:t>
      </w:r>
    </w:p>
    <w:p w14:paraId="145BEC66" w14:textId="77777777" w:rsidR="00580518" w:rsidRDefault="00580518" w:rsidP="00580518">
      <w:pPr>
        <w:pStyle w:val="NRELBodyText"/>
        <w:jc w:val="center"/>
        <w:rPr>
          <w:rFonts w:cs="Times New Roman"/>
        </w:rPr>
      </w:pPr>
      <w:r w:rsidRPr="00B31FF7">
        <w:rPr>
          <w:rFonts w:cs="Times New Roman"/>
          <w:position w:val="-22"/>
        </w:rPr>
        <w:object w:dxaOrig="1320" w:dyaOrig="600" w14:anchorId="771CD8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29pt" o:ole="">
            <v:imagedata r:id="rId23" o:title=""/>
          </v:shape>
          <o:OLEObject Type="Embed" ProgID="Equation.3" ShapeID="_x0000_i1025" DrawAspect="Content" ObjectID="_1516973162" r:id="rId24"/>
        </w:object>
      </w:r>
    </w:p>
    <w:p w14:paraId="2588CABD" w14:textId="77777777" w:rsidR="00580518" w:rsidRPr="00580518" w:rsidRDefault="00580518" w:rsidP="00580518">
      <w:pPr>
        <w:pStyle w:val="NRELBodyText"/>
        <w:ind w:left="708"/>
        <w:rPr>
          <w:rStyle w:val="hps"/>
          <w:rFonts w:cs="Times New Roman"/>
        </w:rPr>
      </w:pPr>
      <w:r w:rsidRPr="00B31FF7">
        <w:rPr>
          <w:rStyle w:val="hps"/>
          <w:rFonts w:eastAsia="Times New Roman" w:cs="Times New Roman"/>
          <w:sz w:val="22"/>
          <w:szCs w:val="24"/>
          <w:lang w:eastAsia="es-ES"/>
        </w:rPr>
        <w:t>Where:</w:t>
      </w:r>
    </w:p>
    <w:p w14:paraId="0BD68BA8" w14:textId="77777777" w:rsidR="00580518" w:rsidRPr="00B31FF7" w:rsidRDefault="00580518" w:rsidP="00580518">
      <w:pPr>
        <w:pStyle w:val="ListParagraph"/>
        <w:numPr>
          <w:ilvl w:val="0"/>
          <w:numId w:val="35"/>
        </w:numPr>
        <w:contextualSpacing/>
        <w:rPr>
          <w:rStyle w:val="hps"/>
          <w:sz w:val="22"/>
        </w:rPr>
      </w:pPr>
      <w:r w:rsidRPr="00580518">
        <w:rPr>
          <w:rStyle w:val="hps"/>
          <w:i/>
          <w:sz w:val="22"/>
        </w:rPr>
        <w:t>Ŷ</w:t>
      </w:r>
      <w:r>
        <w:rPr>
          <w:rStyle w:val="hps"/>
          <w:sz w:val="22"/>
        </w:rPr>
        <w:t xml:space="preserve"> </w:t>
      </w:r>
      <w:r w:rsidRPr="00B31FF7">
        <w:rPr>
          <w:rStyle w:val="hps"/>
          <w:sz w:val="22"/>
        </w:rPr>
        <w:t xml:space="preserve">is the predicted value of energy from the regression model </w:t>
      </w:r>
    </w:p>
    <w:p w14:paraId="40B85B16" w14:textId="77777777" w:rsidR="00580518" w:rsidRPr="00580518" w:rsidRDefault="00580518" w:rsidP="00580518">
      <w:pPr>
        <w:pStyle w:val="ListParagraph"/>
        <w:numPr>
          <w:ilvl w:val="0"/>
          <w:numId w:val="35"/>
        </w:numPr>
        <w:contextualSpacing/>
        <w:rPr>
          <w:rStyle w:val="hps"/>
          <w:sz w:val="22"/>
        </w:rPr>
      </w:pPr>
      <w:r w:rsidRPr="00580518">
        <w:rPr>
          <w:rStyle w:val="hps"/>
          <w:i/>
          <w:sz w:val="22"/>
        </w:rPr>
        <w:t>t</w:t>
      </w:r>
      <w:r w:rsidRPr="00B31FF7">
        <w:rPr>
          <w:rStyle w:val="hps"/>
          <w:sz w:val="22"/>
        </w:rPr>
        <w:t xml:space="preserve"> is the value obtained from the t-tables</w:t>
      </w:r>
      <w:r>
        <w:rPr>
          <w:rStyle w:val="hps"/>
          <w:sz w:val="22"/>
        </w:rPr>
        <w:t xml:space="preserve">, for 95% confidence, </w:t>
      </w:r>
      <w:r w:rsidRPr="00580518">
        <w:rPr>
          <w:rStyle w:val="hps"/>
          <w:i/>
          <w:sz w:val="22"/>
        </w:rPr>
        <w:t xml:space="preserve">t </w:t>
      </w:r>
      <w:r w:rsidRPr="00580518">
        <w:rPr>
          <w:rStyle w:val="hps"/>
          <w:sz w:val="22"/>
        </w:rPr>
        <w:t>= 1.96</w:t>
      </w:r>
    </w:p>
    <w:p w14:paraId="7B8B3786" w14:textId="77777777" w:rsidR="00580518" w:rsidRPr="00580518" w:rsidRDefault="00580518" w:rsidP="00580518">
      <w:pPr>
        <w:pStyle w:val="ListParagraph"/>
        <w:numPr>
          <w:ilvl w:val="0"/>
          <w:numId w:val="35"/>
        </w:numPr>
        <w:contextualSpacing/>
        <w:rPr>
          <w:rStyle w:val="hps"/>
        </w:rPr>
      </w:pPr>
      <w:r w:rsidRPr="00580518">
        <w:rPr>
          <w:rStyle w:val="hps"/>
          <w:i/>
          <w:sz w:val="22"/>
        </w:rPr>
        <w:t>SE</w:t>
      </w:r>
      <w:r w:rsidRPr="00580518">
        <w:rPr>
          <w:rStyle w:val="hps"/>
          <w:i/>
          <w:sz w:val="22"/>
          <w:vertAlign w:val="subscript"/>
        </w:rPr>
        <w:t>Ŷ</w:t>
      </w:r>
      <w:r>
        <w:rPr>
          <w:rStyle w:val="hps"/>
          <w:sz w:val="22"/>
        </w:rPr>
        <w:t xml:space="preserve"> </w:t>
      </w:r>
      <w:r w:rsidRPr="00B31FF7">
        <w:rPr>
          <w:rStyle w:val="hps"/>
          <w:sz w:val="22"/>
        </w:rPr>
        <w:t xml:space="preserve">is the standard error of the estimate (prediction). </w:t>
      </w:r>
    </w:p>
    <w:p w14:paraId="26DE1C66" w14:textId="77777777" w:rsidR="00580518" w:rsidRDefault="00580518" w:rsidP="00580518">
      <w:pPr>
        <w:contextualSpacing/>
        <w:rPr>
          <w:rStyle w:val="hps"/>
        </w:rPr>
      </w:pPr>
    </w:p>
    <w:p w14:paraId="31F42D54" w14:textId="77777777" w:rsidR="00B60B30" w:rsidRPr="00B31FF7" w:rsidRDefault="00B60B30" w:rsidP="00B60B30">
      <w:pPr>
        <w:pStyle w:val="Caption"/>
        <w:keepNext/>
      </w:pPr>
      <w:r w:rsidRPr="00B31FF7">
        <w:lastRenderedPageBreak/>
        <w:t xml:space="preserve">Table </w:t>
      </w:r>
      <w:r w:rsidR="00952A32" w:rsidRPr="00B31FF7">
        <w:fldChar w:fldCharType="begin"/>
      </w:r>
      <w:r w:rsidRPr="00B31FF7">
        <w:instrText xml:space="preserve"> SEQ Table \* ARABIC </w:instrText>
      </w:r>
      <w:r w:rsidR="00952A32" w:rsidRPr="00B31FF7">
        <w:fldChar w:fldCharType="separate"/>
      </w:r>
      <w:r w:rsidRPr="00B31FF7">
        <w:t>3</w:t>
      </w:r>
      <w:r w:rsidR="00952A32" w:rsidRPr="00B31FF7">
        <w:fldChar w:fldCharType="end"/>
      </w:r>
      <w:r w:rsidR="006E4A35">
        <w:t>.</w:t>
      </w:r>
      <w:r w:rsidRPr="00B31FF7">
        <w:t xml:space="preserve"> First few rows of spreadsheet showing calculation of normalized savings and estimation of savings uncertainty.</w:t>
      </w:r>
    </w:p>
    <w:p w14:paraId="7F7BB2CC" w14:textId="77777777" w:rsidR="00B60B30" w:rsidRPr="00B31FF7" w:rsidRDefault="00D01F99" w:rsidP="00D14F80">
      <w:pPr>
        <w:jc w:val="center"/>
      </w:pPr>
      <w:r w:rsidRPr="00D01F99">
        <w:rPr>
          <w:noProof/>
          <w:lang w:eastAsia="en-US"/>
        </w:rPr>
        <w:drawing>
          <wp:inline distT="0" distB="0" distL="0" distR="0" wp14:anchorId="28B7D912" wp14:editId="110390CD">
            <wp:extent cx="4349523" cy="1981200"/>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55000" cy="1983695"/>
                    </a:xfrm>
                    <a:prstGeom prst="rect">
                      <a:avLst/>
                    </a:prstGeom>
                    <a:noFill/>
                    <a:ln w="9525">
                      <a:noFill/>
                      <a:miter lim="800000"/>
                      <a:headEnd/>
                      <a:tailEnd/>
                    </a:ln>
                  </pic:spPr>
                </pic:pic>
              </a:graphicData>
            </a:graphic>
          </wp:inline>
        </w:drawing>
      </w:r>
    </w:p>
    <w:p w14:paraId="478740A8" w14:textId="77777777" w:rsidR="00B60B30" w:rsidRPr="00B31FF7" w:rsidRDefault="00B60B30" w:rsidP="00B60B30"/>
    <w:p w14:paraId="2AC8534F" w14:textId="6C0C9249" w:rsidR="00B60B30" w:rsidRPr="00435FC2" w:rsidRDefault="00580518" w:rsidP="00435FC2">
      <w:pPr>
        <w:pStyle w:val="ListParagraph"/>
        <w:numPr>
          <w:ilvl w:val="0"/>
          <w:numId w:val="37"/>
        </w:numPr>
        <w:contextualSpacing/>
        <w:rPr>
          <w:rStyle w:val="hps"/>
          <w:sz w:val="22"/>
        </w:rPr>
      </w:pPr>
      <w:r w:rsidRPr="00435FC2">
        <w:rPr>
          <w:rStyle w:val="hps"/>
          <w:sz w:val="22"/>
        </w:rPr>
        <w:t xml:space="preserve">For the average baseline model prediction of energy use under TMY (or any) conditions, the 95% prediction interval is 1.96 × Standard Error of Regression (SE). The average baseline energy consumption associated with the prediction interval is the total </w:t>
      </w:r>
      <w:r w:rsidR="006E4A35">
        <w:rPr>
          <w:rStyle w:val="hps"/>
          <w:sz w:val="22"/>
        </w:rPr>
        <w:t xml:space="preserve">baseline </w:t>
      </w:r>
      <w:r w:rsidRPr="00435FC2">
        <w:rPr>
          <w:rStyle w:val="hps"/>
          <w:sz w:val="22"/>
        </w:rPr>
        <w:t>consumption divided by the number of hourly i</w:t>
      </w:r>
      <w:r w:rsidR="006E4A35">
        <w:rPr>
          <w:rStyle w:val="hps"/>
          <w:sz w:val="22"/>
        </w:rPr>
        <w:t>ntervals:</w:t>
      </w:r>
      <w:r w:rsidRPr="00435FC2">
        <w:rPr>
          <w:rStyle w:val="hps"/>
          <w:sz w:val="22"/>
        </w:rPr>
        <w:t xml:space="preserve"> 8760. This means that the uncertainty in the adjusted baseline annual consumption is</w:t>
      </w:r>
      <w:proofErr w:type="gramStart"/>
      <w:r w:rsidRPr="00435FC2">
        <w:rPr>
          <w:rStyle w:val="hps"/>
          <w:sz w:val="22"/>
        </w:rPr>
        <w:t>:</w:t>
      </w:r>
      <w:r w:rsidR="00435FC2" w:rsidRPr="00435FC2">
        <w:rPr>
          <w:rStyle w:val="hps"/>
          <w:sz w:val="22"/>
        </w:rPr>
        <w:t xml:space="preserve"> </w:t>
      </w:r>
      <w:proofErr w:type="gramEnd"/>
      <m:oMath>
        <m:r>
          <w:rPr>
            <w:rStyle w:val="hps"/>
            <w:rFonts w:ascii="Cambria Math" w:hAnsi="Cambria Math"/>
            <w:sz w:val="22"/>
          </w:rPr>
          <m:t>8760×</m:t>
        </m:r>
        <m:d>
          <m:dPr>
            <m:ctrlPr>
              <w:rPr>
                <w:rStyle w:val="hps"/>
                <w:rFonts w:ascii="Cambria Math" w:hAnsi="Cambria Math"/>
                <w:i/>
                <w:sz w:val="22"/>
              </w:rPr>
            </m:ctrlPr>
          </m:dPr>
          <m:e>
            <m:r>
              <w:rPr>
                <w:rStyle w:val="hps"/>
                <w:rFonts w:ascii="Cambria Math" w:hAnsi="Cambria Math"/>
                <w:sz w:val="22"/>
              </w:rPr>
              <m:t>t×</m:t>
            </m:r>
            <m:sSub>
              <m:sSubPr>
                <m:ctrlPr>
                  <w:rPr>
                    <w:rStyle w:val="hps"/>
                    <w:rFonts w:ascii="Cambria Math" w:hAnsi="Cambria Math"/>
                    <w:i/>
                    <w:sz w:val="22"/>
                  </w:rPr>
                </m:ctrlPr>
              </m:sSubPr>
              <m:e>
                <m:r>
                  <w:rPr>
                    <w:rStyle w:val="hps"/>
                    <w:rFonts w:ascii="Cambria Math" w:hAnsi="Cambria Math"/>
                    <w:sz w:val="22"/>
                  </w:rPr>
                  <m:t>SE</m:t>
                </m:r>
              </m:e>
              <m:sub>
                <m:r>
                  <w:rPr>
                    <w:rStyle w:val="hps"/>
                    <w:rFonts w:ascii="Cambria Math" w:hAnsi="Cambria Math"/>
                    <w:sz w:val="22"/>
                  </w:rPr>
                  <m:t>b</m:t>
                </m:r>
              </m:sub>
            </m:sSub>
          </m:e>
        </m:d>
      </m:oMath>
      <w:r w:rsidR="00435FC2">
        <w:rPr>
          <w:rStyle w:val="hps"/>
          <w:sz w:val="22"/>
        </w:rPr>
        <w:t>, or 8760</w:t>
      </w:r>
      <w:r w:rsidR="006E4A35">
        <w:rPr>
          <w:rStyle w:val="hps"/>
          <w:sz w:val="22"/>
        </w:rPr>
        <w:t xml:space="preserve"> × </w:t>
      </w:r>
      <w:r w:rsidR="00435FC2">
        <w:rPr>
          <w:rStyle w:val="hps"/>
          <w:sz w:val="22"/>
        </w:rPr>
        <w:t>46.6 = 408,636 kWh, which is 4.6% of adjusted baseline annual consumption.</w:t>
      </w:r>
    </w:p>
    <w:p w14:paraId="6230D537" w14:textId="77777777" w:rsidR="00580518" w:rsidRDefault="00580518" w:rsidP="00580518">
      <w:pPr>
        <w:pStyle w:val="ListParagraph"/>
        <w:ind w:left="720"/>
        <w:contextualSpacing/>
        <w:rPr>
          <w:rStyle w:val="hps"/>
          <w:sz w:val="22"/>
        </w:rPr>
      </w:pPr>
    </w:p>
    <w:p w14:paraId="06707ED1" w14:textId="77777777" w:rsidR="00435FC2" w:rsidRPr="00435FC2" w:rsidRDefault="00435FC2" w:rsidP="00435FC2">
      <w:pPr>
        <w:pStyle w:val="ListParagraph"/>
        <w:numPr>
          <w:ilvl w:val="0"/>
          <w:numId w:val="36"/>
        </w:numPr>
        <w:ind w:left="720"/>
        <w:contextualSpacing/>
        <w:rPr>
          <w:rStyle w:val="hps"/>
          <w:sz w:val="22"/>
        </w:rPr>
      </w:pPr>
      <w:r>
        <w:rPr>
          <w:rStyle w:val="hps"/>
          <w:sz w:val="22"/>
        </w:rPr>
        <w:t>Similarly, the uncertainty in the adjusted post-installation annual consumption is</w:t>
      </w:r>
      <w:proofErr w:type="gramStart"/>
      <w:r>
        <w:rPr>
          <w:rStyle w:val="hps"/>
          <w:sz w:val="22"/>
        </w:rPr>
        <w:t xml:space="preserve">: </w:t>
      </w:r>
      <w:proofErr w:type="gramEnd"/>
      <m:oMath>
        <m:r>
          <w:rPr>
            <w:rStyle w:val="hps"/>
            <w:rFonts w:ascii="Cambria Math" w:hAnsi="Cambria Math"/>
            <w:sz w:val="22"/>
          </w:rPr>
          <m:t>8760×</m:t>
        </m:r>
        <m:d>
          <m:dPr>
            <m:ctrlPr>
              <w:rPr>
                <w:rStyle w:val="hps"/>
                <w:rFonts w:ascii="Cambria Math" w:hAnsi="Cambria Math"/>
                <w:i/>
                <w:sz w:val="22"/>
              </w:rPr>
            </m:ctrlPr>
          </m:dPr>
          <m:e>
            <m:r>
              <w:rPr>
                <w:rStyle w:val="hps"/>
                <w:rFonts w:ascii="Cambria Math" w:hAnsi="Cambria Math"/>
                <w:sz w:val="22"/>
              </w:rPr>
              <m:t>t×</m:t>
            </m:r>
            <m:sSub>
              <m:sSubPr>
                <m:ctrlPr>
                  <w:rPr>
                    <w:rStyle w:val="hps"/>
                    <w:rFonts w:ascii="Cambria Math" w:hAnsi="Cambria Math"/>
                    <w:i/>
                    <w:sz w:val="22"/>
                  </w:rPr>
                </m:ctrlPr>
              </m:sSubPr>
              <m:e>
                <m:r>
                  <w:rPr>
                    <w:rStyle w:val="hps"/>
                    <w:rFonts w:ascii="Cambria Math" w:hAnsi="Cambria Math"/>
                    <w:sz w:val="22"/>
                  </w:rPr>
                  <m:t>SE</m:t>
                </m:r>
              </m:e>
              <m:sub>
                <m:r>
                  <w:rPr>
                    <w:rStyle w:val="hps"/>
                    <w:rFonts w:ascii="Cambria Math" w:hAnsi="Cambria Math"/>
                    <w:sz w:val="22"/>
                  </w:rPr>
                  <m:t>b</m:t>
                </m:r>
              </m:sub>
            </m:sSub>
          </m:e>
        </m:d>
      </m:oMath>
      <w:r>
        <w:rPr>
          <w:rStyle w:val="hps"/>
          <w:sz w:val="22"/>
        </w:rPr>
        <w:t>, or 8760</w:t>
      </w:r>
      <w:r w:rsidR="006E4A35">
        <w:rPr>
          <w:rStyle w:val="hps"/>
          <w:sz w:val="22"/>
        </w:rPr>
        <w:t xml:space="preserve"> × </w:t>
      </w:r>
      <w:r>
        <w:rPr>
          <w:rStyle w:val="hps"/>
          <w:sz w:val="22"/>
        </w:rPr>
        <w:t>43.1 = 377,731 kWh, which is 5.5% of adjusted post-installation annual consumption.</w:t>
      </w:r>
    </w:p>
    <w:p w14:paraId="24BDD79E" w14:textId="77777777" w:rsidR="00435FC2" w:rsidRPr="00435FC2" w:rsidRDefault="00435FC2" w:rsidP="00435FC2">
      <w:pPr>
        <w:contextualSpacing/>
        <w:rPr>
          <w:rStyle w:val="hps"/>
          <w:sz w:val="22"/>
        </w:rPr>
      </w:pPr>
    </w:p>
    <w:p w14:paraId="22058B03" w14:textId="77777777" w:rsidR="00580518" w:rsidRDefault="00435FC2" w:rsidP="00435FC2">
      <w:pPr>
        <w:pStyle w:val="ListParagraph"/>
        <w:numPr>
          <w:ilvl w:val="0"/>
          <w:numId w:val="36"/>
        </w:numPr>
        <w:ind w:left="720"/>
        <w:contextualSpacing/>
        <w:rPr>
          <w:rStyle w:val="hps"/>
          <w:sz w:val="22"/>
        </w:rPr>
      </w:pPr>
      <w:r>
        <w:rPr>
          <w:rStyle w:val="hps"/>
          <w:sz w:val="22"/>
        </w:rPr>
        <w:t xml:space="preserve">Once annual baseline and post-installation consumption have been estimated, the savings and savings uncertainty may be calculated. Savings uncertainty is calculated as the square root of the sum of the squared values of baseline and post-installation annual consumption. Savings Uncertainty = </w:t>
      </w:r>
      <m:oMath>
        <m:rad>
          <m:radPr>
            <m:degHide m:val="1"/>
            <m:ctrlPr>
              <w:rPr>
                <w:rStyle w:val="hps"/>
                <w:rFonts w:ascii="Cambria Math" w:hAnsi="Cambria Math"/>
                <w:i/>
                <w:sz w:val="22"/>
              </w:rPr>
            </m:ctrlPr>
          </m:radPr>
          <m:deg/>
          <m:e>
            <m:sSup>
              <m:sSupPr>
                <m:ctrlPr>
                  <w:rPr>
                    <w:rStyle w:val="hps"/>
                    <w:rFonts w:ascii="Cambria Math" w:hAnsi="Cambria Math"/>
                    <w:i/>
                    <w:sz w:val="22"/>
                  </w:rPr>
                </m:ctrlPr>
              </m:sSupPr>
              <m:e>
                <m:r>
                  <w:rPr>
                    <w:rStyle w:val="hps"/>
                    <w:rFonts w:ascii="Cambria Math" w:hAnsi="Cambria Math"/>
                    <w:sz w:val="22"/>
                  </w:rPr>
                  <m:t>46.6</m:t>
                </m:r>
              </m:e>
              <m:sup>
                <m:r>
                  <w:rPr>
                    <w:rStyle w:val="hps"/>
                    <w:rFonts w:ascii="Cambria Math" w:hAnsi="Cambria Math"/>
                    <w:sz w:val="22"/>
                  </w:rPr>
                  <m:t>2</m:t>
                </m:r>
              </m:sup>
            </m:sSup>
            <m:r>
              <w:rPr>
                <w:rStyle w:val="hps"/>
                <w:rFonts w:ascii="Cambria Math" w:hAnsi="Cambria Math"/>
                <w:sz w:val="22"/>
              </w:rPr>
              <m:t>+</m:t>
            </m:r>
            <m:sSup>
              <m:sSupPr>
                <m:ctrlPr>
                  <w:rPr>
                    <w:rStyle w:val="hps"/>
                    <w:rFonts w:ascii="Cambria Math" w:hAnsi="Cambria Math"/>
                    <w:i/>
                    <w:sz w:val="22"/>
                  </w:rPr>
                </m:ctrlPr>
              </m:sSupPr>
              <m:e>
                <m:r>
                  <w:rPr>
                    <w:rStyle w:val="hps"/>
                    <w:rFonts w:ascii="Cambria Math" w:hAnsi="Cambria Math"/>
                    <w:sz w:val="22"/>
                  </w:rPr>
                  <m:t>43.1</m:t>
                </m:r>
              </m:e>
              <m:sup>
                <m:r>
                  <w:rPr>
                    <w:rStyle w:val="hps"/>
                    <w:rFonts w:ascii="Cambria Math" w:hAnsi="Cambria Math"/>
                    <w:sz w:val="22"/>
                  </w:rPr>
                  <m:t>2</m:t>
                </m:r>
              </m:sup>
            </m:sSup>
          </m:e>
        </m:rad>
      </m:oMath>
      <w:r>
        <w:rPr>
          <w:rStyle w:val="hps"/>
          <w:sz w:val="22"/>
        </w:rPr>
        <w:t xml:space="preserve"> = 556,475 kWh, which is 28.4% of the annual savings.</w:t>
      </w:r>
    </w:p>
    <w:p w14:paraId="49B2B7EC" w14:textId="77777777" w:rsidR="00435FC2" w:rsidRPr="00435FC2" w:rsidRDefault="00435FC2" w:rsidP="00435FC2">
      <w:pPr>
        <w:pStyle w:val="ListParagraph"/>
        <w:rPr>
          <w:rStyle w:val="hps"/>
          <w:sz w:val="22"/>
        </w:rPr>
      </w:pPr>
    </w:p>
    <w:p w14:paraId="6846BDA9" w14:textId="77777777" w:rsidR="00435FC2" w:rsidRDefault="00435FC2" w:rsidP="00435FC2">
      <w:pPr>
        <w:pStyle w:val="ListParagraph"/>
        <w:numPr>
          <w:ilvl w:val="0"/>
          <w:numId w:val="36"/>
        </w:numPr>
        <w:ind w:left="720"/>
        <w:contextualSpacing/>
        <w:rPr>
          <w:rStyle w:val="hps"/>
          <w:sz w:val="22"/>
        </w:rPr>
      </w:pPr>
      <w:r>
        <w:rPr>
          <w:rStyle w:val="hps"/>
          <w:sz w:val="22"/>
        </w:rPr>
        <w:t xml:space="preserve">Savings is fully stated as </w:t>
      </w:r>
      <w:r w:rsidRPr="00D01F99">
        <w:rPr>
          <w:rStyle w:val="hps"/>
          <w:sz w:val="22"/>
        </w:rPr>
        <w:t>1,958,168</w:t>
      </w:r>
      <w:r>
        <w:rPr>
          <w:rStyle w:val="hps"/>
          <w:sz w:val="22"/>
        </w:rPr>
        <w:t xml:space="preserve"> ± 278,238 kWh at the 95% confidence level.</w:t>
      </w:r>
    </w:p>
    <w:p w14:paraId="7CE6EFEE" w14:textId="77777777" w:rsidR="00435FC2" w:rsidRPr="00435FC2" w:rsidRDefault="00435FC2" w:rsidP="00435FC2">
      <w:pPr>
        <w:pStyle w:val="ListParagraph"/>
        <w:rPr>
          <w:rStyle w:val="hps"/>
          <w:sz w:val="22"/>
        </w:rPr>
      </w:pPr>
    </w:p>
    <w:p w14:paraId="428F811C" w14:textId="77777777" w:rsidR="00435FC2" w:rsidRDefault="00435FC2" w:rsidP="00435FC2">
      <w:pPr>
        <w:pStyle w:val="ListParagraph"/>
        <w:numPr>
          <w:ilvl w:val="0"/>
          <w:numId w:val="36"/>
        </w:numPr>
        <w:ind w:left="720"/>
        <w:contextualSpacing/>
        <w:rPr>
          <w:rStyle w:val="hps"/>
          <w:sz w:val="22"/>
        </w:rPr>
      </w:pPr>
      <w:r>
        <w:rPr>
          <w:rStyle w:val="hps"/>
          <w:sz w:val="22"/>
        </w:rPr>
        <w:t>This savings is well within the University’s uncertainty requirements.</w:t>
      </w:r>
    </w:p>
    <w:p w14:paraId="1658EE8F" w14:textId="77777777" w:rsidR="006E4A35" w:rsidRPr="006E4A35" w:rsidRDefault="006E4A35" w:rsidP="006E4A35">
      <w:pPr>
        <w:pStyle w:val="ListParagraph"/>
        <w:rPr>
          <w:rStyle w:val="hps"/>
          <w:sz w:val="22"/>
        </w:rPr>
      </w:pPr>
    </w:p>
    <w:p w14:paraId="4E425323" w14:textId="77777777" w:rsidR="00435FC2" w:rsidRDefault="00435FC2" w:rsidP="00580518">
      <w:pPr>
        <w:contextualSpacing/>
        <w:rPr>
          <w:rStyle w:val="hps"/>
          <w:sz w:val="22"/>
        </w:rPr>
      </w:pPr>
      <w:bookmarkStart w:id="32" w:name="_GoBack"/>
      <w:bookmarkEnd w:id="32"/>
    </w:p>
    <w:p w14:paraId="617C4FBD" w14:textId="77777777" w:rsidR="00435FC2" w:rsidRPr="00580518" w:rsidRDefault="00435FC2" w:rsidP="00580518">
      <w:pPr>
        <w:contextualSpacing/>
        <w:rPr>
          <w:rStyle w:val="hps"/>
          <w:sz w:val="22"/>
        </w:rPr>
      </w:pPr>
    </w:p>
    <w:p w14:paraId="790BE052" w14:textId="77777777" w:rsidR="00B60B30" w:rsidRDefault="00B60B30" w:rsidP="00F10395">
      <w:pPr>
        <w:pStyle w:val="CELEFICNORMAL"/>
        <w:rPr>
          <w:rFonts w:ascii="Times New Roman" w:hAnsi="Times New Roman"/>
          <w:lang w:val="en-US"/>
        </w:rPr>
      </w:pPr>
    </w:p>
    <w:p w14:paraId="57A9A1C0" w14:textId="77777777" w:rsidR="00C349D2" w:rsidRDefault="00C349D2" w:rsidP="00F10395">
      <w:pPr>
        <w:pStyle w:val="CELEFICNORMAL"/>
        <w:rPr>
          <w:rFonts w:ascii="Times New Roman" w:hAnsi="Times New Roman"/>
          <w:lang w:val="en-US"/>
        </w:rPr>
      </w:pPr>
    </w:p>
    <w:p w14:paraId="21AF1540" w14:textId="77777777" w:rsidR="00C349D2" w:rsidRDefault="00C349D2">
      <w:pPr>
        <w:spacing w:after="200" w:line="276" w:lineRule="auto"/>
        <w:rPr>
          <w:sz w:val="22"/>
        </w:rPr>
      </w:pPr>
      <w:r>
        <w:br w:type="page"/>
      </w:r>
    </w:p>
    <w:p w14:paraId="54CEEB33" w14:textId="77777777" w:rsidR="00C349D2" w:rsidRDefault="00C349D2" w:rsidP="0093613F">
      <w:pPr>
        <w:pStyle w:val="Heading1"/>
      </w:pPr>
      <w:r>
        <w:lastRenderedPageBreak/>
        <w:t>Appendix A</w:t>
      </w:r>
      <w:r w:rsidR="0093613F">
        <w:t>:</w:t>
      </w:r>
      <w:r>
        <w:t xml:space="preserve"> Description of Tim</w:t>
      </w:r>
      <w:r w:rsidR="0093613F">
        <w:t>e-of-Week and Temperature Model</w:t>
      </w:r>
    </w:p>
    <w:p w14:paraId="2121F126" w14:textId="77777777" w:rsidR="00C349D2" w:rsidRDefault="00C349D2" w:rsidP="00F10395">
      <w:pPr>
        <w:pStyle w:val="CELEFICNORMAL"/>
        <w:rPr>
          <w:rFonts w:ascii="Times New Roman" w:hAnsi="Times New Roman"/>
          <w:lang w:val="en-US"/>
        </w:rPr>
      </w:pPr>
    </w:p>
    <w:p w14:paraId="2E2D0EAE" w14:textId="77777777" w:rsidR="00C349D2" w:rsidRDefault="00C349D2" w:rsidP="00C349D2">
      <w:pPr>
        <w:pStyle w:val="CELEFICNORMAL"/>
        <w:numPr>
          <w:ilvl w:val="0"/>
          <w:numId w:val="29"/>
        </w:numPr>
        <w:rPr>
          <w:rStyle w:val="hps"/>
          <w:rFonts w:ascii="Times New Roman" w:hAnsi="Times New Roman"/>
          <w:lang w:val="en-US"/>
        </w:rPr>
      </w:pPr>
      <w:r>
        <w:rPr>
          <w:rStyle w:val="hps"/>
          <w:rFonts w:ascii="Times New Roman" w:hAnsi="Times New Roman"/>
          <w:lang w:val="en-US"/>
        </w:rPr>
        <w:t xml:space="preserve">The following description is paraphrased from the </w:t>
      </w:r>
      <w:proofErr w:type="spellStart"/>
      <w:r w:rsidR="006E4A35">
        <w:rPr>
          <w:rStyle w:val="hps"/>
          <w:rFonts w:ascii="Times New Roman" w:hAnsi="Times New Roman"/>
          <w:lang w:val="en-US"/>
        </w:rPr>
        <w:t>Matthieu</w:t>
      </w:r>
      <w:proofErr w:type="spellEnd"/>
      <w:r w:rsidR="006E4A35">
        <w:rPr>
          <w:rStyle w:val="hps"/>
          <w:rFonts w:ascii="Times New Roman" w:hAnsi="Times New Roman"/>
          <w:lang w:val="en-US"/>
        </w:rPr>
        <w:t xml:space="preserve"> article</w:t>
      </w:r>
      <w:r>
        <w:rPr>
          <w:rStyle w:val="hps"/>
          <w:rFonts w:ascii="Times New Roman" w:hAnsi="Times New Roman"/>
          <w:lang w:val="en-US"/>
        </w:rPr>
        <w:t>,</w:t>
      </w:r>
      <w:r w:rsidR="006E4A35">
        <w:rPr>
          <w:rStyle w:val="FootnoteReference"/>
          <w:rFonts w:ascii="Times New Roman" w:hAnsi="Times New Roman"/>
          <w:lang w:val="en-US"/>
        </w:rPr>
        <w:footnoteReference w:id="4"/>
      </w:r>
      <w:r>
        <w:rPr>
          <w:rStyle w:val="hps"/>
          <w:rFonts w:ascii="Times New Roman" w:hAnsi="Times New Roman"/>
          <w:lang w:val="en-US"/>
        </w:rPr>
        <w:t xml:space="preserve"> where a more comprehensive description may be found. </w:t>
      </w:r>
    </w:p>
    <w:p w14:paraId="1198F4D1" w14:textId="77777777" w:rsidR="00C349D2" w:rsidRDefault="00C349D2" w:rsidP="00C349D2">
      <w:pPr>
        <w:pStyle w:val="CELEFICNORMAL"/>
        <w:numPr>
          <w:ilvl w:val="1"/>
          <w:numId w:val="29"/>
        </w:numPr>
        <w:rPr>
          <w:rStyle w:val="hps"/>
          <w:rFonts w:ascii="Times New Roman" w:hAnsi="Times New Roman"/>
          <w:lang w:val="en-US"/>
        </w:rPr>
      </w:pPr>
      <w:r>
        <w:rPr>
          <w:rStyle w:val="hps"/>
          <w:rFonts w:ascii="Times New Roman" w:hAnsi="Times New Roman"/>
          <w:lang w:val="en-US"/>
        </w:rPr>
        <w:t xml:space="preserve">A facility’s electric energy use is a function of ambient temperature and time of week, so both are included in the model. </w:t>
      </w:r>
    </w:p>
    <w:p w14:paraId="33F4B3F8" w14:textId="77777777" w:rsidR="00C349D2" w:rsidRDefault="00C349D2" w:rsidP="00C349D2">
      <w:pPr>
        <w:pStyle w:val="CELEFICNORMAL"/>
        <w:numPr>
          <w:ilvl w:val="1"/>
          <w:numId w:val="29"/>
        </w:numPr>
        <w:rPr>
          <w:rFonts w:ascii="Times New Roman" w:hAnsi="Times New Roman"/>
          <w:lang w:val="en-US"/>
        </w:rPr>
      </w:pPr>
      <w:r>
        <w:rPr>
          <w:rStyle w:val="hps"/>
          <w:rFonts w:ascii="Times New Roman" w:hAnsi="Times New Roman"/>
          <w:lang w:val="en-US"/>
        </w:rPr>
        <w:t xml:space="preserve">Each week is divided into hourly intervals (indexed by </w:t>
      </w:r>
      <w:proofErr w:type="spellStart"/>
      <w:r>
        <w:rPr>
          <w:rStyle w:val="hps"/>
          <w:rFonts w:ascii="Times New Roman" w:hAnsi="Times New Roman"/>
          <w:lang w:val="en-US"/>
        </w:rPr>
        <w:t>i</w:t>
      </w:r>
      <w:proofErr w:type="spellEnd"/>
      <w:r>
        <w:rPr>
          <w:rStyle w:val="hps"/>
          <w:rFonts w:ascii="Times New Roman" w:hAnsi="Times New Roman"/>
          <w:lang w:val="en-US"/>
        </w:rPr>
        <w:t xml:space="preserve">), with the first interval from midnight to 1 am Monday morning, the second from 1 am to 2 am, and so on for the 168 hours each week. A different regression coefficient for each time of week indicator variable, </w:t>
      </w:r>
      <w:r>
        <w:rPr>
          <w:rStyle w:val="hps"/>
          <w:rFonts w:ascii="Times New Roman" w:hAnsi="Times New Roman"/>
          <w:lang w:val="en-US"/>
        </w:rPr>
        <w:sym w:font="Symbol" w:char="F061"/>
      </w:r>
      <w:proofErr w:type="spellStart"/>
      <w:r>
        <w:rPr>
          <w:rStyle w:val="hps"/>
          <w:rFonts w:ascii="Times New Roman" w:hAnsi="Times New Roman"/>
          <w:vertAlign w:val="subscript"/>
          <w:lang w:val="en-US"/>
        </w:rPr>
        <w:t>i</w:t>
      </w:r>
      <w:proofErr w:type="spellEnd"/>
      <w:r>
        <w:t xml:space="preserve"> </w:t>
      </w:r>
      <w:r w:rsidRPr="00511206">
        <w:rPr>
          <w:rFonts w:ascii="Times New Roman" w:hAnsi="Times New Roman"/>
          <w:lang w:val="en-US"/>
        </w:rPr>
        <w:t>allows each time-of-week to have a different predicted load.</w:t>
      </w:r>
    </w:p>
    <w:p w14:paraId="4DA8F3DB" w14:textId="77777777" w:rsidR="00C349D2" w:rsidRDefault="00C349D2" w:rsidP="00C349D2">
      <w:pPr>
        <w:pStyle w:val="CELEFICNORMAL"/>
        <w:numPr>
          <w:ilvl w:val="1"/>
          <w:numId w:val="29"/>
        </w:numPr>
        <w:rPr>
          <w:rStyle w:val="hps"/>
          <w:rFonts w:ascii="Times New Roman" w:hAnsi="Times New Roman"/>
          <w:lang w:val="en-US"/>
        </w:rPr>
      </w:pPr>
      <w:r>
        <w:rPr>
          <w:rStyle w:val="hps"/>
          <w:rFonts w:ascii="Times New Roman" w:hAnsi="Times New Roman"/>
          <w:lang w:val="en-US"/>
        </w:rPr>
        <w:t>Energy response to temperature in a building is non-linear but may be modeled as continuous and piecewise linear. At low temperatures, electric energy use may increase due to more use of heating system equipment such as pumps and fans. In moderate temperatures, the building does not require heating and cooling and therefore energy use is not sensitive to temperature. At warm temperatures, energy use increases with increasing temperature due to use of cooling system equipment. At the highest temperatures, energy use may be again insensitive to temperature as cooling equipment has reached its maximum load. There may be multiple regimes of energy response to temperature.</w:t>
      </w:r>
    </w:p>
    <w:p w14:paraId="659FEC54" w14:textId="77777777" w:rsidR="00C349D2" w:rsidRDefault="00C349D2" w:rsidP="00C349D2">
      <w:pPr>
        <w:pStyle w:val="CELEFICNORMAL"/>
        <w:numPr>
          <w:ilvl w:val="1"/>
          <w:numId w:val="29"/>
        </w:numPr>
        <w:rPr>
          <w:rFonts w:ascii="Times New Roman" w:hAnsi="Times New Roman"/>
          <w:lang w:val="en-US"/>
        </w:rPr>
      </w:pPr>
      <w:r>
        <w:rPr>
          <w:rStyle w:val="hps"/>
          <w:rFonts w:ascii="Times New Roman" w:hAnsi="Times New Roman"/>
          <w:lang w:val="en-US"/>
        </w:rPr>
        <w:t xml:space="preserve">The piecewise linear and continuous temperature at </w:t>
      </w:r>
      <w:r w:rsidRPr="00511206">
        <w:rPr>
          <w:rStyle w:val="hps"/>
          <w:rFonts w:ascii="Times New Roman" w:hAnsi="Times New Roman"/>
          <w:lang w:val="en-US"/>
        </w:rPr>
        <w:t xml:space="preserve">time </w:t>
      </w:r>
      <w:r w:rsidRPr="00511206">
        <w:rPr>
          <w:rStyle w:val="hps"/>
          <w:rFonts w:ascii="Times New Roman" w:hAnsi="Times New Roman"/>
          <w:i/>
          <w:lang w:val="en-US"/>
        </w:rPr>
        <w:t>t</w:t>
      </w:r>
      <w:r w:rsidRPr="00511206">
        <w:rPr>
          <w:rStyle w:val="hps"/>
          <w:rFonts w:ascii="Times New Roman" w:hAnsi="Times New Roman"/>
          <w:lang w:val="en-US"/>
        </w:rPr>
        <w:t xml:space="preserve">, </w:t>
      </w:r>
      <w:proofErr w:type="gramStart"/>
      <w:r w:rsidRPr="00511206">
        <w:rPr>
          <w:rStyle w:val="hps"/>
          <w:rFonts w:ascii="Times New Roman" w:hAnsi="Times New Roman"/>
          <w:i/>
          <w:lang w:val="en-US"/>
        </w:rPr>
        <w:t>T(</w:t>
      </w:r>
      <w:proofErr w:type="spellStart"/>
      <w:proofErr w:type="gramEnd"/>
      <w:r w:rsidRPr="00511206">
        <w:rPr>
          <w:rStyle w:val="hps"/>
          <w:rFonts w:ascii="Times New Roman" w:hAnsi="Times New Roman"/>
          <w:i/>
          <w:lang w:val="en-US"/>
        </w:rPr>
        <w:t>t</w:t>
      </w:r>
      <w:r w:rsidRPr="00511206">
        <w:rPr>
          <w:rStyle w:val="hps"/>
          <w:rFonts w:ascii="Times New Roman" w:hAnsi="Times New Roman"/>
          <w:i/>
          <w:vertAlign w:val="subscript"/>
          <w:lang w:val="en-US"/>
        </w:rPr>
        <w:t>i</w:t>
      </w:r>
      <w:proofErr w:type="spellEnd"/>
      <w:r w:rsidRPr="00511206">
        <w:rPr>
          <w:rFonts w:ascii="Times New Roman" w:hAnsi="Times New Roman"/>
          <w:i/>
          <w:lang w:val="en-US"/>
        </w:rPr>
        <w:t>)</w:t>
      </w:r>
      <w:r w:rsidRPr="00511206">
        <w:rPr>
          <w:rFonts w:ascii="Times New Roman" w:hAnsi="Times New Roman"/>
          <w:lang w:val="en-US"/>
        </w:rPr>
        <w:t xml:space="preserve"> (which occurs at time of week interval </w:t>
      </w:r>
      <w:proofErr w:type="spellStart"/>
      <w:r w:rsidRPr="00511206">
        <w:rPr>
          <w:rFonts w:ascii="Times New Roman" w:hAnsi="Times New Roman"/>
          <w:i/>
          <w:lang w:val="en-US"/>
        </w:rPr>
        <w:t>i</w:t>
      </w:r>
      <w:proofErr w:type="spellEnd"/>
      <w:r w:rsidRPr="00511206">
        <w:rPr>
          <w:rFonts w:ascii="Times New Roman" w:hAnsi="Times New Roman"/>
          <w:lang w:val="en-US"/>
        </w:rPr>
        <w:t>)</w:t>
      </w:r>
      <w:r>
        <w:rPr>
          <w:rFonts w:ascii="Times New Roman" w:hAnsi="Times New Roman"/>
          <w:lang w:val="en-US"/>
        </w:rPr>
        <w:t xml:space="preserve"> is broken down into a number of component temperatures, </w:t>
      </w:r>
      <w:proofErr w:type="spellStart"/>
      <w:r w:rsidRPr="00511206">
        <w:rPr>
          <w:rFonts w:ascii="Times New Roman" w:hAnsi="Times New Roman"/>
          <w:i/>
          <w:lang w:val="en-US"/>
        </w:rPr>
        <w:t>T</w:t>
      </w:r>
      <w:r w:rsidRPr="00511206">
        <w:rPr>
          <w:rFonts w:ascii="Times New Roman" w:hAnsi="Times New Roman"/>
          <w:i/>
          <w:vertAlign w:val="subscript"/>
          <w:lang w:val="en-US"/>
        </w:rPr>
        <w:t>c.j</w:t>
      </w:r>
      <w:proofErr w:type="spellEnd"/>
      <w:r w:rsidRPr="00511206">
        <w:rPr>
          <w:rFonts w:ascii="Times New Roman" w:hAnsi="Times New Roman"/>
          <w:i/>
          <w:lang w:val="en-US"/>
        </w:rPr>
        <w:t>(</w:t>
      </w:r>
      <w:proofErr w:type="spellStart"/>
      <w:r w:rsidRPr="00511206">
        <w:rPr>
          <w:rFonts w:ascii="Times New Roman" w:hAnsi="Times New Roman"/>
          <w:i/>
          <w:lang w:val="en-US"/>
        </w:rPr>
        <w:t>t</w:t>
      </w:r>
      <w:r w:rsidRPr="00511206">
        <w:rPr>
          <w:rFonts w:ascii="Times New Roman" w:hAnsi="Times New Roman"/>
          <w:i/>
          <w:vertAlign w:val="subscript"/>
          <w:lang w:val="en-US"/>
        </w:rPr>
        <w:t>i</w:t>
      </w:r>
      <w:proofErr w:type="spellEnd"/>
      <w:r w:rsidRPr="00511206">
        <w:rPr>
          <w:rFonts w:ascii="Times New Roman" w:hAnsi="Times New Roman"/>
          <w:i/>
          <w:lang w:val="en-US"/>
        </w:rPr>
        <w:t>)</w:t>
      </w:r>
      <w:r>
        <w:rPr>
          <w:rFonts w:ascii="Times New Roman" w:hAnsi="Times New Roman"/>
          <w:lang w:val="en-US"/>
        </w:rPr>
        <w:t xml:space="preserve">, with </w:t>
      </w:r>
      <w:r w:rsidRPr="00875A5A">
        <w:rPr>
          <w:rFonts w:ascii="Times New Roman" w:hAnsi="Times New Roman"/>
          <w:i/>
          <w:lang w:val="en-US"/>
        </w:rPr>
        <w:t>j</w:t>
      </w:r>
      <w:r>
        <w:rPr>
          <w:rFonts w:ascii="Times New Roman" w:hAnsi="Times New Roman"/>
          <w:lang w:val="en-US"/>
        </w:rPr>
        <w:t xml:space="preserve"> = 1 </w:t>
      </w:r>
      <w:proofErr w:type="spellStart"/>
      <w:r>
        <w:rPr>
          <w:rFonts w:ascii="Times New Roman" w:hAnsi="Times New Roman"/>
          <w:lang w:val="en-US"/>
        </w:rPr>
        <w:t xml:space="preserve">to </w:t>
      </w:r>
      <w:r w:rsidRPr="002920BA">
        <w:rPr>
          <w:rFonts w:ascii="Times New Roman" w:hAnsi="Times New Roman"/>
          <w:i/>
          <w:lang w:val="en-US"/>
        </w:rPr>
        <w:t>n</w:t>
      </w:r>
      <w:r w:rsidRPr="002920BA">
        <w:rPr>
          <w:rFonts w:ascii="Times New Roman" w:hAnsi="Times New Roman"/>
          <w:i/>
          <w:vertAlign w:val="subscript"/>
          <w:lang w:val="en-US"/>
        </w:rPr>
        <w:t>s</w:t>
      </w:r>
      <w:proofErr w:type="spellEnd"/>
      <w:r>
        <w:rPr>
          <w:rFonts w:ascii="Times New Roman" w:hAnsi="Times New Roman"/>
          <w:lang w:val="en-US"/>
        </w:rPr>
        <w:t xml:space="preserve"> (</w:t>
      </w:r>
      <w:r w:rsidRPr="002920BA">
        <w:rPr>
          <w:rFonts w:ascii="Times New Roman" w:hAnsi="Times New Roman"/>
          <w:i/>
          <w:lang w:val="en-US"/>
        </w:rPr>
        <w:t>n</w:t>
      </w:r>
      <w:r w:rsidRPr="002920BA">
        <w:rPr>
          <w:rFonts w:ascii="Times New Roman" w:hAnsi="Times New Roman"/>
          <w:i/>
          <w:vertAlign w:val="subscript"/>
          <w:lang w:val="en-US"/>
        </w:rPr>
        <w:t>s</w:t>
      </w:r>
      <w:r>
        <w:rPr>
          <w:rFonts w:ascii="Times New Roman" w:hAnsi="Times New Roman"/>
          <w:lang w:val="en-US"/>
        </w:rPr>
        <w:t xml:space="preserve"> being the number of line segments, usually no more than 10 to avoid overfitting). Each </w:t>
      </w:r>
      <w:proofErr w:type="spellStart"/>
      <w:proofErr w:type="gramStart"/>
      <w:r w:rsidRPr="00511206">
        <w:rPr>
          <w:rFonts w:ascii="Times New Roman" w:hAnsi="Times New Roman"/>
          <w:i/>
          <w:lang w:val="en-US"/>
        </w:rPr>
        <w:t>T</w:t>
      </w:r>
      <w:r w:rsidRPr="00511206">
        <w:rPr>
          <w:rFonts w:ascii="Times New Roman" w:hAnsi="Times New Roman"/>
          <w:i/>
          <w:vertAlign w:val="subscript"/>
          <w:lang w:val="en-US"/>
        </w:rPr>
        <w:t>c.j</w:t>
      </w:r>
      <w:proofErr w:type="spellEnd"/>
      <w:r w:rsidRPr="00511206">
        <w:rPr>
          <w:rFonts w:ascii="Times New Roman" w:hAnsi="Times New Roman"/>
          <w:i/>
          <w:lang w:val="en-US"/>
        </w:rPr>
        <w:t>(</w:t>
      </w:r>
      <w:proofErr w:type="spellStart"/>
      <w:proofErr w:type="gramEnd"/>
      <w:r w:rsidRPr="00511206">
        <w:rPr>
          <w:rFonts w:ascii="Times New Roman" w:hAnsi="Times New Roman"/>
          <w:i/>
          <w:lang w:val="en-US"/>
        </w:rPr>
        <w:t>t</w:t>
      </w:r>
      <w:r w:rsidRPr="00511206">
        <w:rPr>
          <w:rFonts w:ascii="Times New Roman" w:hAnsi="Times New Roman"/>
          <w:i/>
          <w:vertAlign w:val="subscript"/>
          <w:lang w:val="en-US"/>
        </w:rPr>
        <w:t>i</w:t>
      </w:r>
      <w:proofErr w:type="spellEnd"/>
      <w:r w:rsidRPr="00511206">
        <w:rPr>
          <w:rFonts w:ascii="Times New Roman" w:hAnsi="Times New Roman"/>
          <w:i/>
          <w:lang w:val="en-US"/>
        </w:rPr>
        <w:t>)</w:t>
      </w:r>
      <w:r>
        <w:rPr>
          <w:rFonts w:ascii="Times New Roman" w:hAnsi="Times New Roman"/>
          <w:lang w:val="en-US"/>
        </w:rPr>
        <w:t xml:space="preserve"> is multiplied by </w:t>
      </w:r>
      <w:r w:rsidRPr="00875A5A">
        <w:rPr>
          <w:rFonts w:ascii="Times New Roman" w:hAnsi="Times New Roman"/>
          <w:i/>
          <w:lang w:val="en-US"/>
        </w:rPr>
        <w:sym w:font="Symbol" w:char="F062"/>
      </w:r>
      <w:r w:rsidRPr="00875A5A">
        <w:rPr>
          <w:rFonts w:ascii="Times New Roman" w:hAnsi="Times New Roman"/>
          <w:i/>
          <w:vertAlign w:val="subscript"/>
          <w:lang w:val="en-US"/>
        </w:rPr>
        <w:t>j</w:t>
      </w:r>
      <w:r>
        <w:rPr>
          <w:rFonts w:ascii="Times New Roman" w:hAnsi="Times New Roman"/>
          <w:lang w:val="en-US"/>
        </w:rPr>
        <w:t xml:space="preserve"> and then summed to determine the temperature dependent load. </w:t>
      </w:r>
    </w:p>
    <w:p w14:paraId="433A2F34" w14:textId="77777777" w:rsidR="00C349D2" w:rsidRDefault="00C349D2" w:rsidP="00C349D2">
      <w:pPr>
        <w:pStyle w:val="CELEFICNORMAL"/>
        <w:numPr>
          <w:ilvl w:val="1"/>
          <w:numId w:val="29"/>
        </w:numPr>
        <w:rPr>
          <w:rFonts w:ascii="Times New Roman" w:hAnsi="Times New Roman"/>
          <w:lang w:val="en-US"/>
        </w:rPr>
      </w:pPr>
      <w:r>
        <w:rPr>
          <w:rFonts w:ascii="Times New Roman" w:hAnsi="Times New Roman"/>
          <w:lang w:val="en-US"/>
        </w:rPr>
        <w:t xml:space="preserve">Boundary values of the temperature segments are defined by </w:t>
      </w:r>
      <w:r>
        <w:rPr>
          <w:rFonts w:ascii="Times New Roman" w:hAnsi="Times New Roman"/>
          <w:i/>
          <w:lang w:val="en-US"/>
        </w:rPr>
        <w:t>B</w:t>
      </w:r>
      <w:r w:rsidRPr="002920BA">
        <w:rPr>
          <w:rFonts w:ascii="Times New Roman" w:hAnsi="Times New Roman"/>
          <w:i/>
          <w:vertAlign w:val="subscript"/>
          <w:lang w:val="en-US"/>
        </w:rPr>
        <w:t>k</w:t>
      </w:r>
      <w:r>
        <w:rPr>
          <w:rFonts w:ascii="Times New Roman" w:hAnsi="Times New Roman"/>
          <w:i/>
          <w:lang w:val="en-US"/>
        </w:rPr>
        <w:t xml:space="preserve"> </w:t>
      </w:r>
      <w:r w:rsidRPr="002920BA">
        <w:rPr>
          <w:rFonts w:ascii="Times New Roman" w:hAnsi="Times New Roman"/>
          <w:lang w:val="en-US"/>
        </w:rPr>
        <w:t>(</w:t>
      </w:r>
      <w:r w:rsidRPr="002920BA">
        <w:rPr>
          <w:rFonts w:ascii="Times New Roman" w:hAnsi="Times New Roman"/>
          <w:i/>
          <w:lang w:val="en-US"/>
        </w:rPr>
        <w:t>k</w:t>
      </w:r>
      <w:r>
        <w:rPr>
          <w:rFonts w:ascii="Times New Roman" w:hAnsi="Times New Roman"/>
          <w:lang w:val="en-US"/>
        </w:rPr>
        <w:t xml:space="preserve"> </w:t>
      </w:r>
      <w:r w:rsidRPr="002920BA">
        <w:rPr>
          <w:rFonts w:ascii="Times New Roman" w:hAnsi="Times New Roman"/>
          <w:lang w:val="en-US"/>
        </w:rPr>
        <w:t>= 1…</w:t>
      </w:r>
      <w:r w:rsidRPr="002920BA">
        <w:rPr>
          <w:rFonts w:ascii="Times New Roman" w:hAnsi="Times New Roman"/>
          <w:i/>
          <w:lang w:val="en-US"/>
        </w:rPr>
        <w:t>n</w:t>
      </w:r>
      <w:r w:rsidRPr="002920BA">
        <w:rPr>
          <w:rFonts w:ascii="Times New Roman" w:hAnsi="Times New Roman"/>
          <w:i/>
          <w:vertAlign w:val="subscript"/>
          <w:lang w:val="en-US"/>
        </w:rPr>
        <w:t>s</w:t>
      </w:r>
      <w:r>
        <w:rPr>
          <w:rFonts w:ascii="Times New Roman" w:hAnsi="Times New Roman"/>
          <w:lang w:val="en-US"/>
        </w:rPr>
        <w:t xml:space="preserve">-1). And component temperatures are determined with the following algorithm (assuming </w:t>
      </w:r>
      <w:r w:rsidRPr="00674FFE">
        <w:rPr>
          <w:rFonts w:ascii="Times New Roman" w:hAnsi="Times New Roman"/>
          <w:i/>
          <w:lang w:val="en-US"/>
        </w:rPr>
        <w:t>n</w:t>
      </w:r>
      <w:r w:rsidRPr="00674FFE">
        <w:rPr>
          <w:rFonts w:ascii="Times New Roman" w:hAnsi="Times New Roman"/>
          <w:i/>
          <w:vertAlign w:val="subscript"/>
          <w:lang w:val="en-US"/>
        </w:rPr>
        <w:t>s</w:t>
      </w:r>
      <w:r>
        <w:rPr>
          <w:rFonts w:ascii="Times New Roman" w:hAnsi="Times New Roman"/>
          <w:lang w:val="en-US"/>
        </w:rPr>
        <w:t xml:space="preserve"> = 6):</w:t>
      </w:r>
    </w:p>
    <w:p w14:paraId="2A31ABD1" w14:textId="77777777" w:rsidR="00C349D2" w:rsidRDefault="00C349D2" w:rsidP="00C349D2">
      <w:pPr>
        <w:pStyle w:val="CELEFICNORMAL"/>
        <w:numPr>
          <w:ilvl w:val="2"/>
          <w:numId w:val="29"/>
        </w:numPr>
        <w:rPr>
          <w:rFonts w:ascii="Times New Roman" w:hAnsi="Times New Roman"/>
          <w:lang w:val="en-US"/>
        </w:rPr>
      </w:pPr>
      <w:r>
        <w:rPr>
          <w:rFonts w:ascii="Times New Roman" w:hAnsi="Times New Roman"/>
          <w:lang w:val="en-US"/>
        </w:rPr>
        <w:t xml:space="preserve">If </w:t>
      </w:r>
      <w:proofErr w:type="gramStart"/>
      <w:r w:rsidRPr="002920BA">
        <w:rPr>
          <w:rFonts w:ascii="Times New Roman" w:hAnsi="Times New Roman"/>
          <w:i/>
          <w:lang w:val="en-US"/>
        </w:rPr>
        <w:t>T</w:t>
      </w:r>
      <w:r>
        <w:rPr>
          <w:rFonts w:ascii="Times New Roman" w:hAnsi="Times New Roman"/>
          <w:lang w:val="en-US"/>
        </w:rPr>
        <w:t>(</w:t>
      </w:r>
      <w:proofErr w:type="spellStart"/>
      <w:proofErr w:type="gramEnd"/>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&gt; </w:t>
      </w:r>
      <w:r w:rsidRPr="002920BA">
        <w:rPr>
          <w:rFonts w:ascii="Times New Roman" w:hAnsi="Times New Roman"/>
          <w:i/>
          <w:lang w:val="en-US"/>
        </w:rPr>
        <w:t>B</w:t>
      </w:r>
      <w:r w:rsidRPr="002920BA">
        <w:rPr>
          <w:rFonts w:ascii="Times New Roman" w:hAnsi="Times New Roman"/>
          <w:i/>
          <w:vertAlign w:val="subscript"/>
          <w:lang w:val="en-US"/>
        </w:rPr>
        <w:t>1</w:t>
      </w:r>
      <w:r>
        <w:rPr>
          <w:rFonts w:ascii="Times New Roman" w:hAnsi="Times New Roman"/>
          <w:lang w:val="en-US"/>
        </w:rPr>
        <w:t xml:space="preserve">, then </w:t>
      </w:r>
      <w:r w:rsidRPr="002920BA">
        <w:rPr>
          <w:rFonts w:ascii="Times New Roman" w:hAnsi="Times New Roman"/>
          <w:i/>
          <w:lang w:val="en-US"/>
        </w:rPr>
        <w:t>T</w:t>
      </w:r>
      <w:r w:rsidRPr="002920BA">
        <w:rPr>
          <w:rFonts w:ascii="Times New Roman" w:hAnsi="Times New Roman"/>
          <w:i/>
          <w:vertAlign w:val="subscript"/>
          <w:lang w:val="en-US"/>
        </w:rPr>
        <w:t>c,1</w:t>
      </w:r>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 </w:t>
      </w:r>
      <w:r w:rsidRPr="002920BA">
        <w:rPr>
          <w:rFonts w:ascii="Times New Roman" w:hAnsi="Times New Roman"/>
          <w:i/>
          <w:lang w:val="en-US"/>
        </w:rPr>
        <w:t>B</w:t>
      </w:r>
      <w:r w:rsidRPr="002920BA">
        <w:rPr>
          <w:rFonts w:ascii="Times New Roman" w:hAnsi="Times New Roman"/>
          <w:i/>
          <w:vertAlign w:val="subscript"/>
          <w:lang w:val="en-US"/>
        </w:rPr>
        <w:t>1</w:t>
      </w:r>
      <w:r>
        <w:rPr>
          <w:rFonts w:ascii="Times New Roman" w:hAnsi="Times New Roman"/>
          <w:lang w:val="en-US"/>
        </w:rPr>
        <w:t xml:space="preserve">. Otherwise, </w:t>
      </w:r>
      <w:r w:rsidRPr="002920BA">
        <w:rPr>
          <w:rFonts w:ascii="Times New Roman" w:hAnsi="Times New Roman"/>
          <w:i/>
          <w:lang w:val="en-US"/>
        </w:rPr>
        <w:t>T</w:t>
      </w:r>
      <w:r w:rsidRPr="002920BA">
        <w:rPr>
          <w:rFonts w:ascii="Times New Roman" w:hAnsi="Times New Roman"/>
          <w:i/>
          <w:vertAlign w:val="subscript"/>
          <w:lang w:val="en-US"/>
        </w:rPr>
        <w:t>c</w:t>
      </w:r>
      <w:proofErr w:type="gramStart"/>
      <w:r w:rsidRPr="002920BA">
        <w:rPr>
          <w:rFonts w:ascii="Times New Roman" w:hAnsi="Times New Roman"/>
          <w:i/>
          <w:vertAlign w:val="subscript"/>
          <w:lang w:val="en-US"/>
        </w:rPr>
        <w:t>,1</w:t>
      </w:r>
      <w:proofErr w:type="gramEnd"/>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 </w:t>
      </w:r>
      <w:r w:rsidRPr="002920BA">
        <w:rPr>
          <w:rFonts w:ascii="Times New Roman" w:hAnsi="Times New Roman"/>
          <w:i/>
          <w:lang w:val="en-US"/>
        </w:rPr>
        <w:t>T</w:t>
      </w:r>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and </w:t>
      </w:r>
      <w:proofErr w:type="spellStart"/>
      <w:r w:rsidRPr="002920BA">
        <w:rPr>
          <w:rFonts w:ascii="Times New Roman" w:hAnsi="Times New Roman"/>
          <w:i/>
          <w:lang w:val="en-US"/>
        </w:rPr>
        <w:t>T</w:t>
      </w:r>
      <w:r w:rsidRPr="002920BA">
        <w:rPr>
          <w:rFonts w:ascii="Times New Roman" w:hAnsi="Times New Roman"/>
          <w:i/>
          <w:vertAlign w:val="subscript"/>
          <w:lang w:val="en-US"/>
        </w:rPr>
        <w:t>c,m</w:t>
      </w:r>
      <w:proofErr w:type="spellEnd"/>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 0 for </w:t>
      </w:r>
      <w:r w:rsidRPr="002920BA">
        <w:rPr>
          <w:rFonts w:ascii="Times New Roman" w:hAnsi="Times New Roman"/>
          <w:i/>
          <w:lang w:val="en-US"/>
        </w:rPr>
        <w:t>m</w:t>
      </w:r>
      <w:r>
        <w:rPr>
          <w:rFonts w:ascii="Times New Roman" w:hAnsi="Times New Roman"/>
          <w:lang w:val="en-US"/>
        </w:rPr>
        <w:t xml:space="preserve"> = 2 … 6 and algorithm is ended.</w:t>
      </w:r>
    </w:p>
    <w:p w14:paraId="4E99472B" w14:textId="77777777" w:rsidR="00C349D2" w:rsidRDefault="00C349D2" w:rsidP="00C349D2">
      <w:pPr>
        <w:pStyle w:val="CELEFICNORMAL"/>
        <w:numPr>
          <w:ilvl w:val="2"/>
          <w:numId w:val="29"/>
        </w:numPr>
        <w:rPr>
          <w:rFonts w:ascii="Times New Roman" w:hAnsi="Times New Roman"/>
          <w:lang w:val="en-US"/>
        </w:rPr>
      </w:pPr>
      <w:r>
        <w:rPr>
          <w:rFonts w:ascii="Times New Roman" w:hAnsi="Times New Roman"/>
          <w:lang w:val="en-US"/>
        </w:rPr>
        <w:t xml:space="preserve">For </w:t>
      </w:r>
      <w:r w:rsidRPr="002920BA">
        <w:rPr>
          <w:rFonts w:ascii="Times New Roman" w:hAnsi="Times New Roman"/>
          <w:i/>
          <w:lang w:val="en-US"/>
        </w:rPr>
        <w:t>n</w:t>
      </w:r>
      <w:r>
        <w:rPr>
          <w:rFonts w:ascii="Times New Roman" w:hAnsi="Times New Roman"/>
          <w:lang w:val="en-US"/>
        </w:rPr>
        <w:t xml:space="preserve"> = 2 … </w:t>
      </w:r>
      <w:r w:rsidRPr="00674FFE">
        <w:rPr>
          <w:rFonts w:ascii="Times New Roman" w:hAnsi="Times New Roman"/>
          <w:lang w:val="en-US"/>
        </w:rPr>
        <w:t>4</w:t>
      </w:r>
      <w:r>
        <w:rPr>
          <w:rFonts w:ascii="Times New Roman" w:hAnsi="Times New Roman"/>
          <w:lang w:val="en-US"/>
        </w:rPr>
        <w:t xml:space="preserve">, if </w:t>
      </w:r>
      <w:proofErr w:type="gramStart"/>
      <w:r w:rsidRPr="002920BA">
        <w:rPr>
          <w:rFonts w:ascii="Times New Roman" w:hAnsi="Times New Roman"/>
          <w:i/>
          <w:lang w:val="en-US"/>
        </w:rPr>
        <w:t>T</w:t>
      </w:r>
      <w:r>
        <w:rPr>
          <w:rFonts w:ascii="Times New Roman" w:hAnsi="Times New Roman"/>
          <w:lang w:val="en-US"/>
        </w:rPr>
        <w:t>(</w:t>
      </w:r>
      <w:proofErr w:type="spellStart"/>
      <w:proofErr w:type="gramEnd"/>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&gt; </w:t>
      </w:r>
      <w:proofErr w:type="spellStart"/>
      <w:r w:rsidRPr="002920BA">
        <w:rPr>
          <w:rFonts w:ascii="Times New Roman" w:hAnsi="Times New Roman"/>
          <w:i/>
          <w:lang w:val="en-US"/>
        </w:rPr>
        <w:t>B</w:t>
      </w:r>
      <w:r w:rsidRPr="002920BA">
        <w:rPr>
          <w:rFonts w:ascii="Times New Roman" w:hAnsi="Times New Roman"/>
          <w:i/>
          <w:vertAlign w:val="subscript"/>
          <w:lang w:val="en-US"/>
        </w:rPr>
        <w:t>n</w:t>
      </w:r>
      <w:proofErr w:type="spellEnd"/>
      <w:r>
        <w:rPr>
          <w:rFonts w:ascii="Times New Roman" w:hAnsi="Times New Roman"/>
          <w:lang w:val="en-US"/>
        </w:rPr>
        <w:t xml:space="preserve">, then </w:t>
      </w:r>
      <w:proofErr w:type="spellStart"/>
      <w:r w:rsidRPr="002920BA">
        <w:rPr>
          <w:rFonts w:ascii="Times New Roman" w:hAnsi="Times New Roman"/>
          <w:i/>
          <w:lang w:val="en-US"/>
        </w:rPr>
        <w:t>T</w:t>
      </w:r>
      <w:r w:rsidRPr="002920BA">
        <w:rPr>
          <w:rFonts w:ascii="Times New Roman" w:hAnsi="Times New Roman"/>
          <w:i/>
          <w:vertAlign w:val="subscript"/>
          <w:lang w:val="en-US"/>
        </w:rPr>
        <w:t>c,n</w:t>
      </w:r>
      <w:proofErr w:type="spellEnd"/>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 </w:t>
      </w:r>
      <w:proofErr w:type="spellStart"/>
      <w:r w:rsidRPr="002920BA">
        <w:rPr>
          <w:rFonts w:ascii="Times New Roman" w:hAnsi="Times New Roman"/>
          <w:i/>
          <w:lang w:val="en-US"/>
        </w:rPr>
        <w:t>B</w:t>
      </w:r>
      <w:r w:rsidRPr="002920BA">
        <w:rPr>
          <w:rFonts w:ascii="Times New Roman" w:hAnsi="Times New Roman"/>
          <w:i/>
          <w:vertAlign w:val="subscript"/>
          <w:lang w:val="en-US"/>
        </w:rPr>
        <w:t>n</w:t>
      </w:r>
      <w:proofErr w:type="spellEnd"/>
      <w:r>
        <w:rPr>
          <w:rFonts w:ascii="Times New Roman" w:hAnsi="Times New Roman"/>
          <w:lang w:val="en-US"/>
        </w:rPr>
        <w:t xml:space="preserve"> – </w:t>
      </w:r>
      <w:r w:rsidRPr="002920BA">
        <w:rPr>
          <w:rFonts w:ascii="Times New Roman" w:hAnsi="Times New Roman"/>
          <w:i/>
          <w:lang w:val="en-US"/>
        </w:rPr>
        <w:t>B</w:t>
      </w:r>
      <w:r w:rsidRPr="002920BA">
        <w:rPr>
          <w:rFonts w:ascii="Times New Roman" w:hAnsi="Times New Roman"/>
          <w:i/>
          <w:vertAlign w:val="subscript"/>
          <w:lang w:val="en-US"/>
        </w:rPr>
        <w:t>n-1</w:t>
      </w:r>
      <w:r>
        <w:rPr>
          <w:rFonts w:ascii="Times New Roman" w:hAnsi="Times New Roman"/>
          <w:lang w:val="en-US"/>
        </w:rPr>
        <w:t xml:space="preserve">. Otherwise, </w:t>
      </w:r>
      <w:proofErr w:type="spellStart"/>
      <w:r w:rsidRPr="002920BA">
        <w:rPr>
          <w:rFonts w:ascii="Times New Roman" w:hAnsi="Times New Roman"/>
          <w:i/>
          <w:lang w:val="en-US"/>
        </w:rPr>
        <w:t>T</w:t>
      </w:r>
      <w:r w:rsidRPr="002920BA">
        <w:rPr>
          <w:rFonts w:ascii="Times New Roman" w:hAnsi="Times New Roman"/>
          <w:i/>
          <w:vertAlign w:val="subscript"/>
          <w:lang w:val="en-US"/>
        </w:rPr>
        <w:t>c</w:t>
      </w:r>
      <w:proofErr w:type="gramStart"/>
      <w:r w:rsidRPr="002920BA">
        <w:rPr>
          <w:rFonts w:ascii="Times New Roman" w:hAnsi="Times New Roman"/>
          <w:i/>
          <w:vertAlign w:val="subscript"/>
          <w:lang w:val="en-US"/>
        </w:rPr>
        <w:t>,n</w:t>
      </w:r>
      <w:proofErr w:type="spellEnd"/>
      <w:proofErr w:type="gramEnd"/>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 </w:t>
      </w:r>
      <w:r w:rsidRPr="002920BA">
        <w:rPr>
          <w:rFonts w:ascii="Times New Roman" w:hAnsi="Times New Roman"/>
          <w:i/>
          <w:lang w:val="en-US"/>
        </w:rPr>
        <w:t>T</w:t>
      </w:r>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 </w:t>
      </w:r>
      <w:r w:rsidRPr="002920BA">
        <w:rPr>
          <w:rFonts w:ascii="Times New Roman" w:hAnsi="Times New Roman"/>
          <w:i/>
          <w:lang w:val="en-US"/>
        </w:rPr>
        <w:t>B</w:t>
      </w:r>
      <w:r w:rsidRPr="002920BA">
        <w:rPr>
          <w:rFonts w:ascii="Times New Roman" w:hAnsi="Times New Roman"/>
          <w:i/>
          <w:vertAlign w:val="subscript"/>
          <w:lang w:val="en-US"/>
        </w:rPr>
        <w:t>n-1</w:t>
      </w:r>
      <w:r>
        <w:rPr>
          <w:rFonts w:ascii="Times New Roman" w:hAnsi="Times New Roman"/>
          <w:lang w:val="en-US"/>
        </w:rPr>
        <w:t xml:space="preserve"> and </w:t>
      </w:r>
      <w:proofErr w:type="spellStart"/>
      <w:r w:rsidRPr="002920BA">
        <w:rPr>
          <w:rFonts w:ascii="Times New Roman" w:hAnsi="Times New Roman"/>
          <w:i/>
          <w:lang w:val="en-US"/>
        </w:rPr>
        <w:t>T</w:t>
      </w:r>
      <w:r w:rsidRPr="002920BA">
        <w:rPr>
          <w:rFonts w:ascii="Times New Roman" w:hAnsi="Times New Roman"/>
          <w:i/>
          <w:vertAlign w:val="subscript"/>
          <w:lang w:val="en-US"/>
        </w:rPr>
        <w:t>c,m</w:t>
      </w:r>
      <w:proofErr w:type="spellEnd"/>
      <w:r>
        <w:rPr>
          <w:rFonts w:ascii="Times New Roman" w:hAnsi="Times New Roman"/>
          <w:lang w:val="en-US"/>
        </w:rPr>
        <w:t>(</w:t>
      </w:r>
      <w:proofErr w:type="spellStart"/>
      <w:r w:rsidRPr="002920BA">
        <w:rPr>
          <w:rFonts w:ascii="Times New Roman" w:hAnsi="Times New Roman"/>
          <w:i/>
          <w:lang w:val="en-US"/>
        </w:rPr>
        <w:t>t</w:t>
      </w:r>
      <w:r w:rsidRPr="002920BA">
        <w:rPr>
          <w:rFonts w:ascii="Times New Roman" w:hAnsi="Times New Roman"/>
          <w:i/>
          <w:vertAlign w:val="subscript"/>
          <w:lang w:val="en-US"/>
        </w:rPr>
        <w:t>i</w:t>
      </w:r>
      <w:proofErr w:type="spellEnd"/>
      <w:r>
        <w:rPr>
          <w:rFonts w:ascii="Times New Roman" w:hAnsi="Times New Roman"/>
          <w:lang w:val="en-US"/>
        </w:rPr>
        <w:t xml:space="preserve">) = 0 for </w:t>
      </w:r>
      <w:r w:rsidRPr="002920BA">
        <w:rPr>
          <w:rFonts w:ascii="Times New Roman" w:hAnsi="Times New Roman"/>
          <w:i/>
          <w:lang w:val="en-US"/>
        </w:rPr>
        <w:t>m</w:t>
      </w:r>
      <w:r>
        <w:rPr>
          <w:rFonts w:ascii="Times New Roman" w:hAnsi="Times New Roman"/>
          <w:lang w:val="en-US"/>
        </w:rPr>
        <w:t xml:space="preserve"> = (</w:t>
      </w:r>
      <w:r w:rsidRPr="002920BA">
        <w:rPr>
          <w:rFonts w:ascii="Times New Roman" w:hAnsi="Times New Roman"/>
          <w:i/>
          <w:lang w:val="en-US"/>
        </w:rPr>
        <w:t>n</w:t>
      </w:r>
      <w:r>
        <w:rPr>
          <w:rFonts w:ascii="Times New Roman" w:hAnsi="Times New Roman"/>
          <w:lang w:val="en-US"/>
        </w:rPr>
        <w:t xml:space="preserve"> + 1) … </w:t>
      </w:r>
      <w:r w:rsidRPr="00674FFE">
        <w:rPr>
          <w:rFonts w:ascii="Times New Roman" w:hAnsi="Times New Roman"/>
          <w:lang w:val="en-US"/>
        </w:rPr>
        <w:t>6</w:t>
      </w:r>
      <w:r>
        <w:rPr>
          <w:rFonts w:ascii="Times New Roman" w:hAnsi="Times New Roman"/>
          <w:lang w:val="en-US"/>
        </w:rPr>
        <w:t xml:space="preserve"> and algorithm is ended.</w:t>
      </w:r>
    </w:p>
    <w:p w14:paraId="694C1915" w14:textId="77777777" w:rsidR="00C349D2" w:rsidRDefault="00C349D2" w:rsidP="00C349D2">
      <w:pPr>
        <w:pStyle w:val="CELEFICNORMAL"/>
        <w:numPr>
          <w:ilvl w:val="2"/>
          <w:numId w:val="29"/>
        </w:numPr>
        <w:rPr>
          <w:rFonts w:ascii="Times New Roman" w:hAnsi="Times New Roman"/>
          <w:lang w:val="en-US"/>
        </w:rPr>
      </w:pPr>
      <w:r>
        <w:rPr>
          <w:rFonts w:ascii="Times New Roman" w:hAnsi="Times New Roman"/>
          <w:lang w:val="en-US"/>
        </w:rPr>
        <w:t xml:space="preserve">If </w:t>
      </w:r>
      <w:proofErr w:type="gramStart"/>
      <w:r w:rsidRPr="002920BA">
        <w:rPr>
          <w:rFonts w:ascii="Times New Roman" w:hAnsi="Times New Roman"/>
          <w:i/>
          <w:lang w:val="en-US"/>
        </w:rPr>
        <w:t>T</w:t>
      </w:r>
      <w:r>
        <w:rPr>
          <w:rFonts w:ascii="Times New Roman" w:hAnsi="Times New Roman"/>
          <w:lang w:val="en-US"/>
        </w:rPr>
        <w:t>(</w:t>
      </w:r>
      <w:proofErr w:type="spellStart"/>
      <w:proofErr w:type="gramEnd"/>
      <w:r w:rsidRPr="002920BA">
        <w:rPr>
          <w:rFonts w:ascii="Times New Roman" w:hAnsi="Times New Roman"/>
          <w:i/>
          <w:lang w:val="en-US"/>
        </w:rPr>
        <w:t>t</w:t>
      </w:r>
      <w:r w:rsidRPr="00674FFE">
        <w:rPr>
          <w:rFonts w:ascii="Times New Roman" w:hAnsi="Times New Roman"/>
          <w:i/>
          <w:vertAlign w:val="subscript"/>
          <w:lang w:val="en-US"/>
        </w:rPr>
        <w:t>i</w:t>
      </w:r>
      <w:proofErr w:type="spellEnd"/>
      <w:r>
        <w:rPr>
          <w:rFonts w:ascii="Times New Roman" w:hAnsi="Times New Roman"/>
          <w:lang w:val="en-US"/>
        </w:rPr>
        <w:t xml:space="preserve">) &gt; </w:t>
      </w:r>
      <w:r w:rsidRPr="002920BA">
        <w:rPr>
          <w:rFonts w:ascii="Times New Roman" w:hAnsi="Times New Roman"/>
          <w:i/>
          <w:lang w:val="en-US"/>
        </w:rPr>
        <w:t>B</w:t>
      </w:r>
      <w:r w:rsidRPr="00674FFE">
        <w:rPr>
          <w:rFonts w:ascii="Times New Roman" w:hAnsi="Times New Roman"/>
          <w:i/>
          <w:vertAlign w:val="subscript"/>
          <w:lang w:val="en-US"/>
        </w:rPr>
        <w:t>5</w:t>
      </w:r>
      <w:r>
        <w:rPr>
          <w:rFonts w:ascii="Times New Roman" w:hAnsi="Times New Roman"/>
          <w:lang w:val="en-US"/>
        </w:rPr>
        <w:t xml:space="preserve">, then </w:t>
      </w:r>
      <w:r w:rsidRPr="00674FFE">
        <w:rPr>
          <w:rFonts w:ascii="Times New Roman" w:hAnsi="Times New Roman"/>
          <w:i/>
          <w:lang w:val="en-US"/>
        </w:rPr>
        <w:t>T</w:t>
      </w:r>
      <w:r w:rsidRPr="00674FFE">
        <w:rPr>
          <w:rFonts w:ascii="Times New Roman" w:hAnsi="Times New Roman"/>
          <w:i/>
          <w:vertAlign w:val="subscript"/>
          <w:lang w:val="en-US"/>
        </w:rPr>
        <w:t>c,5</w:t>
      </w:r>
      <w:r>
        <w:rPr>
          <w:rFonts w:ascii="Times New Roman" w:hAnsi="Times New Roman"/>
          <w:lang w:val="en-US"/>
        </w:rPr>
        <w:t>(</w:t>
      </w:r>
      <w:proofErr w:type="spellStart"/>
      <w:r w:rsidRPr="002920BA">
        <w:rPr>
          <w:rFonts w:ascii="Times New Roman" w:hAnsi="Times New Roman"/>
          <w:i/>
          <w:lang w:val="en-US"/>
        </w:rPr>
        <w:t>t</w:t>
      </w:r>
      <w:r w:rsidRPr="00674FFE">
        <w:rPr>
          <w:rFonts w:ascii="Times New Roman" w:hAnsi="Times New Roman"/>
          <w:i/>
          <w:vertAlign w:val="subscript"/>
          <w:lang w:val="en-US"/>
        </w:rPr>
        <w:t>i</w:t>
      </w:r>
      <w:proofErr w:type="spellEnd"/>
      <w:r>
        <w:rPr>
          <w:rFonts w:ascii="Times New Roman" w:hAnsi="Times New Roman"/>
          <w:lang w:val="en-US"/>
        </w:rPr>
        <w:t xml:space="preserve">) = </w:t>
      </w:r>
      <w:r w:rsidRPr="002920BA">
        <w:rPr>
          <w:rFonts w:ascii="Times New Roman" w:hAnsi="Times New Roman"/>
          <w:i/>
          <w:lang w:val="en-US"/>
        </w:rPr>
        <w:t>B</w:t>
      </w:r>
      <w:r w:rsidRPr="00674FFE">
        <w:rPr>
          <w:rFonts w:ascii="Times New Roman" w:hAnsi="Times New Roman"/>
          <w:i/>
          <w:vertAlign w:val="subscript"/>
          <w:lang w:val="en-US"/>
        </w:rPr>
        <w:t>5</w:t>
      </w:r>
      <w:r>
        <w:rPr>
          <w:rFonts w:ascii="Times New Roman" w:hAnsi="Times New Roman"/>
          <w:lang w:val="en-US"/>
        </w:rPr>
        <w:t xml:space="preserve"> – </w:t>
      </w:r>
      <w:r w:rsidRPr="002920BA">
        <w:rPr>
          <w:rFonts w:ascii="Times New Roman" w:hAnsi="Times New Roman"/>
          <w:i/>
          <w:lang w:val="en-US"/>
        </w:rPr>
        <w:t>B</w:t>
      </w:r>
      <w:r w:rsidRPr="00674FFE">
        <w:rPr>
          <w:rFonts w:ascii="Times New Roman" w:hAnsi="Times New Roman"/>
          <w:i/>
          <w:vertAlign w:val="subscript"/>
          <w:lang w:val="en-US"/>
        </w:rPr>
        <w:t>4</w:t>
      </w:r>
      <w:r>
        <w:rPr>
          <w:rFonts w:ascii="Times New Roman" w:hAnsi="Times New Roman"/>
          <w:lang w:val="en-US"/>
        </w:rPr>
        <w:t xml:space="preserve"> and </w:t>
      </w:r>
      <w:r w:rsidRPr="00674FFE">
        <w:rPr>
          <w:rFonts w:ascii="Times New Roman" w:hAnsi="Times New Roman"/>
          <w:i/>
          <w:lang w:val="en-US"/>
        </w:rPr>
        <w:t>T</w:t>
      </w:r>
      <w:r w:rsidRPr="00674FFE">
        <w:rPr>
          <w:rFonts w:ascii="Times New Roman" w:hAnsi="Times New Roman"/>
          <w:i/>
          <w:vertAlign w:val="subscript"/>
          <w:lang w:val="en-US"/>
        </w:rPr>
        <w:t>c,6</w:t>
      </w:r>
      <w:r>
        <w:rPr>
          <w:rFonts w:ascii="Times New Roman" w:hAnsi="Times New Roman"/>
          <w:lang w:val="en-US"/>
        </w:rPr>
        <w:t>(</w:t>
      </w:r>
      <w:proofErr w:type="spellStart"/>
      <w:r w:rsidRPr="00674FFE">
        <w:rPr>
          <w:rFonts w:ascii="Times New Roman" w:hAnsi="Times New Roman"/>
          <w:i/>
          <w:lang w:val="en-US"/>
        </w:rPr>
        <w:t>t</w:t>
      </w:r>
      <w:r w:rsidRPr="00674FFE">
        <w:rPr>
          <w:rFonts w:ascii="Times New Roman" w:hAnsi="Times New Roman"/>
          <w:i/>
          <w:vertAlign w:val="subscript"/>
          <w:lang w:val="en-US"/>
        </w:rPr>
        <w:t>i</w:t>
      </w:r>
      <w:proofErr w:type="spellEnd"/>
      <w:r>
        <w:rPr>
          <w:rFonts w:ascii="Times New Roman" w:hAnsi="Times New Roman"/>
          <w:lang w:val="en-US"/>
        </w:rPr>
        <w:t xml:space="preserve">) = </w:t>
      </w:r>
      <w:r w:rsidRPr="00674FFE">
        <w:rPr>
          <w:rFonts w:ascii="Times New Roman" w:hAnsi="Times New Roman"/>
          <w:i/>
          <w:lang w:val="en-US"/>
        </w:rPr>
        <w:t>T</w:t>
      </w:r>
      <w:r>
        <w:rPr>
          <w:rFonts w:ascii="Times New Roman" w:hAnsi="Times New Roman"/>
          <w:lang w:val="en-US"/>
        </w:rPr>
        <w:t>(</w:t>
      </w:r>
      <w:proofErr w:type="spellStart"/>
      <w:r w:rsidRPr="00674FFE">
        <w:rPr>
          <w:rFonts w:ascii="Times New Roman" w:hAnsi="Times New Roman"/>
          <w:i/>
          <w:lang w:val="en-US"/>
        </w:rPr>
        <w:t>t</w:t>
      </w:r>
      <w:r w:rsidRPr="00674FFE">
        <w:rPr>
          <w:rFonts w:ascii="Times New Roman" w:hAnsi="Times New Roman"/>
          <w:i/>
          <w:vertAlign w:val="subscript"/>
          <w:lang w:val="en-US"/>
        </w:rPr>
        <w:t>i</w:t>
      </w:r>
      <w:proofErr w:type="spellEnd"/>
      <w:r>
        <w:rPr>
          <w:rFonts w:ascii="Times New Roman" w:hAnsi="Times New Roman"/>
          <w:lang w:val="en-US"/>
        </w:rPr>
        <w:t xml:space="preserve">) – </w:t>
      </w:r>
      <w:r w:rsidRPr="00674FFE">
        <w:rPr>
          <w:rFonts w:ascii="Times New Roman" w:hAnsi="Times New Roman"/>
          <w:i/>
          <w:lang w:val="en-US"/>
        </w:rPr>
        <w:t>B</w:t>
      </w:r>
      <w:r w:rsidRPr="00674FFE">
        <w:rPr>
          <w:rFonts w:ascii="Times New Roman" w:hAnsi="Times New Roman"/>
          <w:i/>
          <w:vertAlign w:val="subscript"/>
          <w:lang w:val="en-US"/>
        </w:rPr>
        <w:t>5</w:t>
      </w:r>
      <w:r>
        <w:rPr>
          <w:rFonts w:ascii="Times New Roman" w:hAnsi="Times New Roman"/>
          <w:lang w:val="en-US"/>
        </w:rPr>
        <w:t>.</w:t>
      </w:r>
    </w:p>
    <w:p w14:paraId="276B1A04" w14:textId="77777777" w:rsidR="00C349D2" w:rsidRDefault="00C349D2" w:rsidP="00C349D2">
      <w:pPr>
        <w:pStyle w:val="CELEFICNORMAL"/>
        <w:numPr>
          <w:ilvl w:val="1"/>
          <w:numId w:val="29"/>
        </w:numPr>
        <w:rPr>
          <w:rStyle w:val="hps"/>
          <w:rFonts w:ascii="Times New Roman" w:hAnsi="Times New Roman"/>
          <w:lang w:val="en-US"/>
        </w:rPr>
      </w:pPr>
      <w:r>
        <w:rPr>
          <w:rStyle w:val="hps"/>
          <w:rFonts w:ascii="Times New Roman" w:hAnsi="Times New Roman"/>
          <w:lang w:val="en-US"/>
        </w:rPr>
        <w:t>The building is anticipated to have a different response to temperature in occupied periods versus unoccupied periods. The occupied load is estimated using the following equation:</w:t>
      </w:r>
    </w:p>
    <w:p w14:paraId="52D1C7B2" w14:textId="77777777" w:rsidR="00C349D2" w:rsidRDefault="00ED5685" w:rsidP="00C349D2">
      <w:pPr>
        <w:pStyle w:val="CELEFICNORMAL"/>
        <w:ind w:left="2124"/>
        <w:rPr>
          <w:rStyle w:val="hps"/>
          <w:rFonts w:ascii="Times New Roman" w:hAnsi="Times New Roman"/>
          <w:lang w:val="en-US"/>
        </w:rPr>
      </w:pPr>
      <m:oMathPara>
        <m:oMath>
          <m:sSub>
            <m:sSubPr>
              <m:ctrlPr>
                <w:rPr>
                  <w:rStyle w:val="hps"/>
                  <w:rFonts w:ascii="Cambria Math" w:hAnsi="Cambria Math"/>
                  <w:i/>
                  <w:lang w:val="en-US"/>
                </w:rPr>
              </m:ctrlPr>
            </m:sSubPr>
            <m:e>
              <m:acc>
                <m:accPr>
                  <m:ctrlPr>
                    <w:rPr>
                      <w:rStyle w:val="hps"/>
                      <w:rFonts w:ascii="Cambria Math" w:hAnsi="Cambria Math"/>
                      <w:i/>
                      <w:lang w:val="en-US"/>
                    </w:rPr>
                  </m:ctrlPr>
                </m:accPr>
                <m:e>
                  <m:r>
                    <w:rPr>
                      <w:rStyle w:val="hps"/>
                      <w:rFonts w:ascii="Cambria Math" w:hAnsi="Cambria Math"/>
                      <w:lang w:val="en-US"/>
                    </w:rPr>
                    <m:t>E</m:t>
                  </m:r>
                </m:e>
              </m:acc>
            </m:e>
            <m:sub>
              <m:r>
                <w:rPr>
                  <w:rStyle w:val="hps"/>
                  <w:rFonts w:ascii="Cambria Math" w:hAnsi="Cambria Math"/>
                  <w:lang w:val="en-US"/>
                </w:rPr>
                <m:t>o</m:t>
              </m:r>
            </m:sub>
          </m:sSub>
          <m:d>
            <m:dPr>
              <m:ctrlPr>
                <w:rPr>
                  <w:rStyle w:val="hps"/>
                  <w:rFonts w:ascii="Cambria Math" w:hAnsi="Cambria Math"/>
                  <w:i/>
                  <w:lang w:val="en-US"/>
                </w:rPr>
              </m:ctrlPr>
            </m:dPr>
            <m:e>
              <m:sSub>
                <m:sSubPr>
                  <m:ctrlPr>
                    <w:rPr>
                      <w:rStyle w:val="hps"/>
                      <w:rFonts w:ascii="Cambria Math" w:hAnsi="Cambria Math"/>
                      <w:i/>
                      <w:lang w:val="en-US"/>
                    </w:rPr>
                  </m:ctrlPr>
                </m:sSubPr>
                <m:e>
                  <m:r>
                    <w:rPr>
                      <w:rStyle w:val="hps"/>
                      <w:rFonts w:ascii="Cambria Math" w:hAnsi="Cambria Math"/>
                      <w:lang w:val="en-US"/>
                    </w:rPr>
                    <m:t>t</m:t>
                  </m:r>
                </m:e>
                <m:sub>
                  <m:r>
                    <w:rPr>
                      <w:rStyle w:val="hps"/>
                      <w:rFonts w:ascii="Cambria Math" w:hAnsi="Cambria Math"/>
                      <w:lang w:val="en-US"/>
                    </w:rPr>
                    <m:t>i</m:t>
                  </m:r>
                </m:sub>
              </m:sSub>
              <m:r>
                <w:rPr>
                  <w:rStyle w:val="hps"/>
                  <w:rFonts w:ascii="Cambria Math" w:hAnsi="Cambria Math"/>
                  <w:lang w:val="en-US"/>
                </w:rPr>
                <m:t>,T</m:t>
              </m:r>
              <m:d>
                <m:dPr>
                  <m:ctrlPr>
                    <w:rPr>
                      <w:rStyle w:val="hps"/>
                      <w:rFonts w:ascii="Cambria Math" w:hAnsi="Cambria Math"/>
                      <w:i/>
                      <w:lang w:val="en-US"/>
                    </w:rPr>
                  </m:ctrlPr>
                </m:dPr>
                <m:e>
                  <m:sSub>
                    <m:sSubPr>
                      <m:ctrlPr>
                        <w:rPr>
                          <w:rStyle w:val="hps"/>
                          <w:rFonts w:ascii="Cambria Math" w:hAnsi="Cambria Math"/>
                          <w:i/>
                          <w:lang w:val="en-US"/>
                        </w:rPr>
                      </m:ctrlPr>
                    </m:sSubPr>
                    <m:e>
                      <m:r>
                        <w:rPr>
                          <w:rStyle w:val="hps"/>
                          <w:rFonts w:ascii="Cambria Math" w:hAnsi="Cambria Math"/>
                          <w:lang w:val="en-US"/>
                        </w:rPr>
                        <m:t>t</m:t>
                      </m:r>
                    </m:e>
                    <m:sub>
                      <m:r>
                        <w:rPr>
                          <w:rStyle w:val="hps"/>
                          <w:rFonts w:ascii="Cambria Math" w:hAnsi="Cambria Math"/>
                          <w:lang w:val="en-US"/>
                        </w:rPr>
                        <m:t>i</m:t>
                      </m:r>
                    </m:sub>
                  </m:sSub>
                </m:e>
              </m:d>
            </m:e>
          </m:d>
          <m:r>
            <w:rPr>
              <w:rStyle w:val="hps"/>
              <w:rFonts w:ascii="Cambria Math" w:hAnsi="Cambria Math"/>
              <w:lang w:val="en-US"/>
            </w:rPr>
            <m:t>=</m:t>
          </m:r>
          <m:sSub>
            <m:sSubPr>
              <m:ctrlPr>
                <w:rPr>
                  <w:rStyle w:val="hps"/>
                  <w:rFonts w:ascii="Cambria Math" w:hAnsi="Cambria Math"/>
                  <w:i/>
                  <w:lang w:val="en-US"/>
                </w:rPr>
              </m:ctrlPr>
            </m:sSubPr>
            <m:e>
              <m:r>
                <w:rPr>
                  <w:rStyle w:val="hps"/>
                  <w:rFonts w:ascii="Cambria Math" w:hAnsi="Cambria Math"/>
                  <w:lang w:val="en-US"/>
                </w:rPr>
                <m:t>α</m:t>
              </m:r>
            </m:e>
            <m:sub>
              <m:r>
                <w:rPr>
                  <w:rStyle w:val="hps"/>
                  <w:rFonts w:ascii="Cambria Math" w:hAnsi="Cambria Math"/>
                  <w:lang w:val="en-US"/>
                </w:rPr>
                <m:t>i</m:t>
              </m:r>
            </m:sub>
          </m:sSub>
          <m:r>
            <w:rPr>
              <w:rStyle w:val="hps"/>
              <w:rFonts w:ascii="Cambria Math" w:hAnsi="Cambria Math"/>
              <w:lang w:val="en-US"/>
            </w:rPr>
            <m:t>+</m:t>
          </m:r>
          <m:nary>
            <m:naryPr>
              <m:chr m:val="∑"/>
              <m:limLoc m:val="undOvr"/>
              <m:ctrlPr>
                <w:rPr>
                  <w:rStyle w:val="hps"/>
                  <w:rFonts w:ascii="Cambria Math" w:hAnsi="Cambria Math"/>
                  <w:i/>
                  <w:lang w:val="en-US"/>
                </w:rPr>
              </m:ctrlPr>
            </m:naryPr>
            <m:sub>
              <m:r>
                <w:rPr>
                  <w:rStyle w:val="hps"/>
                  <w:rFonts w:ascii="Cambria Math" w:hAnsi="Cambria Math"/>
                  <w:lang w:val="en-US"/>
                </w:rPr>
                <m:t>j=1</m:t>
              </m:r>
            </m:sub>
            <m:sup>
              <m:r>
                <w:rPr>
                  <w:rStyle w:val="hps"/>
                  <w:rFonts w:ascii="Cambria Math" w:hAnsi="Cambria Math"/>
                  <w:lang w:val="en-US"/>
                </w:rPr>
                <m:t>n</m:t>
              </m:r>
            </m:sup>
            <m:e>
              <m:sSub>
                <m:sSubPr>
                  <m:ctrlPr>
                    <w:rPr>
                      <w:rStyle w:val="hps"/>
                      <w:rFonts w:ascii="Cambria Math" w:hAnsi="Cambria Math"/>
                      <w:i/>
                      <w:lang w:val="en-US"/>
                    </w:rPr>
                  </m:ctrlPr>
                </m:sSubPr>
                <m:e>
                  <m:r>
                    <w:rPr>
                      <w:rStyle w:val="hps"/>
                      <w:rFonts w:ascii="Cambria Math" w:hAnsi="Cambria Math"/>
                      <w:lang w:val="en-US"/>
                    </w:rPr>
                    <m:t>β</m:t>
                  </m:r>
                </m:e>
                <m:sub>
                  <m:r>
                    <w:rPr>
                      <w:rStyle w:val="hps"/>
                      <w:rFonts w:ascii="Cambria Math" w:hAnsi="Cambria Math"/>
                      <w:lang w:val="en-US"/>
                    </w:rPr>
                    <m:t>j</m:t>
                  </m:r>
                </m:sub>
              </m:sSub>
              <m:sSub>
                <m:sSubPr>
                  <m:ctrlPr>
                    <w:rPr>
                      <w:rStyle w:val="hps"/>
                      <w:rFonts w:ascii="Cambria Math" w:hAnsi="Cambria Math"/>
                      <w:i/>
                      <w:lang w:val="en-US"/>
                    </w:rPr>
                  </m:ctrlPr>
                </m:sSubPr>
                <m:e>
                  <m:r>
                    <w:rPr>
                      <w:rStyle w:val="hps"/>
                      <w:rFonts w:ascii="Cambria Math" w:hAnsi="Cambria Math"/>
                      <w:lang w:val="en-US"/>
                    </w:rPr>
                    <m:t>T</m:t>
                  </m:r>
                </m:e>
                <m:sub>
                  <m:r>
                    <w:rPr>
                      <w:rStyle w:val="hps"/>
                      <w:rFonts w:ascii="Cambria Math" w:hAnsi="Cambria Math"/>
                      <w:lang w:val="en-US"/>
                    </w:rPr>
                    <m:t>c,j</m:t>
                  </m:r>
                </m:sub>
              </m:sSub>
              <m:r>
                <w:rPr>
                  <w:rStyle w:val="hps"/>
                  <w:rFonts w:ascii="Cambria Math" w:hAnsi="Cambria Math"/>
                  <w:lang w:val="en-US"/>
                </w:rPr>
                <m:t>(</m:t>
              </m:r>
              <m:sSub>
                <m:sSubPr>
                  <m:ctrlPr>
                    <w:rPr>
                      <w:rStyle w:val="hps"/>
                      <w:rFonts w:ascii="Cambria Math" w:hAnsi="Cambria Math"/>
                      <w:i/>
                      <w:lang w:val="en-US"/>
                    </w:rPr>
                  </m:ctrlPr>
                </m:sSubPr>
                <m:e>
                  <m:r>
                    <w:rPr>
                      <w:rStyle w:val="hps"/>
                      <w:rFonts w:ascii="Cambria Math" w:hAnsi="Cambria Math"/>
                      <w:lang w:val="en-US"/>
                    </w:rPr>
                    <m:t>t</m:t>
                  </m:r>
                </m:e>
                <m:sub>
                  <m:r>
                    <w:rPr>
                      <w:rStyle w:val="hps"/>
                      <w:rFonts w:ascii="Cambria Math" w:hAnsi="Cambria Math"/>
                      <w:lang w:val="en-US"/>
                    </w:rPr>
                    <m:t>i</m:t>
                  </m:r>
                </m:sub>
              </m:sSub>
              <m:r>
                <w:rPr>
                  <w:rStyle w:val="hps"/>
                  <w:rFonts w:ascii="Cambria Math" w:hAnsi="Cambria Math"/>
                  <w:lang w:val="en-US"/>
                </w:rPr>
                <m:t>)</m:t>
              </m:r>
            </m:e>
          </m:nary>
        </m:oMath>
      </m:oMathPara>
    </w:p>
    <w:p w14:paraId="54E6D300" w14:textId="77777777" w:rsidR="00C349D2" w:rsidRDefault="00C349D2" w:rsidP="00C349D2">
      <w:pPr>
        <w:pStyle w:val="CELEFICNORMAL"/>
        <w:numPr>
          <w:ilvl w:val="0"/>
          <w:numId w:val="30"/>
        </w:numPr>
        <w:ind w:left="1440"/>
        <w:rPr>
          <w:rStyle w:val="hps"/>
          <w:rFonts w:ascii="Times New Roman" w:hAnsi="Times New Roman"/>
          <w:lang w:val="en-US"/>
        </w:rPr>
      </w:pPr>
      <w:r>
        <w:rPr>
          <w:rStyle w:val="hps"/>
          <w:rFonts w:ascii="Times New Roman" w:hAnsi="Times New Roman"/>
          <w:lang w:val="en-US"/>
        </w:rPr>
        <w:t>Unoccupied loads are expected to have a single temperature parameter, since the building is expected to operate without sensitivity to temperature at night. Unoccupied load is modeled with the following equation:</w:t>
      </w:r>
    </w:p>
    <w:p w14:paraId="363990F3" w14:textId="77777777" w:rsidR="00C349D2" w:rsidRDefault="00C349D2" w:rsidP="00C349D2">
      <w:pPr>
        <w:pStyle w:val="CELEFICNORMAL"/>
        <w:ind w:left="1440"/>
        <w:rPr>
          <w:rStyle w:val="hps"/>
          <w:rFonts w:ascii="Times New Roman" w:hAnsi="Times New Roman"/>
          <w:lang w:val="en-US"/>
        </w:rPr>
      </w:pPr>
    </w:p>
    <w:p w14:paraId="597A8DF9" w14:textId="77777777" w:rsidR="00C349D2" w:rsidRDefault="00ED5685" w:rsidP="00C349D2">
      <w:pPr>
        <w:pStyle w:val="CELEFICNORMAL"/>
        <w:ind w:left="1440"/>
        <w:jc w:val="center"/>
        <w:rPr>
          <w:rStyle w:val="hps"/>
          <w:rFonts w:ascii="Times New Roman" w:hAnsi="Times New Roman"/>
          <w:lang w:val="en-US"/>
        </w:rPr>
      </w:pPr>
      <m:oMathPara>
        <m:oMath>
          <m:sSub>
            <m:sSubPr>
              <m:ctrlPr>
                <w:rPr>
                  <w:rStyle w:val="hps"/>
                  <w:rFonts w:ascii="Cambria Math" w:hAnsi="Cambria Math"/>
                  <w:i/>
                  <w:lang w:val="en-US"/>
                </w:rPr>
              </m:ctrlPr>
            </m:sSubPr>
            <m:e>
              <m:acc>
                <m:accPr>
                  <m:ctrlPr>
                    <w:rPr>
                      <w:rStyle w:val="hps"/>
                      <w:rFonts w:ascii="Cambria Math" w:hAnsi="Cambria Math"/>
                      <w:i/>
                      <w:lang w:val="en-US"/>
                    </w:rPr>
                  </m:ctrlPr>
                </m:accPr>
                <m:e>
                  <m:r>
                    <w:rPr>
                      <w:rStyle w:val="hps"/>
                      <w:rFonts w:ascii="Cambria Math" w:hAnsi="Cambria Math"/>
                      <w:lang w:val="en-US"/>
                    </w:rPr>
                    <m:t>E</m:t>
                  </m:r>
                </m:e>
              </m:acc>
            </m:e>
            <m:sub>
              <m:r>
                <w:rPr>
                  <w:rStyle w:val="hps"/>
                  <w:rFonts w:ascii="Cambria Math" w:hAnsi="Cambria Math"/>
                  <w:lang w:val="en-US"/>
                </w:rPr>
                <m:t>u</m:t>
              </m:r>
            </m:sub>
          </m:sSub>
          <m:d>
            <m:dPr>
              <m:ctrlPr>
                <w:rPr>
                  <w:rStyle w:val="hps"/>
                  <w:rFonts w:ascii="Cambria Math" w:hAnsi="Cambria Math"/>
                  <w:i/>
                  <w:lang w:val="en-US"/>
                </w:rPr>
              </m:ctrlPr>
            </m:dPr>
            <m:e>
              <m:sSub>
                <m:sSubPr>
                  <m:ctrlPr>
                    <w:rPr>
                      <w:rStyle w:val="hps"/>
                      <w:rFonts w:ascii="Cambria Math" w:hAnsi="Cambria Math"/>
                      <w:i/>
                      <w:lang w:val="en-US"/>
                    </w:rPr>
                  </m:ctrlPr>
                </m:sSubPr>
                <m:e>
                  <m:r>
                    <w:rPr>
                      <w:rStyle w:val="hps"/>
                      <w:rFonts w:ascii="Cambria Math" w:hAnsi="Cambria Math"/>
                      <w:lang w:val="en-US"/>
                    </w:rPr>
                    <m:t>t</m:t>
                  </m:r>
                </m:e>
                <m:sub>
                  <m:r>
                    <w:rPr>
                      <w:rStyle w:val="hps"/>
                      <w:rFonts w:ascii="Cambria Math" w:hAnsi="Cambria Math"/>
                      <w:lang w:val="en-US"/>
                    </w:rPr>
                    <m:t>i</m:t>
                  </m:r>
                </m:sub>
              </m:sSub>
              <m:r>
                <w:rPr>
                  <w:rStyle w:val="hps"/>
                  <w:rFonts w:ascii="Cambria Math" w:hAnsi="Cambria Math"/>
                  <w:lang w:val="en-US"/>
                </w:rPr>
                <m:t>,T</m:t>
              </m:r>
              <m:d>
                <m:dPr>
                  <m:ctrlPr>
                    <w:rPr>
                      <w:rStyle w:val="hps"/>
                      <w:rFonts w:ascii="Cambria Math" w:hAnsi="Cambria Math"/>
                      <w:i/>
                      <w:lang w:val="en-US"/>
                    </w:rPr>
                  </m:ctrlPr>
                </m:dPr>
                <m:e>
                  <m:sSub>
                    <m:sSubPr>
                      <m:ctrlPr>
                        <w:rPr>
                          <w:rStyle w:val="hps"/>
                          <w:rFonts w:ascii="Cambria Math" w:hAnsi="Cambria Math"/>
                          <w:i/>
                          <w:lang w:val="en-US"/>
                        </w:rPr>
                      </m:ctrlPr>
                    </m:sSubPr>
                    <m:e>
                      <m:r>
                        <w:rPr>
                          <w:rStyle w:val="hps"/>
                          <w:rFonts w:ascii="Cambria Math" w:hAnsi="Cambria Math"/>
                          <w:lang w:val="en-US"/>
                        </w:rPr>
                        <m:t>t</m:t>
                      </m:r>
                    </m:e>
                    <m:sub>
                      <m:r>
                        <w:rPr>
                          <w:rStyle w:val="hps"/>
                          <w:rFonts w:ascii="Cambria Math" w:hAnsi="Cambria Math"/>
                          <w:lang w:val="en-US"/>
                        </w:rPr>
                        <m:t>i</m:t>
                      </m:r>
                    </m:sub>
                  </m:sSub>
                </m:e>
              </m:d>
            </m:e>
          </m:d>
          <m:r>
            <w:rPr>
              <w:rStyle w:val="hps"/>
              <w:rFonts w:ascii="Cambria Math" w:hAnsi="Cambria Math"/>
              <w:lang w:val="en-US"/>
            </w:rPr>
            <m:t>=</m:t>
          </m:r>
          <m:sSub>
            <m:sSubPr>
              <m:ctrlPr>
                <w:rPr>
                  <w:rStyle w:val="hps"/>
                  <w:rFonts w:ascii="Cambria Math" w:hAnsi="Cambria Math"/>
                  <w:i/>
                  <w:lang w:val="en-US"/>
                </w:rPr>
              </m:ctrlPr>
            </m:sSubPr>
            <m:e>
              <m:r>
                <w:rPr>
                  <w:rStyle w:val="hps"/>
                  <w:rFonts w:ascii="Cambria Math" w:hAnsi="Cambria Math"/>
                  <w:lang w:val="en-US"/>
                </w:rPr>
                <m:t>α</m:t>
              </m:r>
            </m:e>
            <m:sub>
              <m:r>
                <w:rPr>
                  <w:rStyle w:val="hps"/>
                  <w:rFonts w:ascii="Cambria Math" w:hAnsi="Cambria Math"/>
                  <w:lang w:val="en-US"/>
                </w:rPr>
                <m:t>i</m:t>
              </m:r>
            </m:sub>
          </m:sSub>
          <m:r>
            <w:rPr>
              <w:rStyle w:val="hps"/>
              <w:rFonts w:ascii="Cambria Math" w:hAnsi="Cambria Math"/>
              <w:lang w:val="en-US"/>
            </w:rPr>
            <m:t>+</m:t>
          </m:r>
          <m:sSub>
            <m:sSubPr>
              <m:ctrlPr>
                <w:rPr>
                  <w:rStyle w:val="hps"/>
                  <w:rFonts w:ascii="Cambria Math" w:hAnsi="Cambria Math"/>
                  <w:i/>
                  <w:lang w:val="en-US"/>
                </w:rPr>
              </m:ctrlPr>
            </m:sSubPr>
            <m:e>
              <m:r>
                <w:rPr>
                  <w:rStyle w:val="hps"/>
                  <w:rFonts w:ascii="Cambria Math" w:hAnsi="Cambria Math"/>
                  <w:lang w:val="en-US"/>
                </w:rPr>
                <m:t>β</m:t>
              </m:r>
            </m:e>
            <m:sub>
              <m:r>
                <w:rPr>
                  <w:rStyle w:val="hps"/>
                  <w:rFonts w:ascii="Cambria Math" w:hAnsi="Cambria Math"/>
                  <w:lang w:val="en-US"/>
                </w:rPr>
                <m:t>u</m:t>
              </m:r>
            </m:sub>
          </m:sSub>
          <m:r>
            <w:rPr>
              <w:rStyle w:val="hps"/>
              <w:rFonts w:ascii="Cambria Math" w:hAnsi="Cambria Math"/>
              <w:lang w:val="en-US"/>
            </w:rPr>
            <m:t>T(</m:t>
          </m:r>
          <m:sSub>
            <m:sSubPr>
              <m:ctrlPr>
                <w:rPr>
                  <w:rStyle w:val="hps"/>
                  <w:rFonts w:ascii="Cambria Math" w:hAnsi="Cambria Math"/>
                  <w:i/>
                  <w:lang w:val="en-US"/>
                </w:rPr>
              </m:ctrlPr>
            </m:sSubPr>
            <m:e>
              <m:r>
                <w:rPr>
                  <w:rStyle w:val="hps"/>
                  <w:rFonts w:ascii="Cambria Math" w:hAnsi="Cambria Math"/>
                  <w:lang w:val="en-US"/>
                </w:rPr>
                <m:t>t</m:t>
              </m:r>
            </m:e>
            <m:sub>
              <m:r>
                <w:rPr>
                  <w:rStyle w:val="hps"/>
                  <w:rFonts w:ascii="Cambria Math" w:hAnsi="Cambria Math"/>
                  <w:lang w:val="en-US"/>
                </w:rPr>
                <m:t>i</m:t>
              </m:r>
            </m:sub>
          </m:sSub>
          <m:r>
            <w:rPr>
              <w:rStyle w:val="hps"/>
              <w:rFonts w:ascii="Cambria Math" w:hAnsi="Cambria Math"/>
              <w:lang w:val="en-US"/>
            </w:rPr>
            <m:t>)</m:t>
          </m:r>
        </m:oMath>
      </m:oMathPara>
    </w:p>
    <w:p w14:paraId="4DA55F2D" w14:textId="77777777" w:rsidR="00C349D2" w:rsidRDefault="00C349D2" w:rsidP="00C349D2">
      <w:pPr>
        <w:pStyle w:val="CELEFICNORMAL"/>
        <w:ind w:left="1440"/>
        <w:jc w:val="center"/>
        <w:rPr>
          <w:rStyle w:val="hps"/>
          <w:rFonts w:ascii="Times New Roman" w:hAnsi="Times New Roman"/>
          <w:lang w:val="en-US"/>
        </w:rPr>
      </w:pPr>
    </w:p>
    <w:p w14:paraId="5C411365" w14:textId="77777777" w:rsidR="00C349D2" w:rsidRDefault="00C349D2" w:rsidP="00C349D2">
      <w:pPr>
        <w:pStyle w:val="CELEFICNORMAL"/>
        <w:numPr>
          <w:ilvl w:val="0"/>
          <w:numId w:val="30"/>
        </w:numPr>
        <w:ind w:left="1440"/>
        <w:rPr>
          <w:rStyle w:val="hps"/>
          <w:rFonts w:ascii="Times New Roman" w:hAnsi="Times New Roman"/>
          <w:lang w:val="en-US"/>
        </w:rPr>
      </w:pPr>
      <w:r>
        <w:rPr>
          <w:rStyle w:val="hps"/>
          <w:rFonts w:ascii="Times New Roman" w:hAnsi="Times New Roman"/>
          <w:lang w:val="en-US"/>
        </w:rPr>
        <w:t xml:space="preserve">The parameters </w:t>
      </w:r>
      <w:r w:rsidRPr="00875A5A">
        <w:rPr>
          <w:rStyle w:val="hps"/>
          <w:rFonts w:ascii="Times New Roman" w:hAnsi="Times New Roman"/>
          <w:i/>
          <w:lang w:val="en-US"/>
        </w:rPr>
        <w:sym w:font="Symbol" w:char="F061"/>
      </w:r>
      <w:proofErr w:type="spellStart"/>
      <w:r w:rsidRPr="00875A5A">
        <w:rPr>
          <w:rStyle w:val="hps"/>
          <w:rFonts w:ascii="Times New Roman" w:hAnsi="Times New Roman"/>
          <w:i/>
          <w:vertAlign w:val="subscript"/>
          <w:lang w:val="en-US"/>
        </w:rPr>
        <w:t>i</w:t>
      </w:r>
      <w:proofErr w:type="spellEnd"/>
      <w:r>
        <w:rPr>
          <w:rStyle w:val="hps"/>
          <w:rFonts w:ascii="Times New Roman" w:hAnsi="Times New Roman"/>
          <w:lang w:val="en-US"/>
        </w:rPr>
        <w:t xml:space="preserve">, for </w:t>
      </w:r>
      <w:proofErr w:type="spellStart"/>
      <w:r w:rsidRPr="00875A5A">
        <w:rPr>
          <w:rStyle w:val="hps"/>
          <w:rFonts w:ascii="Times New Roman" w:hAnsi="Times New Roman"/>
          <w:i/>
          <w:lang w:val="en-US"/>
        </w:rPr>
        <w:t>i</w:t>
      </w:r>
      <w:proofErr w:type="spellEnd"/>
      <w:r>
        <w:rPr>
          <w:rStyle w:val="hps"/>
          <w:rFonts w:ascii="Times New Roman" w:hAnsi="Times New Roman"/>
          <w:lang w:val="en-US"/>
        </w:rPr>
        <w:t xml:space="preserve"> = 1 to 168, </w:t>
      </w:r>
      <w:r w:rsidRPr="00875A5A">
        <w:rPr>
          <w:rStyle w:val="hps"/>
          <w:rFonts w:ascii="Times New Roman" w:hAnsi="Times New Roman"/>
          <w:i/>
          <w:lang w:val="en-US"/>
        </w:rPr>
        <w:sym w:font="Symbol" w:char="F062"/>
      </w:r>
      <w:r w:rsidRPr="00875A5A">
        <w:rPr>
          <w:rStyle w:val="hps"/>
          <w:rFonts w:ascii="Times New Roman" w:hAnsi="Times New Roman"/>
          <w:i/>
          <w:vertAlign w:val="subscript"/>
          <w:lang w:val="en-US"/>
        </w:rPr>
        <w:t>j</w:t>
      </w:r>
      <w:r>
        <w:rPr>
          <w:rStyle w:val="hps"/>
          <w:rFonts w:ascii="Times New Roman" w:hAnsi="Times New Roman"/>
          <w:lang w:val="en-US"/>
        </w:rPr>
        <w:t xml:space="preserve"> for </w:t>
      </w:r>
      <w:r w:rsidRPr="00875A5A">
        <w:rPr>
          <w:rStyle w:val="hps"/>
          <w:rFonts w:ascii="Times New Roman" w:hAnsi="Times New Roman"/>
          <w:i/>
          <w:lang w:val="en-US"/>
        </w:rPr>
        <w:t>j</w:t>
      </w:r>
      <w:r>
        <w:rPr>
          <w:rStyle w:val="hps"/>
          <w:rFonts w:ascii="Times New Roman" w:hAnsi="Times New Roman"/>
          <w:lang w:val="en-US"/>
        </w:rPr>
        <w:t xml:space="preserve"> = 1 to n and </w:t>
      </w:r>
      <w:r w:rsidRPr="00875A5A">
        <w:rPr>
          <w:rStyle w:val="hps"/>
          <w:rFonts w:ascii="Times New Roman" w:hAnsi="Times New Roman"/>
          <w:i/>
          <w:lang w:val="en-US"/>
        </w:rPr>
        <w:sym w:font="Symbol" w:char="F062"/>
      </w:r>
      <w:r w:rsidRPr="00875A5A">
        <w:rPr>
          <w:rStyle w:val="hps"/>
          <w:rFonts w:ascii="Times New Roman" w:hAnsi="Times New Roman"/>
          <w:i/>
          <w:vertAlign w:val="subscript"/>
          <w:lang w:val="en-US"/>
        </w:rPr>
        <w:t>u</w:t>
      </w:r>
      <w:r>
        <w:rPr>
          <w:rStyle w:val="hps"/>
          <w:rFonts w:ascii="Times New Roman" w:hAnsi="Times New Roman"/>
          <w:lang w:val="en-US"/>
        </w:rPr>
        <w:t xml:space="preserve"> are estimated using the data from the baseline and post-installation periods with ordinary least squares. </w:t>
      </w:r>
    </w:p>
    <w:p w14:paraId="4791DF8F" w14:textId="77777777" w:rsidR="00C349D2" w:rsidRDefault="00C349D2" w:rsidP="00C349D2">
      <w:pPr>
        <w:pStyle w:val="CELEFICNORMAL"/>
        <w:numPr>
          <w:ilvl w:val="0"/>
          <w:numId w:val="30"/>
        </w:numPr>
        <w:ind w:left="1440"/>
        <w:rPr>
          <w:rStyle w:val="hps"/>
          <w:rFonts w:ascii="Times New Roman" w:hAnsi="Times New Roman"/>
          <w:lang w:val="en-US"/>
        </w:rPr>
      </w:pPr>
      <w:r>
        <w:rPr>
          <w:rStyle w:val="hps"/>
          <w:rFonts w:ascii="Times New Roman" w:hAnsi="Times New Roman"/>
          <w:lang w:val="en-US"/>
        </w:rPr>
        <w:t xml:space="preserve">The model produces residuals that are </w:t>
      </w:r>
      <w:proofErr w:type="spellStart"/>
      <w:r>
        <w:rPr>
          <w:rStyle w:val="hps"/>
          <w:rFonts w:ascii="Times New Roman" w:hAnsi="Times New Roman"/>
          <w:lang w:val="en-US"/>
        </w:rPr>
        <w:t>autocorrelated</w:t>
      </w:r>
      <w:proofErr w:type="spellEnd"/>
      <w:r>
        <w:rPr>
          <w:rStyle w:val="hps"/>
          <w:rFonts w:ascii="Times New Roman" w:hAnsi="Times New Roman"/>
          <w:lang w:val="en-US"/>
        </w:rPr>
        <w:t xml:space="preserve"> and heteroscedastic, and the regression parameters </w:t>
      </w:r>
      <w:r w:rsidRPr="005A5205">
        <w:rPr>
          <w:rStyle w:val="hps"/>
          <w:rFonts w:ascii="Times New Roman" w:hAnsi="Times New Roman"/>
          <w:i/>
          <w:lang w:val="en-US"/>
        </w:rPr>
        <w:sym w:font="Symbol" w:char="F061"/>
      </w:r>
      <w:proofErr w:type="spellStart"/>
      <w:r w:rsidRPr="005A5205">
        <w:rPr>
          <w:rStyle w:val="hps"/>
          <w:rFonts w:ascii="Times New Roman" w:hAnsi="Times New Roman"/>
          <w:i/>
          <w:vertAlign w:val="subscript"/>
          <w:lang w:val="en-US"/>
        </w:rPr>
        <w:t>i</w:t>
      </w:r>
      <w:proofErr w:type="spellEnd"/>
      <w:r w:rsidRPr="00066DFC">
        <w:rPr>
          <w:rStyle w:val="hps"/>
          <w:rFonts w:ascii="Times New Roman" w:hAnsi="Times New Roman"/>
          <w:lang w:val="en-US"/>
        </w:rPr>
        <w:t xml:space="preserve"> and </w:t>
      </w:r>
      <w:r w:rsidRPr="005A5205">
        <w:rPr>
          <w:rStyle w:val="hps"/>
          <w:rFonts w:ascii="Times New Roman" w:hAnsi="Times New Roman"/>
          <w:i/>
          <w:lang w:val="en-US"/>
        </w:rPr>
        <w:sym w:font="Symbol" w:char="F062"/>
      </w:r>
      <w:r w:rsidRPr="005A5205">
        <w:rPr>
          <w:rStyle w:val="hps"/>
          <w:rFonts w:ascii="Times New Roman" w:hAnsi="Times New Roman"/>
          <w:i/>
          <w:vertAlign w:val="subscript"/>
          <w:lang w:val="en-US"/>
        </w:rPr>
        <w:t>j</w:t>
      </w:r>
      <w:r>
        <w:rPr>
          <w:rStyle w:val="hps"/>
          <w:rFonts w:ascii="Times New Roman" w:hAnsi="Times New Roman"/>
          <w:lang w:val="en-US"/>
        </w:rPr>
        <w:t xml:space="preserve"> are correlated. This means that the standard errors associated with each regression parameter underestimates their level of uncertainty. However, uncertainty on the load predictions can be approximated with the standard error, which can be computed at each interval </w:t>
      </w:r>
      <w:proofErr w:type="spellStart"/>
      <w:r w:rsidRPr="005A5205">
        <w:rPr>
          <w:rStyle w:val="hps"/>
          <w:rFonts w:ascii="Times New Roman" w:hAnsi="Times New Roman"/>
          <w:i/>
          <w:lang w:val="en-US"/>
        </w:rPr>
        <w:t>i</w:t>
      </w:r>
      <w:proofErr w:type="spellEnd"/>
      <w:r>
        <w:rPr>
          <w:rStyle w:val="hps"/>
          <w:rFonts w:ascii="Times New Roman" w:hAnsi="Times New Roman"/>
          <w:lang w:val="en-US"/>
        </w:rPr>
        <w:t>.</w:t>
      </w:r>
    </w:p>
    <w:p w14:paraId="423A50EF" w14:textId="77777777" w:rsidR="00C349D2" w:rsidRDefault="00C349D2" w:rsidP="00C349D2">
      <w:pPr>
        <w:pStyle w:val="CELEFICNORMAL"/>
        <w:numPr>
          <w:ilvl w:val="0"/>
          <w:numId w:val="32"/>
        </w:numPr>
        <w:ind w:left="720"/>
        <w:rPr>
          <w:rStyle w:val="hps"/>
          <w:rFonts w:ascii="Times New Roman" w:hAnsi="Times New Roman"/>
          <w:lang w:val="en-US"/>
        </w:rPr>
      </w:pPr>
      <w:r>
        <w:rPr>
          <w:rStyle w:val="hps"/>
          <w:rFonts w:ascii="Times New Roman" w:hAnsi="Times New Roman"/>
          <w:lang w:val="en-US"/>
        </w:rPr>
        <w:t>This algorithm has been programmed into a free public domain desktop software package.</w:t>
      </w:r>
      <w:r w:rsidRPr="005A5205">
        <w:rPr>
          <w:rStyle w:val="hps"/>
          <w:vertAlign w:val="superscript"/>
        </w:rPr>
        <w:footnoteReference w:id="5"/>
      </w:r>
      <w:r>
        <w:rPr>
          <w:rStyle w:val="hps"/>
          <w:rFonts w:ascii="Times New Roman" w:hAnsi="Times New Roman"/>
          <w:lang w:val="en-US"/>
        </w:rPr>
        <w:t xml:space="preserve"> The software allows the user to input streams of date and time stamped energy use and ambient temperature data, manipulate parameters and develop linear regression models with time-of-week indicators and ambient temperature as independent variables.</w:t>
      </w:r>
    </w:p>
    <w:p w14:paraId="523FAE73" w14:textId="77777777" w:rsidR="00C349D2" w:rsidRDefault="00C349D2" w:rsidP="00C349D2">
      <w:pPr>
        <w:pStyle w:val="CELEFICNORMAL"/>
        <w:numPr>
          <w:ilvl w:val="0"/>
          <w:numId w:val="32"/>
        </w:numPr>
        <w:ind w:left="720"/>
        <w:rPr>
          <w:rStyle w:val="hps"/>
          <w:rFonts w:ascii="Times New Roman" w:hAnsi="Times New Roman"/>
          <w:lang w:val="en-US"/>
        </w:rPr>
      </w:pPr>
      <w:r>
        <w:rPr>
          <w:rStyle w:val="hps"/>
          <w:rFonts w:ascii="Times New Roman" w:hAnsi="Times New Roman"/>
          <w:lang w:val="en-US"/>
        </w:rPr>
        <w:t>This algorithm has been programmed into an M&amp;V analysis module of a free public domain desktop software package</w:t>
      </w:r>
      <w:r w:rsidRPr="005F5ED3">
        <w:rPr>
          <w:rStyle w:val="hps"/>
          <w:rFonts w:ascii="Times New Roman" w:hAnsi="Times New Roman"/>
          <w:vertAlign w:val="superscript"/>
          <w:lang w:val="en-US"/>
        </w:rPr>
        <w:footnoteReference w:id="6"/>
      </w:r>
      <w:r>
        <w:rPr>
          <w:rStyle w:val="hps"/>
          <w:rFonts w:ascii="Times New Roman" w:hAnsi="Times New Roman"/>
          <w:lang w:val="en-US"/>
        </w:rPr>
        <w:t xml:space="preserve"> called Universal Translator. The software allows the user to input streams of date and time stamped energy use and ambient temperature data, manipulate parameters and develop linear regression models with time-of-week indicators and ambient temperature as independent variables.</w:t>
      </w:r>
      <w:r w:rsidRPr="00066DFC">
        <w:rPr>
          <w:rStyle w:val="hps"/>
          <w:rFonts w:ascii="Times New Roman" w:hAnsi="Times New Roman"/>
          <w:lang w:val="en-US"/>
        </w:rPr>
        <w:t xml:space="preserve"> The software calculates </w:t>
      </w:r>
      <w:proofErr w:type="gramStart"/>
      <w:r w:rsidRPr="00066DFC">
        <w:rPr>
          <w:rStyle w:val="hps"/>
          <w:rFonts w:ascii="Times New Roman" w:hAnsi="Times New Roman"/>
          <w:lang w:val="en-US"/>
        </w:rPr>
        <w:t xml:space="preserve">the </w:t>
      </w:r>
      <w:r w:rsidRPr="005A5205">
        <w:rPr>
          <w:rStyle w:val="hps"/>
          <w:rFonts w:ascii="Times New Roman" w:hAnsi="Times New Roman"/>
          <w:i/>
          <w:lang w:val="en-US"/>
        </w:rPr>
        <w:sym w:font="Symbol" w:char="F061"/>
      </w:r>
      <w:proofErr w:type="spellStart"/>
      <w:r w:rsidRPr="005A5205">
        <w:rPr>
          <w:rStyle w:val="hps"/>
          <w:rFonts w:ascii="Times New Roman" w:hAnsi="Times New Roman"/>
          <w:i/>
          <w:vertAlign w:val="subscript"/>
          <w:lang w:val="en-US"/>
        </w:rPr>
        <w:t>i</w:t>
      </w:r>
      <w:proofErr w:type="spellEnd"/>
      <w:proofErr w:type="gramEnd"/>
      <w:r w:rsidRPr="00066DFC">
        <w:rPr>
          <w:rStyle w:val="hps"/>
          <w:rFonts w:ascii="Times New Roman" w:hAnsi="Times New Roman"/>
          <w:lang w:val="en-US"/>
        </w:rPr>
        <w:t xml:space="preserve"> and </w:t>
      </w:r>
      <w:r w:rsidRPr="005A5205">
        <w:rPr>
          <w:rStyle w:val="hps"/>
          <w:rFonts w:ascii="Times New Roman" w:hAnsi="Times New Roman"/>
          <w:i/>
          <w:lang w:val="en-US"/>
        </w:rPr>
        <w:sym w:font="Symbol" w:char="F062"/>
      </w:r>
      <w:r w:rsidRPr="005A5205">
        <w:rPr>
          <w:rStyle w:val="hps"/>
          <w:rFonts w:ascii="Times New Roman" w:hAnsi="Times New Roman"/>
          <w:i/>
          <w:vertAlign w:val="subscript"/>
          <w:lang w:val="en-US"/>
        </w:rPr>
        <w:t>j</w:t>
      </w:r>
      <w:r w:rsidRPr="00066DFC">
        <w:rPr>
          <w:rStyle w:val="hps"/>
          <w:rFonts w:ascii="Times New Roman" w:hAnsi="Times New Roman"/>
          <w:lang w:val="en-US"/>
        </w:rPr>
        <w:t xml:space="preserve"> parameters according to the user-specified analysis time interval (e.g. hourly or daily) and number of line segments for the piecewise continuous temperature </w:t>
      </w:r>
      <w:r>
        <w:rPr>
          <w:rStyle w:val="hps"/>
          <w:rFonts w:ascii="Times New Roman" w:hAnsi="Times New Roman"/>
          <w:lang w:val="en-US"/>
        </w:rPr>
        <w:t>dependence</w:t>
      </w:r>
      <w:r w:rsidRPr="00066DFC">
        <w:rPr>
          <w:rStyle w:val="hps"/>
          <w:rFonts w:ascii="Times New Roman" w:hAnsi="Times New Roman"/>
          <w:lang w:val="en-US"/>
        </w:rPr>
        <w:t>. Note that there are 168 coefficients for hourly time intervals, and 7 coefficients for daily time intervals, in addition to the specified number of line segments that make up all the terms in the resulting regression equation.</w:t>
      </w:r>
      <w:r>
        <w:rPr>
          <w:rStyle w:val="hps"/>
          <w:rFonts w:ascii="Times New Roman" w:hAnsi="Times New Roman"/>
          <w:lang w:val="en-US"/>
        </w:rPr>
        <w:t xml:space="preserve"> </w:t>
      </w:r>
    </w:p>
    <w:p w14:paraId="70145282" w14:textId="77777777" w:rsidR="00C349D2" w:rsidRPr="00511206" w:rsidRDefault="00C349D2" w:rsidP="00C349D2">
      <w:pPr>
        <w:pStyle w:val="CELEFICNORMAL"/>
        <w:numPr>
          <w:ilvl w:val="0"/>
          <w:numId w:val="32"/>
        </w:numPr>
        <w:ind w:left="720"/>
        <w:rPr>
          <w:rStyle w:val="hps"/>
          <w:rFonts w:ascii="Times New Roman" w:hAnsi="Times New Roman"/>
          <w:lang w:val="en-US"/>
        </w:rPr>
      </w:pPr>
      <w:r>
        <w:rPr>
          <w:rStyle w:val="hps"/>
          <w:rFonts w:ascii="Times New Roman" w:hAnsi="Times New Roman"/>
          <w:lang w:val="en-US"/>
        </w:rPr>
        <w:t xml:space="preserve">The software does not export the final form of the energy models it develops, however it allows all analysis data to be exported. This data is analyzed to determine the goodness of fit and accuracy of the baseline and post-installation models prior to calculating </w:t>
      </w:r>
    </w:p>
    <w:p w14:paraId="56AE322C" w14:textId="77777777" w:rsidR="00C349D2" w:rsidRDefault="00C349D2" w:rsidP="00F10395">
      <w:pPr>
        <w:pStyle w:val="CELEFICNORMAL"/>
        <w:rPr>
          <w:rFonts w:ascii="Times New Roman" w:hAnsi="Times New Roman"/>
          <w:lang w:val="en-US"/>
        </w:rPr>
      </w:pPr>
    </w:p>
    <w:p w14:paraId="1E88BBC4" w14:textId="77777777" w:rsidR="003C70D4" w:rsidRDefault="003C70D4">
      <w:pPr>
        <w:spacing w:after="200" w:line="276" w:lineRule="auto"/>
        <w:rPr>
          <w:rFonts w:ascii="Arial" w:hAnsi="Arial" w:cs="Arial"/>
          <w:b/>
          <w:bCs/>
          <w:kern w:val="32"/>
          <w:sz w:val="32"/>
          <w:szCs w:val="32"/>
        </w:rPr>
      </w:pPr>
      <w:r>
        <w:br w:type="page"/>
      </w:r>
    </w:p>
    <w:p w14:paraId="1C6CD692" w14:textId="346B96E6" w:rsidR="004C25C0" w:rsidRDefault="004C25C0" w:rsidP="0093613F">
      <w:pPr>
        <w:pStyle w:val="Heading1"/>
      </w:pPr>
      <w:r>
        <w:lastRenderedPageBreak/>
        <w:t>Appendix B</w:t>
      </w:r>
      <w:r w:rsidR="0093613F">
        <w:t>:</w:t>
      </w:r>
      <w:r>
        <w:t xml:space="preserve"> Model Autoc</w:t>
      </w:r>
      <w:r w:rsidR="0093613F">
        <w:t>orrelation and Cross Validation</w:t>
      </w:r>
    </w:p>
    <w:p w14:paraId="167069D2" w14:textId="77777777" w:rsidR="004C25C0" w:rsidRDefault="004C25C0" w:rsidP="00F10395">
      <w:pPr>
        <w:pStyle w:val="CELEFICNORMAL"/>
        <w:rPr>
          <w:rFonts w:ascii="Times New Roman" w:hAnsi="Times New Roman"/>
          <w:lang w:val="en-US"/>
        </w:rPr>
      </w:pPr>
    </w:p>
    <w:p w14:paraId="71985B67" w14:textId="77777777" w:rsidR="004C25C0" w:rsidRDefault="004C25C0" w:rsidP="006E4A35">
      <w:pPr>
        <w:pStyle w:val="CELEFICNORMAL"/>
        <w:numPr>
          <w:ilvl w:val="0"/>
          <w:numId w:val="38"/>
        </w:numPr>
        <w:rPr>
          <w:rStyle w:val="hps"/>
          <w:rFonts w:ascii="Times New Roman" w:hAnsi="Times New Roman"/>
          <w:lang w:val="en-US"/>
        </w:rPr>
      </w:pPr>
      <w:r>
        <w:rPr>
          <w:rStyle w:val="hps"/>
          <w:rFonts w:ascii="Times New Roman" w:hAnsi="Times New Roman"/>
          <w:lang w:val="en-US"/>
        </w:rPr>
        <w:t>The Durbin-Watson statistic indicates the degree of autocorrelation. The statistic is calculated as:</w:t>
      </w:r>
    </w:p>
    <w:p w14:paraId="7CF76E82" w14:textId="77777777" w:rsidR="004C25C0" w:rsidRDefault="004C25C0" w:rsidP="006E4A35">
      <w:pPr>
        <w:pStyle w:val="CELEFICNORMAL"/>
        <w:ind w:left="360"/>
        <w:rPr>
          <w:rStyle w:val="hps"/>
          <w:rFonts w:ascii="Times New Roman" w:hAnsi="Times New Roman"/>
          <w:lang w:val="en-US"/>
        </w:rPr>
      </w:pPr>
      <m:oMathPara>
        <m:oMath>
          <m:r>
            <w:rPr>
              <w:rStyle w:val="hps"/>
              <w:rFonts w:ascii="Cambria Math" w:hAnsi="Cambria Math"/>
              <w:lang w:val="en-US"/>
            </w:rPr>
            <m:t>d=</m:t>
          </m:r>
          <m:f>
            <m:fPr>
              <m:ctrlPr>
                <w:rPr>
                  <w:rStyle w:val="hps"/>
                  <w:rFonts w:ascii="Cambria Math" w:hAnsi="Cambria Math"/>
                  <w:i/>
                  <w:lang w:val="en-US"/>
                </w:rPr>
              </m:ctrlPr>
            </m:fPr>
            <m:num>
              <m:nary>
                <m:naryPr>
                  <m:chr m:val="∑"/>
                  <m:limLoc m:val="subSup"/>
                  <m:ctrlPr>
                    <w:rPr>
                      <w:rStyle w:val="hps"/>
                      <w:rFonts w:ascii="Cambria Math" w:hAnsi="Cambria Math"/>
                      <w:i/>
                      <w:lang w:val="en-US"/>
                    </w:rPr>
                  </m:ctrlPr>
                </m:naryPr>
                <m:sub>
                  <m:r>
                    <w:rPr>
                      <w:rStyle w:val="hps"/>
                      <w:rFonts w:ascii="Cambria Math" w:hAnsi="Cambria Math"/>
                      <w:lang w:val="en-US"/>
                    </w:rPr>
                    <m:t>t=2</m:t>
                  </m:r>
                </m:sub>
                <m:sup>
                  <m:r>
                    <w:rPr>
                      <w:rStyle w:val="hps"/>
                      <w:rFonts w:ascii="Cambria Math" w:hAnsi="Cambria Math"/>
                      <w:lang w:val="en-US"/>
                    </w:rPr>
                    <m:t>n</m:t>
                  </m:r>
                </m:sup>
                <m:e>
                  <m:sSup>
                    <m:sSupPr>
                      <m:ctrlPr>
                        <w:rPr>
                          <w:rStyle w:val="hps"/>
                          <w:rFonts w:ascii="Cambria Math" w:hAnsi="Cambria Math"/>
                          <w:i/>
                          <w:lang w:val="en-US"/>
                        </w:rPr>
                      </m:ctrlPr>
                    </m:sSupPr>
                    <m:e>
                      <m:d>
                        <m:dPr>
                          <m:ctrlPr>
                            <w:rPr>
                              <w:rStyle w:val="hps"/>
                              <w:rFonts w:ascii="Cambria Math" w:hAnsi="Cambria Math"/>
                              <w:i/>
                              <w:lang w:val="en-US"/>
                            </w:rPr>
                          </m:ctrlPr>
                        </m:dPr>
                        <m:e>
                          <m:sSub>
                            <m:sSubPr>
                              <m:ctrlPr>
                                <w:rPr>
                                  <w:rStyle w:val="hps"/>
                                  <w:rFonts w:ascii="Cambria Math" w:hAnsi="Cambria Math"/>
                                  <w:i/>
                                  <w:lang w:val="en-US"/>
                                </w:rPr>
                              </m:ctrlPr>
                            </m:sSubPr>
                            <m:e>
                              <m:r>
                                <w:rPr>
                                  <w:rStyle w:val="hps"/>
                                  <w:rFonts w:ascii="Cambria Math" w:hAnsi="Cambria Math"/>
                                  <w:lang w:val="en-US"/>
                                </w:rPr>
                                <m:t>e</m:t>
                              </m:r>
                            </m:e>
                            <m:sub>
                              <m:r>
                                <w:rPr>
                                  <w:rStyle w:val="hps"/>
                                  <w:rFonts w:ascii="Cambria Math" w:hAnsi="Cambria Math"/>
                                  <w:lang w:val="en-US"/>
                                </w:rPr>
                                <m:t>t</m:t>
                              </m:r>
                            </m:sub>
                          </m:sSub>
                          <m:r>
                            <w:rPr>
                              <w:rStyle w:val="hps"/>
                              <w:rFonts w:ascii="Cambria Math" w:hAnsi="Cambria Math"/>
                              <w:lang w:val="en-US"/>
                            </w:rPr>
                            <m:t>-</m:t>
                          </m:r>
                          <m:sSub>
                            <m:sSubPr>
                              <m:ctrlPr>
                                <w:rPr>
                                  <w:rStyle w:val="hps"/>
                                  <w:rFonts w:ascii="Cambria Math" w:hAnsi="Cambria Math"/>
                                  <w:i/>
                                  <w:lang w:val="en-US"/>
                                </w:rPr>
                              </m:ctrlPr>
                            </m:sSubPr>
                            <m:e>
                              <m:r>
                                <w:rPr>
                                  <w:rStyle w:val="hps"/>
                                  <w:rFonts w:ascii="Cambria Math" w:hAnsi="Cambria Math"/>
                                  <w:lang w:val="en-US"/>
                                </w:rPr>
                                <m:t>e</m:t>
                              </m:r>
                            </m:e>
                            <m:sub>
                              <m:r>
                                <w:rPr>
                                  <w:rStyle w:val="hps"/>
                                  <w:rFonts w:ascii="Cambria Math" w:hAnsi="Cambria Math"/>
                                  <w:lang w:val="en-US"/>
                                </w:rPr>
                                <m:t>t-1</m:t>
                              </m:r>
                            </m:sub>
                          </m:sSub>
                        </m:e>
                      </m:d>
                    </m:e>
                    <m:sup>
                      <m:r>
                        <w:rPr>
                          <w:rStyle w:val="hps"/>
                          <w:rFonts w:ascii="Cambria Math" w:hAnsi="Cambria Math"/>
                          <w:lang w:val="en-US"/>
                        </w:rPr>
                        <m:t>2</m:t>
                      </m:r>
                    </m:sup>
                  </m:sSup>
                </m:e>
              </m:nary>
            </m:num>
            <m:den>
              <m:nary>
                <m:naryPr>
                  <m:chr m:val="∑"/>
                  <m:limLoc m:val="subSup"/>
                  <m:ctrlPr>
                    <w:rPr>
                      <w:rStyle w:val="hps"/>
                      <w:rFonts w:ascii="Cambria Math" w:hAnsi="Cambria Math"/>
                      <w:i/>
                      <w:lang w:val="en-US"/>
                    </w:rPr>
                  </m:ctrlPr>
                </m:naryPr>
                <m:sub>
                  <m:r>
                    <w:rPr>
                      <w:rStyle w:val="hps"/>
                      <w:rFonts w:ascii="Cambria Math" w:hAnsi="Cambria Math"/>
                      <w:lang w:val="en-US"/>
                    </w:rPr>
                    <m:t>t=1</m:t>
                  </m:r>
                </m:sub>
                <m:sup>
                  <m:r>
                    <w:rPr>
                      <w:rStyle w:val="hps"/>
                      <w:rFonts w:ascii="Cambria Math" w:hAnsi="Cambria Math"/>
                      <w:lang w:val="en-US"/>
                    </w:rPr>
                    <m:t>n</m:t>
                  </m:r>
                </m:sup>
                <m:e>
                  <m:sSubSup>
                    <m:sSubSupPr>
                      <m:ctrlPr>
                        <w:rPr>
                          <w:rStyle w:val="hps"/>
                          <w:rFonts w:ascii="Cambria Math" w:hAnsi="Cambria Math"/>
                          <w:i/>
                          <w:lang w:val="en-US"/>
                        </w:rPr>
                      </m:ctrlPr>
                    </m:sSubSupPr>
                    <m:e>
                      <m:r>
                        <w:rPr>
                          <w:rStyle w:val="hps"/>
                          <w:rFonts w:ascii="Cambria Math" w:hAnsi="Cambria Math"/>
                          <w:lang w:val="en-US"/>
                        </w:rPr>
                        <m:t>e</m:t>
                      </m:r>
                    </m:e>
                    <m:sub>
                      <m:r>
                        <w:rPr>
                          <w:rStyle w:val="hps"/>
                          <w:rFonts w:ascii="Cambria Math" w:hAnsi="Cambria Math"/>
                          <w:lang w:val="en-US"/>
                        </w:rPr>
                        <m:t>t</m:t>
                      </m:r>
                    </m:sub>
                    <m:sup>
                      <m:r>
                        <w:rPr>
                          <w:rStyle w:val="hps"/>
                          <w:rFonts w:ascii="Cambria Math" w:hAnsi="Cambria Math"/>
                          <w:lang w:val="en-US"/>
                        </w:rPr>
                        <m:t>2</m:t>
                      </m:r>
                    </m:sup>
                  </m:sSubSup>
                </m:e>
              </m:nary>
            </m:den>
          </m:f>
        </m:oMath>
      </m:oMathPara>
    </w:p>
    <w:p w14:paraId="3B57673D" w14:textId="77777777" w:rsidR="006E4A35" w:rsidRDefault="006E4A35" w:rsidP="006E4A35">
      <w:pPr>
        <w:pStyle w:val="CELEFICNORMAL"/>
        <w:numPr>
          <w:ilvl w:val="1"/>
          <w:numId w:val="38"/>
        </w:numPr>
        <w:rPr>
          <w:rStyle w:val="hps"/>
          <w:rFonts w:ascii="Times New Roman" w:hAnsi="Times New Roman"/>
          <w:lang w:val="en-US"/>
        </w:rPr>
      </w:pPr>
      <w:r>
        <w:rPr>
          <w:rStyle w:val="hps"/>
          <w:rFonts w:ascii="Times New Roman" w:hAnsi="Times New Roman"/>
          <w:lang w:val="en-US"/>
        </w:rPr>
        <w:t>Where:</w:t>
      </w:r>
    </w:p>
    <w:p w14:paraId="23206C4C" w14:textId="77777777" w:rsidR="006E4A35" w:rsidRDefault="006E4A35" w:rsidP="006E4A35">
      <w:pPr>
        <w:pStyle w:val="CELEFICNORMAL"/>
        <w:numPr>
          <w:ilvl w:val="2"/>
          <w:numId w:val="38"/>
        </w:numPr>
        <w:rPr>
          <w:rStyle w:val="hps"/>
          <w:rFonts w:ascii="Times New Roman" w:hAnsi="Times New Roman"/>
          <w:lang w:val="en-US"/>
        </w:rPr>
      </w:pPr>
      <w:r>
        <w:rPr>
          <w:rStyle w:val="hps"/>
          <w:rFonts w:ascii="Times New Roman" w:hAnsi="Times New Roman"/>
          <w:lang w:val="en-US"/>
        </w:rPr>
        <w:t xml:space="preserve">e = </w:t>
      </w:r>
      <w:proofErr w:type="spellStart"/>
      <w:r w:rsidRPr="006E4A35">
        <w:rPr>
          <w:rStyle w:val="hps"/>
          <w:rFonts w:ascii="Times New Roman" w:hAnsi="Times New Roman"/>
          <w:i/>
          <w:lang w:val="en-US"/>
        </w:rPr>
        <w:t>Ŷ</w:t>
      </w:r>
      <w:r w:rsidRPr="006E4A35">
        <w:rPr>
          <w:rStyle w:val="hps"/>
          <w:rFonts w:ascii="Times New Roman" w:hAnsi="Times New Roman"/>
          <w:i/>
          <w:vertAlign w:val="subscript"/>
          <w:lang w:val="en-US"/>
        </w:rPr>
        <w:t>i</w:t>
      </w:r>
      <w:proofErr w:type="spellEnd"/>
      <w:r>
        <w:rPr>
          <w:rStyle w:val="hps"/>
          <w:rFonts w:ascii="Times New Roman" w:hAnsi="Times New Roman"/>
          <w:lang w:val="en-US"/>
        </w:rPr>
        <w:t xml:space="preserve"> – </w:t>
      </w:r>
      <w:r w:rsidRPr="006E4A35">
        <w:rPr>
          <w:rStyle w:val="hps"/>
          <w:rFonts w:ascii="Times New Roman" w:hAnsi="Times New Roman"/>
          <w:i/>
          <w:lang w:val="en-US"/>
        </w:rPr>
        <w:t>Y</w:t>
      </w:r>
      <w:r w:rsidRPr="006E4A35">
        <w:rPr>
          <w:rStyle w:val="hps"/>
          <w:rFonts w:ascii="Times New Roman" w:hAnsi="Times New Roman"/>
          <w:i/>
          <w:vertAlign w:val="subscript"/>
          <w:lang w:val="en-US"/>
        </w:rPr>
        <w:t>i</w:t>
      </w:r>
      <w:r>
        <w:rPr>
          <w:rStyle w:val="hps"/>
          <w:rFonts w:ascii="Times New Roman" w:hAnsi="Times New Roman"/>
          <w:lang w:val="en-US"/>
        </w:rPr>
        <w:t xml:space="preserve">, the residual at time </w:t>
      </w:r>
      <w:proofErr w:type="spellStart"/>
      <w:r w:rsidRPr="006E4A35">
        <w:rPr>
          <w:rStyle w:val="hps"/>
          <w:rFonts w:ascii="Times New Roman" w:hAnsi="Times New Roman"/>
          <w:i/>
          <w:lang w:val="en-US"/>
        </w:rPr>
        <w:t>i</w:t>
      </w:r>
      <w:proofErr w:type="spellEnd"/>
    </w:p>
    <w:p w14:paraId="2DE770FC" w14:textId="77777777" w:rsidR="006E4A35" w:rsidRDefault="006E4A35" w:rsidP="006E4A35">
      <w:pPr>
        <w:pStyle w:val="CELEFICNORMAL"/>
        <w:numPr>
          <w:ilvl w:val="2"/>
          <w:numId w:val="38"/>
        </w:numPr>
        <w:rPr>
          <w:rStyle w:val="hps"/>
          <w:rFonts w:ascii="Times New Roman" w:hAnsi="Times New Roman"/>
          <w:lang w:val="en-US"/>
        </w:rPr>
      </w:pPr>
      <w:r>
        <w:rPr>
          <w:rStyle w:val="hps"/>
          <w:rFonts w:ascii="Times New Roman" w:hAnsi="Times New Roman"/>
          <w:lang w:val="en-US"/>
        </w:rPr>
        <w:t>n = number of data points</w:t>
      </w:r>
    </w:p>
    <w:p w14:paraId="22E63111" w14:textId="77777777" w:rsidR="004C25C0" w:rsidRDefault="004C25C0" w:rsidP="006E4A35">
      <w:pPr>
        <w:pStyle w:val="CELEFICNORMAL"/>
        <w:numPr>
          <w:ilvl w:val="0"/>
          <w:numId w:val="38"/>
        </w:numPr>
        <w:rPr>
          <w:rFonts w:ascii="Times New Roman" w:hAnsi="Times New Roman"/>
          <w:lang w:val="en-US"/>
        </w:rPr>
      </w:pPr>
      <w:r>
        <w:rPr>
          <w:rStyle w:val="hps"/>
          <w:rFonts w:ascii="Times New Roman" w:hAnsi="Times New Roman"/>
          <w:lang w:val="en-US"/>
        </w:rPr>
        <w:t xml:space="preserve">If d is less than 1, significant autocorrelation exists in the data and uncertainties may be </w:t>
      </w:r>
      <w:r w:rsidRPr="00B06F1C">
        <w:rPr>
          <w:rStyle w:val="hps"/>
          <w:rFonts w:ascii="Times New Roman" w:hAnsi="Times New Roman"/>
          <w:lang w:val="en-US"/>
        </w:rPr>
        <w:t xml:space="preserve">underestimated using </w:t>
      </w:r>
      <w:r w:rsidRPr="00B06F1C">
        <w:rPr>
          <w:rFonts w:ascii="Times New Roman" w:hAnsi="Times New Roman"/>
          <w:noProof/>
          <w:lang w:val="en-US" w:eastAsia="en-US"/>
        </w:rPr>
        <w:t>standard errors calculated as described above.</w:t>
      </w:r>
      <w:r>
        <w:rPr>
          <w:rFonts w:ascii="Times New Roman" w:hAnsi="Times New Roman"/>
          <w:noProof/>
          <w:lang w:val="en-US" w:eastAsia="en-US"/>
        </w:rPr>
        <w:t xml:space="preserve"> For the baseline model</w:t>
      </w:r>
      <w:r w:rsidR="006E4A35">
        <w:rPr>
          <w:rFonts w:ascii="Times New Roman" w:hAnsi="Times New Roman"/>
          <w:noProof/>
          <w:lang w:val="en-US" w:eastAsia="en-US"/>
        </w:rPr>
        <w:t xml:space="preserve"> developed in the case study</w:t>
      </w:r>
      <w:r>
        <w:rPr>
          <w:rFonts w:ascii="Times New Roman" w:hAnsi="Times New Roman"/>
          <w:noProof/>
          <w:lang w:val="en-US" w:eastAsia="en-US"/>
        </w:rPr>
        <w:t>, d = 0.31.</w:t>
      </w:r>
    </w:p>
    <w:p w14:paraId="73F51185" w14:textId="77777777" w:rsidR="004C25C0" w:rsidRDefault="004C25C0" w:rsidP="006E4A35">
      <w:pPr>
        <w:pStyle w:val="CELEFICNORMAL"/>
        <w:numPr>
          <w:ilvl w:val="0"/>
          <w:numId w:val="38"/>
        </w:numPr>
        <w:rPr>
          <w:rStyle w:val="hps"/>
          <w:rFonts w:ascii="Times New Roman" w:hAnsi="Times New Roman"/>
          <w:lang w:val="en-US"/>
        </w:rPr>
      </w:pPr>
      <w:r>
        <w:rPr>
          <w:rStyle w:val="hps"/>
          <w:rFonts w:ascii="Times New Roman" w:hAnsi="Times New Roman"/>
          <w:lang w:val="en-US"/>
        </w:rPr>
        <w:t xml:space="preserve">A cross-validation method was used to evaluate the prediction errors of the baseline model. Holding out one week of data for each month in the baseline period, the remaining data was used to develop a model. This model was used to predict the energy use during the held-out periods, and the prediction errors were determined by comparing model predictions with actual data. Figure </w:t>
      </w:r>
      <w:r w:rsidR="0093613F">
        <w:rPr>
          <w:rStyle w:val="hps"/>
          <w:rFonts w:ascii="Times New Roman" w:hAnsi="Times New Roman"/>
          <w:lang w:val="en-US"/>
        </w:rPr>
        <w:t>B1</w:t>
      </w:r>
      <w:r>
        <w:rPr>
          <w:rStyle w:val="hps"/>
          <w:rFonts w:ascii="Times New Roman" w:hAnsi="Times New Roman"/>
          <w:lang w:val="en-US"/>
        </w:rPr>
        <w:t xml:space="preserve"> shows the held-out periods of data and Figure </w:t>
      </w:r>
      <w:r w:rsidR="006E4A35">
        <w:rPr>
          <w:rStyle w:val="hps"/>
          <w:rFonts w:ascii="Times New Roman" w:hAnsi="Times New Roman"/>
          <w:lang w:val="en-US"/>
        </w:rPr>
        <w:t>B2</w:t>
      </w:r>
      <w:r>
        <w:rPr>
          <w:rStyle w:val="hps"/>
          <w:rFonts w:ascii="Times New Roman" w:hAnsi="Times New Roman"/>
          <w:lang w:val="en-US"/>
        </w:rPr>
        <w:t xml:space="preserve"> provides a chart of the prediction errors of the held-out data. It is evident that Figure </w:t>
      </w:r>
      <w:r w:rsidR="006E4A35">
        <w:rPr>
          <w:rStyle w:val="hps"/>
          <w:rFonts w:ascii="Times New Roman" w:hAnsi="Times New Roman"/>
          <w:lang w:val="en-US"/>
        </w:rPr>
        <w:t>B2</w:t>
      </w:r>
      <w:r>
        <w:rPr>
          <w:rStyle w:val="hps"/>
          <w:rFonts w:ascii="Times New Roman" w:hAnsi="Times New Roman"/>
          <w:lang w:val="en-US"/>
        </w:rPr>
        <w:t xml:space="preserve"> shows a similar distribution of error as </w:t>
      </w:r>
      <w:r w:rsidR="006E4A35">
        <w:rPr>
          <w:rStyle w:val="hps"/>
          <w:rFonts w:ascii="Times New Roman" w:hAnsi="Times New Roman"/>
          <w:lang w:val="en-US"/>
        </w:rPr>
        <w:t xml:space="preserve">in </w:t>
      </w:r>
      <w:r>
        <w:rPr>
          <w:rStyle w:val="hps"/>
          <w:rFonts w:ascii="Times New Roman" w:hAnsi="Times New Roman"/>
          <w:lang w:val="en-US"/>
        </w:rPr>
        <w:t xml:space="preserve">Figure 3. </w:t>
      </w:r>
      <w:commentRangeStart w:id="33"/>
      <w:r>
        <w:rPr>
          <w:rStyle w:val="hps"/>
          <w:rFonts w:ascii="Times New Roman" w:hAnsi="Times New Roman"/>
          <w:lang w:val="en-US"/>
        </w:rPr>
        <w:t>The standard error calculated from the held-out data was 23.5 kWh</w:t>
      </w:r>
      <w:r w:rsidR="00CA12C8">
        <w:rPr>
          <w:rStyle w:val="hps"/>
          <w:rFonts w:ascii="Times New Roman" w:hAnsi="Times New Roman"/>
          <w:lang w:val="en-US"/>
        </w:rPr>
        <w:t>, which is very close to the 23.8 kWh standard error estimated for the baseline model.</w:t>
      </w:r>
      <w:commentRangeEnd w:id="33"/>
      <w:r w:rsidR="00CA12C8">
        <w:rPr>
          <w:rStyle w:val="CommentReference"/>
          <w:rFonts w:ascii="Times New Roman" w:hAnsi="Times New Roman"/>
          <w:lang w:val="en-US"/>
        </w:rPr>
        <w:commentReference w:id="33"/>
      </w:r>
    </w:p>
    <w:p w14:paraId="1BAE0BF0" w14:textId="77777777" w:rsidR="004C25C0" w:rsidRDefault="004C25C0" w:rsidP="004C25C0">
      <w:pPr>
        <w:pStyle w:val="CELEFICNORMAL"/>
        <w:rPr>
          <w:rStyle w:val="hps"/>
          <w:rFonts w:ascii="Times New Roman" w:hAnsi="Times New Roman"/>
          <w:lang w:val="en-US"/>
        </w:rPr>
      </w:pPr>
    </w:p>
    <w:p w14:paraId="7F0CA9F6" w14:textId="77777777" w:rsidR="004C25C0" w:rsidRPr="003B23FC" w:rsidRDefault="004C25C0" w:rsidP="004C25C0">
      <w:pPr>
        <w:pStyle w:val="CELEFICNORMAL"/>
        <w:rPr>
          <w:rFonts w:ascii="Times New Roman" w:hAnsi="Times New Roman"/>
          <w:b/>
          <w:bCs/>
          <w:color w:val="9BBB59" w:themeColor="accent3"/>
          <w:sz w:val="20"/>
          <w:szCs w:val="18"/>
        </w:rPr>
      </w:pPr>
      <w:r w:rsidRPr="003B23FC">
        <w:rPr>
          <w:rFonts w:ascii="Times New Roman" w:hAnsi="Times New Roman"/>
          <w:b/>
          <w:bCs/>
          <w:color w:val="9BBB59" w:themeColor="accent3"/>
          <w:sz w:val="20"/>
          <w:szCs w:val="18"/>
        </w:rPr>
        <w:t xml:space="preserve">Figure </w:t>
      </w:r>
      <w:r w:rsidR="00CA12C8">
        <w:rPr>
          <w:rFonts w:ascii="Times New Roman" w:hAnsi="Times New Roman"/>
          <w:b/>
          <w:bCs/>
          <w:color w:val="9BBB59" w:themeColor="accent3"/>
          <w:sz w:val="20"/>
          <w:szCs w:val="18"/>
        </w:rPr>
        <w:t>B1</w:t>
      </w:r>
      <w:r w:rsidRPr="003B23FC">
        <w:rPr>
          <w:rFonts w:ascii="Times New Roman" w:hAnsi="Times New Roman"/>
          <w:b/>
          <w:bCs/>
          <w:color w:val="9BBB59" w:themeColor="accent3"/>
          <w:sz w:val="20"/>
          <w:szCs w:val="18"/>
        </w:rPr>
        <w:t xml:space="preserve">. </w:t>
      </w:r>
      <w:proofErr w:type="spellStart"/>
      <w:r w:rsidRPr="003B23FC">
        <w:rPr>
          <w:rFonts w:ascii="Times New Roman" w:hAnsi="Times New Roman"/>
          <w:b/>
          <w:bCs/>
          <w:color w:val="9BBB59" w:themeColor="accent3"/>
          <w:sz w:val="20"/>
          <w:szCs w:val="18"/>
        </w:rPr>
        <w:t>Baseline</w:t>
      </w:r>
      <w:proofErr w:type="spellEnd"/>
      <w:r w:rsidRPr="003B23FC">
        <w:rPr>
          <w:rFonts w:ascii="Times New Roman" w:hAnsi="Times New Roman"/>
          <w:b/>
          <w:bCs/>
          <w:color w:val="9BBB59" w:themeColor="accent3"/>
          <w:sz w:val="20"/>
          <w:szCs w:val="18"/>
        </w:rPr>
        <w:t xml:space="preserve"> </w:t>
      </w:r>
      <w:proofErr w:type="spellStart"/>
      <w:r w:rsidRPr="003B23FC">
        <w:rPr>
          <w:rFonts w:ascii="Times New Roman" w:hAnsi="Times New Roman"/>
          <w:b/>
          <w:bCs/>
          <w:color w:val="9BBB59" w:themeColor="accent3"/>
          <w:sz w:val="20"/>
          <w:szCs w:val="18"/>
        </w:rPr>
        <w:t>Held-Out</w:t>
      </w:r>
      <w:proofErr w:type="spellEnd"/>
      <w:r w:rsidRPr="003B23FC">
        <w:rPr>
          <w:rFonts w:ascii="Times New Roman" w:hAnsi="Times New Roman"/>
          <w:b/>
          <w:bCs/>
          <w:color w:val="9BBB59" w:themeColor="accent3"/>
          <w:sz w:val="20"/>
          <w:szCs w:val="18"/>
        </w:rPr>
        <w:t xml:space="preserve"> </w:t>
      </w:r>
      <w:proofErr w:type="spellStart"/>
      <w:r w:rsidRPr="003B23FC">
        <w:rPr>
          <w:rFonts w:ascii="Times New Roman" w:hAnsi="Times New Roman"/>
          <w:b/>
          <w:bCs/>
          <w:color w:val="9BBB59" w:themeColor="accent3"/>
          <w:sz w:val="20"/>
          <w:szCs w:val="18"/>
        </w:rPr>
        <w:t>Periods</w:t>
      </w:r>
      <w:proofErr w:type="spellEnd"/>
    </w:p>
    <w:p w14:paraId="23E12FEA" w14:textId="77777777" w:rsidR="004C25C0" w:rsidRDefault="004C25C0" w:rsidP="004C25C0">
      <w:pPr>
        <w:pStyle w:val="CELEFICNORMAL"/>
        <w:rPr>
          <w:rStyle w:val="hps"/>
          <w:rFonts w:ascii="Times New Roman" w:hAnsi="Times New Roman"/>
          <w:lang w:val="en-US"/>
        </w:rPr>
      </w:pPr>
    </w:p>
    <w:p w14:paraId="10F7ED11" w14:textId="77777777" w:rsidR="004C25C0" w:rsidRDefault="004C25C0" w:rsidP="003C70D4">
      <w:pPr>
        <w:pStyle w:val="CELEFICNORMAL"/>
        <w:jc w:val="center"/>
        <w:rPr>
          <w:rStyle w:val="hps"/>
          <w:rFonts w:ascii="Times New Roman" w:hAnsi="Times New Roman"/>
          <w:lang w:val="en-US"/>
        </w:rPr>
      </w:pPr>
      <w:r>
        <w:rPr>
          <w:rFonts w:ascii="Times New Roman" w:hAnsi="Times New Roman"/>
          <w:noProof/>
          <w:lang w:val="en-US" w:eastAsia="en-US"/>
        </w:rPr>
        <w:drawing>
          <wp:inline distT="0" distB="0" distL="0" distR="0" wp14:anchorId="56CD324B" wp14:editId="5B1348A3">
            <wp:extent cx="3933282" cy="2188189"/>
            <wp:effectExtent l="0" t="0" r="0" b="3175"/>
            <wp:docPr id="29" name="Picture 10" descr="Held Out Hourly 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d Out Hourly baseline.jpg"/>
                    <pic:cNvPicPr/>
                  </pic:nvPicPr>
                  <pic:blipFill>
                    <a:blip r:embed="rId26" cstate="print"/>
                    <a:stretch>
                      <a:fillRect/>
                    </a:stretch>
                  </pic:blipFill>
                  <pic:spPr>
                    <a:xfrm>
                      <a:off x="0" y="0"/>
                      <a:ext cx="3943691" cy="2193980"/>
                    </a:xfrm>
                    <a:prstGeom prst="rect">
                      <a:avLst/>
                    </a:prstGeom>
                  </pic:spPr>
                </pic:pic>
              </a:graphicData>
            </a:graphic>
          </wp:inline>
        </w:drawing>
      </w:r>
    </w:p>
    <w:p w14:paraId="124E5C7A" w14:textId="77777777" w:rsidR="004C25C0" w:rsidRDefault="00CA12C8" w:rsidP="00CA12C8">
      <w:pPr>
        <w:pStyle w:val="CELEFICNORMAL"/>
        <w:keepNext/>
        <w:rPr>
          <w:rFonts w:ascii="Times New Roman" w:hAnsi="Times New Roman"/>
          <w:b/>
          <w:bCs/>
          <w:color w:val="9BBB59" w:themeColor="accent3"/>
          <w:sz w:val="20"/>
          <w:szCs w:val="18"/>
        </w:rPr>
      </w:pPr>
      <w:r>
        <w:rPr>
          <w:rFonts w:ascii="Times New Roman" w:hAnsi="Times New Roman"/>
          <w:b/>
          <w:bCs/>
          <w:color w:val="9BBB59" w:themeColor="accent3"/>
          <w:sz w:val="20"/>
          <w:szCs w:val="18"/>
        </w:rPr>
        <w:lastRenderedPageBreak/>
        <w:t>Figure B2</w:t>
      </w:r>
      <w:r w:rsidR="004C25C0" w:rsidRPr="003B23FC">
        <w:rPr>
          <w:rFonts w:ascii="Times New Roman" w:hAnsi="Times New Roman"/>
          <w:b/>
          <w:bCs/>
          <w:color w:val="9BBB59" w:themeColor="accent3"/>
          <w:sz w:val="20"/>
          <w:szCs w:val="18"/>
        </w:rPr>
        <w:t xml:space="preserve">. </w:t>
      </w:r>
      <w:proofErr w:type="spellStart"/>
      <w:r w:rsidR="004C25C0" w:rsidRPr="003B23FC">
        <w:rPr>
          <w:rFonts w:ascii="Times New Roman" w:hAnsi="Times New Roman"/>
          <w:b/>
          <w:bCs/>
          <w:color w:val="9BBB59" w:themeColor="accent3"/>
          <w:sz w:val="20"/>
          <w:szCs w:val="18"/>
        </w:rPr>
        <w:t>Distribution</w:t>
      </w:r>
      <w:proofErr w:type="spellEnd"/>
      <w:r w:rsidR="004C25C0" w:rsidRPr="003B23FC">
        <w:rPr>
          <w:rFonts w:ascii="Times New Roman" w:hAnsi="Times New Roman"/>
          <w:b/>
          <w:bCs/>
          <w:color w:val="9BBB59" w:themeColor="accent3"/>
          <w:sz w:val="20"/>
          <w:szCs w:val="18"/>
        </w:rPr>
        <w:t xml:space="preserve"> of </w:t>
      </w:r>
      <w:proofErr w:type="spellStart"/>
      <w:r w:rsidR="004C25C0" w:rsidRPr="003B23FC">
        <w:rPr>
          <w:rFonts w:ascii="Times New Roman" w:hAnsi="Times New Roman"/>
          <w:b/>
          <w:bCs/>
          <w:color w:val="9BBB59" w:themeColor="accent3"/>
          <w:sz w:val="20"/>
          <w:szCs w:val="18"/>
        </w:rPr>
        <w:t>Hold-Out</w:t>
      </w:r>
      <w:proofErr w:type="spellEnd"/>
      <w:r w:rsidR="004C25C0" w:rsidRPr="003B23FC">
        <w:rPr>
          <w:rFonts w:ascii="Times New Roman" w:hAnsi="Times New Roman"/>
          <w:b/>
          <w:bCs/>
          <w:color w:val="9BBB59" w:themeColor="accent3"/>
          <w:sz w:val="20"/>
          <w:szCs w:val="18"/>
        </w:rPr>
        <w:t xml:space="preserve"> </w:t>
      </w:r>
      <w:proofErr w:type="spellStart"/>
      <w:r w:rsidR="004C25C0" w:rsidRPr="003B23FC">
        <w:rPr>
          <w:rFonts w:ascii="Times New Roman" w:hAnsi="Times New Roman"/>
          <w:b/>
          <w:bCs/>
          <w:color w:val="9BBB59" w:themeColor="accent3"/>
          <w:sz w:val="20"/>
          <w:szCs w:val="18"/>
        </w:rPr>
        <w:t>Period</w:t>
      </w:r>
      <w:proofErr w:type="spellEnd"/>
      <w:r w:rsidR="004C25C0" w:rsidRPr="003B23FC">
        <w:rPr>
          <w:rFonts w:ascii="Times New Roman" w:hAnsi="Times New Roman"/>
          <w:b/>
          <w:bCs/>
          <w:color w:val="9BBB59" w:themeColor="accent3"/>
          <w:sz w:val="20"/>
          <w:szCs w:val="18"/>
        </w:rPr>
        <w:t xml:space="preserve"> </w:t>
      </w:r>
      <w:proofErr w:type="spellStart"/>
      <w:r w:rsidR="004C25C0" w:rsidRPr="003B23FC">
        <w:rPr>
          <w:rFonts w:ascii="Times New Roman" w:hAnsi="Times New Roman"/>
          <w:b/>
          <w:bCs/>
          <w:color w:val="9BBB59" w:themeColor="accent3"/>
          <w:sz w:val="20"/>
          <w:szCs w:val="18"/>
        </w:rPr>
        <w:t>Prediction</w:t>
      </w:r>
      <w:proofErr w:type="spellEnd"/>
      <w:r w:rsidR="004C25C0" w:rsidRPr="003B23FC">
        <w:rPr>
          <w:rFonts w:ascii="Times New Roman" w:hAnsi="Times New Roman"/>
          <w:b/>
          <w:bCs/>
          <w:color w:val="9BBB59" w:themeColor="accent3"/>
          <w:sz w:val="20"/>
          <w:szCs w:val="18"/>
        </w:rPr>
        <w:t xml:space="preserve"> </w:t>
      </w:r>
      <w:proofErr w:type="spellStart"/>
      <w:r w:rsidR="004C25C0" w:rsidRPr="003B23FC">
        <w:rPr>
          <w:rFonts w:ascii="Times New Roman" w:hAnsi="Times New Roman"/>
          <w:b/>
          <w:bCs/>
          <w:color w:val="9BBB59" w:themeColor="accent3"/>
          <w:sz w:val="20"/>
          <w:szCs w:val="18"/>
        </w:rPr>
        <w:t>Errors</w:t>
      </w:r>
      <w:proofErr w:type="spellEnd"/>
      <w:r w:rsidR="004C25C0" w:rsidRPr="003B23FC">
        <w:rPr>
          <w:rFonts w:ascii="Times New Roman" w:hAnsi="Times New Roman"/>
          <w:b/>
          <w:bCs/>
          <w:color w:val="9BBB59" w:themeColor="accent3"/>
          <w:sz w:val="20"/>
          <w:szCs w:val="18"/>
        </w:rPr>
        <w:t>.</w:t>
      </w:r>
    </w:p>
    <w:p w14:paraId="633E69BE" w14:textId="77777777" w:rsidR="00CA12C8" w:rsidRPr="00CA12C8" w:rsidRDefault="00CA12C8" w:rsidP="00CA12C8">
      <w:pPr>
        <w:pStyle w:val="CELEFICNORMAL"/>
        <w:keepNext/>
        <w:rPr>
          <w:rFonts w:ascii="Times New Roman" w:hAnsi="Times New Roman"/>
          <w:b/>
          <w:bCs/>
          <w:color w:val="9BBB59" w:themeColor="accent3"/>
          <w:sz w:val="20"/>
          <w:szCs w:val="18"/>
        </w:rPr>
      </w:pPr>
    </w:p>
    <w:p w14:paraId="6C6B8B6B" w14:textId="77777777" w:rsidR="004C25C0" w:rsidRDefault="004C25C0" w:rsidP="00D14F80">
      <w:pPr>
        <w:pStyle w:val="CELEFICNORMAL"/>
        <w:jc w:val="center"/>
        <w:rPr>
          <w:rStyle w:val="hps"/>
          <w:rFonts w:ascii="Times New Roman" w:hAnsi="Times New Roman"/>
          <w:lang w:val="en-US"/>
        </w:rPr>
      </w:pPr>
      <w:r w:rsidRPr="00B06F1C">
        <w:rPr>
          <w:noProof/>
          <w:lang w:val="en-US" w:eastAsia="en-US"/>
        </w:rPr>
        <w:drawing>
          <wp:inline distT="0" distB="0" distL="0" distR="0" wp14:anchorId="78B10121" wp14:editId="3422D2DE">
            <wp:extent cx="3395084" cy="2025650"/>
            <wp:effectExtent l="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401702" cy="2029598"/>
                    </a:xfrm>
                    <a:prstGeom prst="rect">
                      <a:avLst/>
                    </a:prstGeom>
                    <a:noFill/>
                    <a:ln w="9525">
                      <a:noFill/>
                      <a:miter lim="800000"/>
                      <a:headEnd/>
                      <a:tailEnd/>
                    </a:ln>
                  </pic:spPr>
                </pic:pic>
              </a:graphicData>
            </a:graphic>
          </wp:inline>
        </w:drawing>
      </w:r>
    </w:p>
    <w:p w14:paraId="74D06933" w14:textId="77777777" w:rsidR="004C25C0" w:rsidRDefault="004C25C0" w:rsidP="004C25C0">
      <w:pPr>
        <w:pStyle w:val="CELEFICNORMAL"/>
        <w:rPr>
          <w:rStyle w:val="hps"/>
          <w:rFonts w:ascii="Times New Roman" w:hAnsi="Times New Roman"/>
          <w:lang w:val="en-US"/>
        </w:rPr>
      </w:pPr>
    </w:p>
    <w:p w14:paraId="7A60C7EE" w14:textId="77777777" w:rsidR="00CA12C8" w:rsidRDefault="00CA12C8">
      <w:pPr>
        <w:spacing w:after="200" w:line="276" w:lineRule="auto"/>
        <w:rPr>
          <w:sz w:val="22"/>
        </w:rPr>
      </w:pPr>
      <w:r>
        <w:br w:type="page"/>
      </w:r>
    </w:p>
    <w:p w14:paraId="6DE2DFC8" w14:textId="77777777" w:rsidR="004C25C0" w:rsidRDefault="00CA12C8" w:rsidP="00CA12C8">
      <w:pPr>
        <w:pStyle w:val="Heading1"/>
      </w:pPr>
      <w:r>
        <w:lastRenderedPageBreak/>
        <w:t>Appendix C: Analysis Using Daily Data</w:t>
      </w:r>
    </w:p>
    <w:p w14:paraId="33AFF245" w14:textId="77777777" w:rsidR="00CA12C8" w:rsidRDefault="00CA12C8" w:rsidP="00CA12C8"/>
    <w:p w14:paraId="7FEE0938" w14:textId="77777777" w:rsidR="00CA12C8" w:rsidRDefault="00CA12C8" w:rsidP="00CA12C8">
      <w:pPr>
        <w:rPr>
          <w:sz w:val="22"/>
        </w:rPr>
      </w:pPr>
      <w:r w:rsidRPr="00CA12C8">
        <w:rPr>
          <w:sz w:val="22"/>
        </w:rPr>
        <w:t xml:space="preserve">In this appendix, the same project and data were used, and the same procedures were followed, except that the data were re-sampled to daily time intervals before beginning analysis. Electric energy use data were summed over each 24 hour period of each day, and outside air temperatures (OAT) were averaged over the entire day. </w:t>
      </w:r>
      <w:r w:rsidR="002E6279">
        <w:rPr>
          <w:sz w:val="22"/>
        </w:rPr>
        <w:t xml:space="preserve">The daily data is shown in Figure C1. </w:t>
      </w:r>
      <w:r w:rsidRPr="00CA12C8">
        <w:rPr>
          <w:sz w:val="22"/>
        </w:rPr>
        <w:t>Note that other methods of re-sampling OAT data are possible and may improve model goodness-of-fit, however these methods were not used here.</w:t>
      </w:r>
    </w:p>
    <w:p w14:paraId="69E4A679" w14:textId="77777777" w:rsidR="002E6279" w:rsidRDefault="002E6279" w:rsidP="00CA12C8">
      <w:pPr>
        <w:rPr>
          <w:sz w:val="22"/>
        </w:rPr>
      </w:pPr>
    </w:p>
    <w:p w14:paraId="03D356FD" w14:textId="77777777" w:rsidR="002E6279" w:rsidRDefault="002E6279" w:rsidP="002E6279">
      <w:pPr>
        <w:pStyle w:val="Caption"/>
        <w:keepNext/>
      </w:pPr>
      <w:proofErr w:type="gramStart"/>
      <w:r w:rsidRPr="00B31FF7">
        <w:t xml:space="preserve">Figure  </w:t>
      </w:r>
      <w:r>
        <w:t>C1</w:t>
      </w:r>
      <w:proofErr w:type="gramEnd"/>
      <w:r>
        <w:t>.</w:t>
      </w:r>
      <w:r w:rsidRPr="00B31FF7">
        <w:t xml:space="preserve"> </w:t>
      </w:r>
      <w:r>
        <w:t xml:space="preserve">Baseline through Post- Installation </w:t>
      </w:r>
      <w:r w:rsidRPr="00B31FF7">
        <w:t>Electric Ene</w:t>
      </w:r>
      <w:r>
        <w:t>rgy Use and Ambient Temperature Data</w:t>
      </w:r>
    </w:p>
    <w:p w14:paraId="5DBCD205" w14:textId="0B39F1BC" w:rsidR="002E6279" w:rsidRPr="002E6279" w:rsidRDefault="003C70D4" w:rsidP="00D14F80">
      <w:pPr>
        <w:jc w:val="center"/>
      </w:pPr>
      <w:r>
        <w:rPr>
          <w:noProof/>
          <w:lang w:eastAsia="en-US"/>
        </w:rPr>
        <mc:AlternateContent>
          <mc:Choice Requires="wps">
            <w:drawing>
              <wp:anchor distT="0" distB="0" distL="114300" distR="114300" simplePos="0" relativeHeight="251670528" behindDoc="0" locked="0" layoutInCell="1" allowOverlap="1" wp14:anchorId="468D06F7" wp14:editId="36F5914B">
                <wp:simplePos x="0" y="0"/>
                <wp:positionH relativeFrom="column">
                  <wp:posOffset>3591560</wp:posOffset>
                </wp:positionH>
                <wp:positionV relativeFrom="paragraph">
                  <wp:posOffset>2343150</wp:posOffset>
                </wp:positionV>
                <wp:extent cx="1079500" cy="222885"/>
                <wp:effectExtent l="3810" t="3175" r="2540" b="2540"/>
                <wp:wrapNone/>
                <wp:docPr id="2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DE806" w14:textId="77777777" w:rsidR="0079550F" w:rsidRPr="002E6279" w:rsidRDefault="0079550F" w:rsidP="002E6279">
                            <w:pPr>
                              <w:rPr>
                                <w:sz w:val="18"/>
                              </w:rPr>
                            </w:pPr>
                            <w:r>
                              <w:rPr>
                                <w:sz w:val="18"/>
                              </w:rPr>
                              <w:t xml:space="preserve">Post-Install </w:t>
                            </w:r>
                            <w:r w:rsidRPr="002E6279">
                              <w:rPr>
                                <w:sz w:val="18"/>
                              </w:rPr>
                              <w:t>Period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D06F7" id="Text Box 25" o:spid="_x0000_s1029" type="#_x0000_t202" style="position:absolute;left:0;text-align:left;margin-left:282.8pt;margin-top:184.5pt;width:85pt;height:17.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" filled="f" stroked="f">
                <v:textbox style="mso-fit-shape-to-text:t">
                  <w:txbxContent>
                    <w:p w14:paraId="02DDE806" w14:textId="77777777" w:rsidR="0079550F" w:rsidRPr="002E6279" w:rsidRDefault="0079550F" w:rsidP="002E6279">
                      <w:pPr>
                        <w:rPr>
                          <w:sz w:val="18"/>
                        </w:rPr>
                      </w:pPr>
                      <w:r>
                        <w:rPr>
                          <w:sz w:val="18"/>
                        </w:rPr>
                        <w:t xml:space="preserve">Post-Install </w:t>
                      </w:r>
                      <w:r w:rsidRPr="002E6279">
                        <w:rPr>
                          <w:sz w:val="18"/>
                        </w:rPr>
                        <w:t>Period</w:t>
                      </w:r>
                    </w:p>
                  </w:txbxContent>
                </v:textbox>
              </v:shape>
            </w:pict>
          </mc:Fallback>
        </mc:AlternateContent>
      </w:r>
      <w:r>
        <w:rPr>
          <w:noProof/>
          <w:lang w:eastAsia="en-US"/>
        </w:rPr>
        <mc:AlternateContent>
          <mc:Choice Requires="wps">
            <w:drawing>
              <wp:anchor distT="0" distB="0" distL="114300" distR="114300" simplePos="0" relativeHeight="251669504" behindDoc="0" locked="0" layoutInCell="1" allowOverlap="1" wp14:anchorId="0BD75F6E" wp14:editId="0E87ACCF">
                <wp:simplePos x="0" y="0"/>
                <wp:positionH relativeFrom="column">
                  <wp:posOffset>2070100</wp:posOffset>
                </wp:positionH>
                <wp:positionV relativeFrom="paragraph">
                  <wp:posOffset>2274570</wp:posOffset>
                </wp:positionV>
                <wp:extent cx="1131570" cy="354330"/>
                <wp:effectExtent l="0" t="4445" r="0" b="3175"/>
                <wp:wrapNone/>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1570" cy="35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2A84E" w14:textId="77777777" w:rsidR="0079550F" w:rsidRPr="002E6279" w:rsidRDefault="0079550F" w:rsidP="002E6279">
                            <w:pPr>
                              <w:jc w:val="center"/>
                              <w:rPr>
                                <w:sz w:val="18"/>
                              </w:rPr>
                            </w:pPr>
                            <w:r>
                              <w:rPr>
                                <w:sz w:val="18"/>
                              </w:rPr>
                              <w:t>Installation</w:t>
                            </w:r>
                            <w:r w:rsidRPr="002E6279">
                              <w:rPr>
                                <w:sz w:val="18"/>
                              </w:rPr>
                              <w:t xml:space="preserve"> Period</w:t>
                            </w:r>
                            <w:r>
                              <w:rPr>
                                <w:sz w:val="18"/>
                              </w:rPr>
                              <w:t xml:space="preserve"> (data not used)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BD75F6E" id="Text Box 24" o:spid="_x0000_s1030" type="#_x0000_t202" style="position:absolute;left:0;text-align:left;margin-left:163pt;margin-top:179.1pt;width:89.1pt;height:27.9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" filled="f" stroked="f">
                <v:textbox style="mso-fit-shape-to-text:t">
                  <w:txbxContent>
                    <w:p w14:paraId="62B2A84E" w14:textId="77777777" w:rsidR="0079550F" w:rsidRPr="002E6279" w:rsidRDefault="0079550F" w:rsidP="002E6279">
                      <w:pPr>
                        <w:jc w:val="center"/>
                        <w:rPr>
                          <w:sz w:val="18"/>
                        </w:rPr>
                      </w:pPr>
                      <w:r>
                        <w:rPr>
                          <w:sz w:val="18"/>
                        </w:rPr>
                        <w:t>Installation</w:t>
                      </w:r>
                      <w:r w:rsidRPr="002E6279">
                        <w:rPr>
                          <w:sz w:val="18"/>
                        </w:rPr>
                        <w:t xml:space="preserve"> Period</w:t>
                      </w:r>
                      <w:r>
                        <w:rPr>
                          <w:sz w:val="18"/>
                        </w:rPr>
                        <w:t xml:space="preserve"> (data not used)</w:t>
                      </w:r>
                    </w:p>
                  </w:txbxContent>
                </v:textbox>
              </v:shape>
            </w:pict>
          </mc:Fallback>
        </mc:AlternateContent>
      </w:r>
      <w:r>
        <w:rPr>
          <w:noProof/>
          <w:lang w:eastAsia="en-US"/>
        </w:rPr>
        <mc:AlternateContent>
          <mc:Choice Requires="wps">
            <w:drawing>
              <wp:anchor distT="0" distB="0" distL="114300" distR="114300" simplePos="0" relativeHeight="251668480" behindDoc="0" locked="0" layoutInCell="1" allowOverlap="1" wp14:anchorId="6188B6F0" wp14:editId="48FB65CE">
                <wp:simplePos x="0" y="0"/>
                <wp:positionH relativeFrom="column">
                  <wp:posOffset>605790</wp:posOffset>
                </wp:positionH>
                <wp:positionV relativeFrom="paragraph">
                  <wp:posOffset>2339340</wp:posOffset>
                </wp:positionV>
                <wp:extent cx="949325" cy="222885"/>
                <wp:effectExtent l="0" t="2540" r="0" b="3175"/>
                <wp:wrapNone/>
                <wp:docPr id="2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60862" w14:textId="77777777" w:rsidR="0079550F" w:rsidRPr="002E6279" w:rsidRDefault="0079550F">
                            <w:pPr>
                              <w:rPr>
                                <w:sz w:val="18"/>
                              </w:rPr>
                            </w:pPr>
                            <w:r w:rsidRPr="002E6279">
                              <w:rPr>
                                <w:sz w:val="18"/>
                              </w:rPr>
                              <w:t>Baseline Period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88B6F0" id="Text Box 23" o:spid="_x0000_s1031" type="#_x0000_t202" style="position:absolute;left:0;text-align:left;margin-left:47.7pt;margin-top:184.2pt;width:74.75pt;height:17.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P8Htw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" filled="f" stroked="f">
                <v:textbox style="mso-fit-shape-to-text:t">
                  <w:txbxContent>
                    <w:p w14:paraId="1F360862" w14:textId="77777777" w:rsidR="0079550F" w:rsidRPr="002E6279" w:rsidRDefault="0079550F">
                      <w:pPr>
                        <w:rPr>
                          <w:sz w:val="18"/>
                        </w:rPr>
                      </w:pPr>
                      <w:r w:rsidRPr="002E6279">
                        <w:rPr>
                          <w:sz w:val="18"/>
                        </w:rPr>
                        <w:t>Baseline Period</w:t>
                      </w:r>
                    </w:p>
                  </w:txbxContent>
                </v:textbox>
              </v:shape>
            </w:pict>
          </mc:Fallback>
        </mc:AlternateContent>
      </w:r>
      <w:r w:rsidR="008C540C">
        <w:rPr>
          <w:noProof/>
          <w:lang w:eastAsia="en-US"/>
        </w:rPr>
        <mc:AlternateContent>
          <mc:Choice Requires="wps">
            <w:drawing>
              <wp:anchor distT="0" distB="0" distL="114300" distR="114300" simplePos="0" relativeHeight="251666432" behindDoc="0" locked="0" layoutInCell="1" allowOverlap="1" wp14:anchorId="75CEFCCD" wp14:editId="20C5297A">
                <wp:simplePos x="0" y="0"/>
                <wp:positionH relativeFrom="column">
                  <wp:posOffset>3400425</wp:posOffset>
                </wp:positionH>
                <wp:positionV relativeFrom="paragraph">
                  <wp:posOffset>118745</wp:posOffset>
                </wp:positionV>
                <wp:extent cx="0" cy="2536190"/>
                <wp:effectExtent l="9525" t="13970" r="9525" b="12065"/>
                <wp:wrapNone/>
                <wp:docPr id="7"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61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FAB2C97" id="AutoShape 22" o:spid="_x0000_s1026" type="#_x0000_t32" style="position:absolute;margin-left:267.75pt;margin-top:9.35pt;width:0;height:19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">
                <v:stroke dashstyle="dash"/>
              </v:shape>
            </w:pict>
          </mc:Fallback>
        </mc:AlternateContent>
      </w:r>
      <w:r w:rsidR="008C540C">
        <w:rPr>
          <w:noProof/>
          <w:lang w:eastAsia="en-US"/>
        </w:rPr>
        <mc:AlternateContent>
          <mc:Choice Requires="wps">
            <w:drawing>
              <wp:anchor distT="0" distB="0" distL="114300" distR="114300" simplePos="0" relativeHeight="251665408" behindDoc="0" locked="0" layoutInCell="1" allowOverlap="1" wp14:anchorId="46D50177" wp14:editId="74A60B64">
                <wp:simplePos x="0" y="0"/>
                <wp:positionH relativeFrom="column">
                  <wp:posOffset>1973580</wp:posOffset>
                </wp:positionH>
                <wp:positionV relativeFrom="paragraph">
                  <wp:posOffset>128905</wp:posOffset>
                </wp:positionV>
                <wp:extent cx="0" cy="2536190"/>
                <wp:effectExtent l="11430" t="5080" r="7620" b="11430"/>
                <wp:wrapNone/>
                <wp:docPr id="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361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07023A3" id="AutoShape 21" o:spid="_x0000_s1026" type="#_x0000_t32" style="position:absolute;margin-left:155.4pt;margin-top:10.15pt;width:0;height:19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">
                <v:stroke dashstyle="dash"/>
              </v:shape>
            </w:pict>
          </mc:Fallback>
        </mc:AlternateContent>
      </w:r>
      <w:r w:rsidR="002E6279">
        <w:rPr>
          <w:noProof/>
          <w:lang w:eastAsia="en-US"/>
        </w:rPr>
        <w:drawing>
          <wp:inline distT="0" distB="0" distL="0" distR="0" wp14:anchorId="21100161" wp14:editId="0E702AF2">
            <wp:extent cx="4075430" cy="2352573"/>
            <wp:effectExtent l="0" t="0" r="1270" b="0"/>
            <wp:docPr id="9" name="Picture 8" descr="Daily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ata.jpg"/>
                    <pic:cNvPicPr/>
                  </pic:nvPicPr>
                  <pic:blipFill>
                    <a:blip r:embed="rId28" cstate="print"/>
                    <a:stretch>
                      <a:fillRect/>
                    </a:stretch>
                  </pic:blipFill>
                  <pic:spPr>
                    <a:xfrm>
                      <a:off x="0" y="0"/>
                      <a:ext cx="4085598" cy="2358442"/>
                    </a:xfrm>
                    <a:prstGeom prst="rect">
                      <a:avLst/>
                    </a:prstGeom>
                  </pic:spPr>
                </pic:pic>
              </a:graphicData>
            </a:graphic>
          </wp:inline>
        </w:drawing>
      </w:r>
    </w:p>
    <w:p w14:paraId="2FD1E6CE" w14:textId="77777777" w:rsidR="00CA12C8" w:rsidRPr="00CA12C8" w:rsidRDefault="00CA12C8" w:rsidP="00CA12C8">
      <w:pPr>
        <w:rPr>
          <w:sz w:val="22"/>
        </w:rPr>
      </w:pPr>
    </w:p>
    <w:p w14:paraId="22903046" w14:textId="77777777" w:rsidR="00CA12C8" w:rsidRDefault="00CA12C8" w:rsidP="00CA12C8">
      <w:pPr>
        <w:pStyle w:val="CELEFICNORMAL"/>
        <w:rPr>
          <w:rStyle w:val="hps"/>
          <w:rFonts w:ascii="Times New Roman" w:hAnsi="Times New Roman"/>
          <w:lang w:val="en-US"/>
        </w:rPr>
      </w:pPr>
      <w:r>
        <w:rPr>
          <w:rStyle w:val="hps"/>
          <w:rFonts w:ascii="Times New Roman" w:hAnsi="Times New Roman"/>
          <w:lang w:val="en-US"/>
        </w:rPr>
        <w:t>Baseline Model Development</w:t>
      </w:r>
    </w:p>
    <w:p w14:paraId="1098B331" w14:textId="77777777" w:rsidR="00CA12C8" w:rsidRDefault="00CA12C8" w:rsidP="00CA12C8">
      <w:pPr>
        <w:pStyle w:val="CELEFICNORMAL"/>
        <w:numPr>
          <w:ilvl w:val="0"/>
          <w:numId w:val="31"/>
        </w:numPr>
        <w:rPr>
          <w:rStyle w:val="hps"/>
          <w:rFonts w:ascii="Times New Roman" w:hAnsi="Times New Roman"/>
          <w:lang w:val="en-US"/>
        </w:rPr>
      </w:pPr>
      <w:r>
        <w:rPr>
          <w:rStyle w:val="hps"/>
          <w:rFonts w:ascii="Times New Roman" w:hAnsi="Times New Roman"/>
          <w:lang w:val="en-US"/>
        </w:rPr>
        <w:t>The daily electric energy use data (in kWh) and ambient temperature (in °F) was imported into the UT M&amp;V analysis module, and a linear regression model relating baseline energy use to time of week and temperature was developed using the modeling algorithm described above. A description of the data and model were output from the software:</w:t>
      </w:r>
    </w:p>
    <w:p w14:paraId="4D1F1666" w14:textId="77777777" w:rsidR="00CA12C8" w:rsidRPr="005A5205" w:rsidRDefault="00CA12C8" w:rsidP="00CA12C8">
      <w:pPr>
        <w:pStyle w:val="CELEFICNORMAL"/>
        <w:numPr>
          <w:ilvl w:val="1"/>
          <w:numId w:val="31"/>
        </w:numPr>
        <w:rPr>
          <w:rStyle w:val="hps"/>
          <w:rFonts w:ascii="Times New Roman" w:hAnsi="Times New Roman"/>
          <w:lang w:val="en-US"/>
        </w:rPr>
      </w:pPr>
      <w:r>
        <w:rPr>
          <w:rStyle w:val="hps"/>
          <w:rFonts w:ascii="Times New Roman" w:hAnsi="Times New Roman"/>
          <w:lang w:val="en-US"/>
        </w:rPr>
        <w:t>Baseline period s</w:t>
      </w:r>
      <w:r w:rsidRPr="005A5205">
        <w:rPr>
          <w:rStyle w:val="hps"/>
          <w:rFonts w:ascii="Times New Roman" w:hAnsi="Times New Roman"/>
          <w:lang w:val="en-US"/>
        </w:rPr>
        <w:t>tart</w:t>
      </w:r>
      <w:r>
        <w:rPr>
          <w:rStyle w:val="hps"/>
          <w:rFonts w:ascii="Times New Roman" w:hAnsi="Times New Roman"/>
          <w:lang w:val="en-US"/>
        </w:rPr>
        <w:t xml:space="preserve"> date/time</w:t>
      </w:r>
      <w:r w:rsidRPr="005A5205">
        <w:rPr>
          <w:rStyle w:val="hps"/>
          <w:rFonts w:ascii="Times New Roman" w:hAnsi="Times New Roman"/>
          <w:lang w:val="en-US"/>
        </w:rPr>
        <w:t>: 3/2/2009 12:00:00 AM</w:t>
      </w:r>
      <w:r w:rsidRPr="005A5205">
        <w:rPr>
          <w:rStyle w:val="hps"/>
          <w:rFonts w:ascii="Times New Roman" w:hAnsi="Times New Roman"/>
          <w:lang w:val="en-US"/>
        </w:rPr>
        <w:tab/>
      </w:r>
    </w:p>
    <w:p w14:paraId="3CAB185A" w14:textId="77777777" w:rsidR="00CA12C8" w:rsidRPr="005A5205" w:rsidRDefault="00CA12C8" w:rsidP="00CA12C8">
      <w:pPr>
        <w:pStyle w:val="CELEFICNORMAL"/>
        <w:numPr>
          <w:ilvl w:val="1"/>
          <w:numId w:val="31"/>
        </w:numPr>
        <w:rPr>
          <w:rStyle w:val="hps"/>
          <w:rFonts w:ascii="Times New Roman" w:hAnsi="Times New Roman"/>
          <w:lang w:val="en-US"/>
        </w:rPr>
      </w:pPr>
      <w:r>
        <w:rPr>
          <w:rStyle w:val="hps"/>
          <w:rFonts w:ascii="Times New Roman" w:hAnsi="Times New Roman"/>
          <w:lang w:val="en-US"/>
        </w:rPr>
        <w:t>Baseline period e</w:t>
      </w:r>
      <w:r w:rsidRPr="005A5205">
        <w:rPr>
          <w:rStyle w:val="hps"/>
          <w:rFonts w:ascii="Times New Roman" w:hAnsi="Times New Roman"/>
          <w:lang w:val="en-US"/>
        </w:rPr>
        <w:t>nd</w:t>
      </w:r>
      <w:r>
        <w:rPr>
          <w:rStyle w:val="hps"/>
          <w:rFonts w:ascii="Times New Roman" w:hAnsi="Times New Roman"/>
          <w:lang w:val="en-US"/>
        </w:rPr>
        <w:t xml:space="preserve"> date/time</w:t>
      </w:r>
      <w:r w:rsidRPr="005A5205">
        <w:rPr>
          <w:rStyle w:val="hps"/>
          <w:rFonts w:ascii="Times New Roman" w:hAnsi="Times New Roman"/>
          <w:lang w:val="en-US"/>
        </w:rPr>
        <w:t>: 10/2/2009 12:00:00 AM</w:t>
      </w:r>
      <w:r w:rsidRPr="005A5205">
        <w:rPr>
          <w:rStyle w:val="hps"/>
          <w:rFonts w:ascii="Times New Roman" w:hAnsi="Times New Roman"/>
          <w:lang w:val="en-US"/>
        </w:rPr>
        <w:tab/>
      </w:r>
    </w:p>
    <w:p w14:paraId="0AD2119C" w14:textId="77777777" w:rsidR="00CA12C8" w:rsidRPr="004071B6" w:rsidRDefault="00CA12C8" w:rsidP="00CA12C8">
      <w:pPr>
        <w:pStyle w:val="CELEFICNORMAL"/>
        <w:numPr>
          <w:ilvl w:val="1"/>
          <w:numId w:val="31"/>
        </w:numPr>
        <w:rPr>
          <w:rStyle w:val="hps"/>
          <w:rFonts w:ascii="Times New Roman" w:hAnsi="Times New Roman"/>
          <w:lang w:val="en-US"/>
        </w:rPr>
      </w:pPr>
      <w:r w:rsidRPr="005A5205">
        <w:rPr>
          <w:rStyle w:val="hps"/>
          <w:rFonts w:ascii="Times New Roman" w:hAnsi="Times New Roman"/>
          <w:lang w:val="en-US"/>
        </w:rPr>
        <w:t>R²: 0.</w:t>
      </w:r>
      <w:r>
        <w:rPr>
          <w:rStyle w:val="hps"/>
          <w:rFonts w:ascii="Times New Roman" w:hAnsi="Times New Roman"/>
          <w:lang w:val="en-US"/>
        </w:rPr>
        <w:t>79, CV(RMSE) = 1.63%</w:t>
      </w:r>
      <w:r w:rsidRPr="005A5205">
        <w:rPr>
          <w:rStyle w:val="hps"/>
          <w:rFonts w:ascii="Times New Roman" w:hAnsi="Times New Roman"/>
          <w:lang w:val="en-US"/>
        </w:rPr>
        <w:tab/>
      </w:r>
      <w:r w:rsidRPr="004071B6">
        <w:rPr>
          <w:rStyle w:val="hps"/>
          <w:rFonts w:ascii="Times New Roman" w:hAnsi="Times New Roman"/>
          <w:lang w:val="en-US"/>
        </w:rPr>
        <w:tab/>
      </w:r>
    </w:p>
    <w:p w14:paraId="37FA4A24" w14:textId="77777777" w:rsidR="00CA12C8" w:rsidRPr="005A5205" w:rsidRDefault="00CA12C8" w:rsidP="00CA12C8">
      <w:pPr>
        <w:pStyle w:val="CELEFICNORMAL"/>
        <w:numPr>
          <w:ilvl w:val="1"/>
          <w:numId w:val="31"/>
        </w:numPr>
        <w:rPr>
          <w:rStyle w:val="hps"/>
          <w:rFonts w:ascii="Times New Roman" w:hAnsi="Times New Roman"/>
          <w:lang w:val="en-US"/>
        </w:rPr>
      </w:pPr>
      <w:r w:rsidRPr="005A5205">
        <w:rPr>
          <w:rStyle w:val="hps"/>
          <w:rFonts w:ascii="Times New Roman" w:hAnsi="Times New Roman"/>
          <w:lang w:val="en-US"/>
        </w:rPr>
        <w:t xml:space="preserve">Number of </w:t>
      </w:r>
      <w:r>
        <w:rPr>
          <w:rStyle w:val="hps"/>
          <w:rFonts w:ascii="Times New Roman" w:hAnsi="Times New Roman"/>
          <w:lang w:val="en-US"/>
        </w:rPr>
        <w:t>d</w:t>
      </w:r>
      <w:r w:rsidRPr="005A5205">
        <w:rPr>
          <w:rStyle w:val="hps"/>
          <w:rFonts w:ascii="Times New Roman" w:hAnsi="Times New Roman"/>
          <w:lang w:val="en-US"/>
        </w:rPr>
        <w:t xml:space="preserve">ata </w:t>
      </w:r>
      <w:r>
        <w:rPr>
          <w:rStyle w:val="hps"/>
          <w:rFonts w:ascii="Times New Roman" w:hAnsi="Times New Roman"/>
          <w:lang w:val="en-US"/>
        </w:rPr>
        <w:t>p</w:t>
      </w:r>
      <w:r w:rsidRPr="005A5205">
        <w:rPr>
          <w:rStyle w:val="hps"/>
          <w:rFonts w:ascii="Times New Roman" w:hAnsi="Times New Roman"/>
          <w:lang w:val="en-US"/>
        </w:rPr>
        <w:t xml:space="preserve">oints: </w:t>
      </w:r>
      <w:r>
        <w:rPr>
          <w:rStyle w:val="hps"/>
          <w:rFonts w:ascii="Times New Roman" w:hAnsi="Times New Roman"/>
          <w:lang w:val="en-US"/>
        </w:rPr>
        <w:t>214</w:t>
      </w:r>
      <w:r w:rsidRPr="005A5205">
        <w:rPr>
          <w:rStyle w:val="hps"/>
          <w:rFonts w:ascii="Times New Roman" w:hAnsi="Times New Roman"/>
          <w:lang w:val="en-US"/>
        </w:rPr>
        <w:tab/>
      </w:r>
    </w:p>
    <w:p w14:paraId="17FB10F6" w14:textId="77777777" w:rsidR="00CA12C8" w:rsidRPr="005A5205" w:rsidRDefault="00CA12C8" w:rsidP="00CA12C8">
      <w:pPr>
        <w:pStyle w:val="CELEFICNORMAL"/>
        <w:numPr>
          <w:ilvl w:val="1"/>
          <w:numId w:val="31"/>
        </w:numPr>
        <w:rPr>
          <w:rStyle w:val="hps"/>
          <w:rFonts w:ascii="Times New Roman" w:hAnsi="Times New Roman"/>
          <w:lang w:val="en-US"/>
        </w:rPr>
      </w:pPr>
      <w:r>
        <w:rPr>
          <w:rStyle w:val="hps"/>
          <w:rFonts w:ascii="Times New Roman" w:hAnsi="Times New Roman"/>
          <w:lang w:val="en-US"/>
        </w:rPr>
        <w:t>Analysis time interval: Daily</w:t>
      </w:r>
      <w:r w:rsidRPr="005A5205">
        <w:rPr>
          <w:rStyle w:val="hps"/>
          <w:rFonts w:ascii="Times New Roman" w:hAnsi="Times New Roman"/>
          <w:lang w:val="en-US"/>
        </w:rPr>
        <w:tab/>
      </w:r>
    </w:p>
    <w:p w14:paraId="15C66498" w14:textId="77777777" w:rsidR="00CA12C8" w:rsidRPr="005A5205" w:rsidRDefault="00CA12C8" w:rsidP="00CA12C8">
      <w:pPr>
        <w:pStyle w:val="CELEFICNORMAL"/>
        <w:numPr>
          <w:ilvl w:val="1"/>
          <w:numId w:val="31"/>
        </w:numPr>
        <w:rPr>
          <w:rStyle w:val="hps"/>
          <w:rFonts w:ascii="Times New Roman" w:hAnsi="Times New Roman"/>
          <w:lang w:val="en-US"/>
        </w:rPr>
      </w:pPr>
      <w:r w:rsidRPr="005A5205">
        <w:rPr>
          <w:rStyle w:val="hps"/>
          <w:rFonts w:ascii="Times New Roman" w:hAnsi="Times New Roman"/>
          <w:lang w:val="en-US"/>
        </w:rPr>
        <w:t>Independent</w:t>
      </w:r>
      <w:r>
        <w:rPr>
          <w:rStyle w:val="hps"/>
          <w:rFonts w:ascii="Times New Roman" w:hAnsi="Times New Roman"/>
          <w:lang w:val="en-US"/>
        </w:rPr>
        <w:t xml:space="preserve"> variable</w:t>
      </w:r>
      <w:r w:rsidRPr="005A5205">
        <w:rPr>
          <w:rStyle w:val="hps"/>
          <w:rFonts w:ascii="Times New Roman" w:hAnsi="Times New Roman"/>
          <w:lang w:val="en-US"/>
        </w:rPr>
        <w:t>: OAT</w:t>
      </w:r>
      <w:r w:rsidRPr="005A5205">
        <w:rPr>
          <w:rStyle w:val="hps"/>
          <w:rFonts w:ascii="Times New Roman" w:hAnsi="Times New Roman"/>
          <w:lang w:val="en-US"/>
        </w:rPr>
        <w:tab/>
      </w:r>
    </w:p>
    <w:p w14:paraId="770DC9AC" w14:textId="77777777" w:rsidR="00CA12C8" w:rsidRDefault="00CA12C8" w:rsidP="00CA12C8">
      <w:pPr>
        <w:pStyle w:val="CELEFICNORMAL"/>
        <w:numPr>
          <w:ilvl w:val="0"/>
          <w:numId w:val="31"/>
        </w:numPr>
        <w:rPr>
          <w:rStyle w:val="hps"/>
          <w:rFonts w:ascii="Times New Roman" w:hAnsi="Times New Roman"/>
          <w:lang w:val="en-US"/>
        </w:rPr>
      </w:pPr>
      <w:r>
        <w:rPr>
          <w:rStyle w:val="hps"/>
          <w:rFonts w:ascii="Times New Roman" w:hAnsi="Times New Roman"/>
          <w:lang w:val="en-US"/>
        </w:rPr>
        <w:t>Figure C</w:t>
      </w:r>
      <w:r w:rsidR="002E6279">
        <w:rPr>
          <w:rStyle w:val="hps"/>
          <w:rFonts w:ascii="Times New Roman" w:hAnsi="Times New Roman"/>
          <w:lang w:val="en-US"/>
        </w:rPr>
        <w:t>2</w:t>
      </w:r>
      <w:r>
        <w:rPr>
          <w:rStyle w:val="hps"/>
          <w:rFonts w:ascii="Times New Roman" w:hAnsi="Times New Roman"/>
          <w:lang w:val="en-US"/>
        </w:rPr>
        <w:t xml:space="preserve"> shows the baseline period </w:t>
      </w:r>
      <w:r w:rsidR="002E6279">
        <w:rPr>
          <w:rStyle w:val="hps"/>
          <w:rFonts w:ascii="Times New Roman" w:hAnsi="Times New Roman"/>
          <w:lang w:val="en-US"/>
        </w:rPr>
        <w:t>daily</w:t>
      </w:r>
      <w:r>
        <w:rPr>
          <w:rStyle w:val="hps"/>
          <w:rFonts w:ascii="Times New Roman" w:hAnsi="Times New Roman"/>
          <w:lang w:val="en-US"/>
        </w:rPr>
        <w:t xml:space="preserve"> energy use data as well as the baseline model’s predictions. </w:t>
      </w:r>
    </w:p>
    <w:p w14:paraId="66FEBD00" w14:textId="77777777" w:rsidR="00CA12C8" w:rsidRDefault="00CA12C8" w:rsidP="00CA12C8">
      <w:pPr>
        <w:pStyle w:val="CELEFICNORMAL"/>
        <w:numPr>
          <w:ilvl w:val="0"/>
          <w:numId w:val="31"/>
        </w:numPr>
        <w:rPr>
          <w:rStyle w:val="hps"/>
          <w:rFonts w:ascii="Times New Roman" w:hAnsi="Times New Roman"/>
          <w:lang w:val="en-US"/>
        </w:rPr>
      </w:pPr>
      <w:r>
        <w:rPr>
          <w:rStyle w:val="hps"/>
          <w:rFonts w:ascii="Times New Roman" w:hAnsi="Times New Roman"/>
          <w:lang w:val="en-US"/>
        </w:rPr>
        <w:t>Next, the standard error of regression</w:t>
      </w:r>
      <w:r w:rsidR="002E6279">
        <w:rPr>
          <w:rStyle w:val="hps"/>
          <w:rFonts w:ascii="Times New Roman" w:hAnsi="Times New Roman"/>
          <w:lang w:val="en-US"/>
        </w:rPr>
        <w:t xml:space="preserve"> is determined:</w:t>
      </w:r>
    </w:p>
    <w:p w14:paraId="55A58A08" w14:textId="77777777" w:rsidR="00CA12C8" w:rsidRDefault="00CA12C8" w:rsidP="00CA12C8">
      <w:pPr>
        <w:pStyle w:val="CELEFICNORMAL"/>
        <w:ind w:left="720"/>
        <w:rPr>
          <w:rStyle w:val="hps"/>
          <w:rFonts w:ascii="Times New Roman" w:hAnsi="Times New Roman"/>
          <w:lang w:val="en-US"/>
        </w:rPr>
      </w:pPr>
      <w:r>
        <w:rPr>
          <w:rStyle w:val="hps"/>
          <w:rFonts w:ascii="Times New Roman" w:hAnsi="Times New Roman"/>
          <w:lang w:val="en-US"/>
        </w:rPr>
        <w:tab/>
      </w:r>
      <w:r>
        <w:rPr>
          <w:rStyle w:val="hps"/>
          <w:rFonts w:ascii="Times New Roman" w:hAnsi="Times New Roman"/>
          <w:lang w:val="en-US"/>
        </w:rPr>
        <w:tab/>
      </w:r>
      <w:r>
        <w:rPr>
          <w:rStyle w:val="hps"/>
          <w:rFonts w:ascii="Times New Roman" w:hAnsi="Times New Roman"/>
          <w:lang w:val="en-US"/>
        </w:rPr>
        <w:tab/>
      </w:r>
      <m:oMath>
        <m:r>
          <w:rPr>
            <w:rStyle w:val="hps"/>
            <w:rFonts w:ascii="Cambria Math" w:hAnsi="Cambria Math"/>
            <w:sz w:val="24"/>
            <w:lang w:val="en-US"/>
          </w:rPr>
          <m:t xml:space="preserve"> </m:t>
        </m:r>
        <m:sSub>
          <m:sSubPr>
            <m:ctrlPr>
              <w:rPr>
                <w:rStyle w:val="hps"/>
                <w:rFonts w:ascii="Cambria Math" w:hAnsi="Cambria Math"/>
                <w:i/>
                <w:sz w:val="24"/>
                <w:lang w:val="en-US"/>
              </w:rPr>
            </m:ctrlPr>
          </m:sSubPr>
          <m:e>
            <m:r>
              <w:rPr>
                <w:rStyle w:val="hps"/>
                <w:rFonts w:ascii="Cambria Math" w:hAnsi="Cambria Math"/>
                <w:sz w:val="24"/>
                <w:lang w:val="en-US"/>
              </w:rPr>
              <m:t>SE</m:t>
            </m:r>
          </m:e>
          <m:sub>
            <m:acc>
              <m:accPr>
                <m:ctrlPr>
                  <w:rPr>
                    <w:rStyle w:val="hps"/>
                    <w:rFonts w:ascii="Cambria Math" w:hAnsi="Cambria Math"/>
                    <w:i/>
                    <w:sz w:val="24"/>
                    <w:lang w:val="en-US"/>
                  </w:rPr>
                </m:ctrlPr>
              </m:accPr>
              <m:e>
                <m:r>
                  <w:rPr>
                    <w:rStyle w:val="hps"/>
                    <w:rFonts w:ascii="Cambria Math" w:hAnsi="Cambria Math"/>
                    <w:sz w:val="24"/>
                    <w:lang w:val="en-US"/>
                  </w:rPr>
                  <m:t>Y</m:t>
                </m:r>
              </m:e>
            </m:acc>
          </m:sub>
        </m:sSub>
        <m:r>
          <w:rPr>
            <w:rStyle w:val="hps"/>
            <w:rFonts w:ascii="Cambria Math" w:hAnsi="Cambria Math"/>
            <w:sz w:val="24"/>
            <w:lang w:val="en-US"/>
          </w:rPr>
          <m:t>=</m:t>
        </m:r>
        <m:rad>
          <m:radPr>
            <m:degHide m:val="1"/>
            <m:ctrlPr>
              <w:rPr>
                <w:rStyle w:val="hps"/>
                <w:rFonts w:ascii="Cambria Math" w:hAnsi="Cambria Math"/>
                <w:i/>
                <w:sz w:val="24"/>
                <w:lang w:val="en-US"/>
              </w:rPr>
            </m:ctrlPr>
          </m:radPr>
          <m:deg/>
          <m:e>
            <m:f>
              <m:fPr>
                <m:ctrlPr>
                  <w:rPr>
                    <w:rStyle w:val="hps"/>
                    <w:rFonts w:ascii="Cambria Math" w:hAnsi="Cambria Math"/>
                    <w:i/>
                    <w:sz w:val="24"/>
                    <w:lang w:val="en-US"/>
                  </w:rPr>
                </m:ctrlPr>
              </m:fPr>
              <m:num>
                <m:nary>
                  <m:naryPr>
                    <m:chr m:val="∑"/>
                    <m:limLoc m:val="undOvr"/>
                    <m:subHide m:val="1"/>
                    <m:supHide m:val="1"/>
                    <m:ctrlPr>
                      <w:rPr>
                        <w:rStyle w:val="hps"/>
                        <w:rFonts w:ascii="Cambria Math" w:hAnsi="Cambria Math"/>
                        <w:i/>
                        <w:sz w:val="24"/>
                        <w:lang w:val="en-US"/>
                      </w:rPr>
                    </m:ctrlPr>
                  </m:naryPr>
                  <m:sub/>
                  <m:sup/>
                  <m:e>
                    <m:sSup>
                      <m:sSupPr>
                        <m:ctrlPr>
                          <w:rPr>
                            <w:rStyle w:val="hps"/>
                            <w:rFonts w:ascii="Cambria Math" w:hAnsi="Cambria Math"/>
                            <w:i/>
                            <w:sz w:val="24"/>
                            <w:lang w:val="en-US"/>
                          </w:rPr>
                        </m:ctrlPr>
                      </m:sSupPr>
                      <m:e>
                        <m:r>
                          <w:rPr>
                            <w:rStyle w:val="hps"/>
                            <w:rFonts w:ascii="Cambria Math" w:hAnsi="Cambria Math"/>
                            <w:sz w:val="24"/>
                            <w:lang w:val="en-US"/>
                          </w:rPr>
                          <m:t>(</m:t>
                        </m:r>
                        <m:sSub>
                          <m:sSubPr>
                            <m:ctrlPr>
                              <w:rPr>
                                <w:rStyle w:val="hps"/>
                                <w:rFonts w:ascii="Cambria Math" w:hAnsi="Cambria Math"/>
                                <w:i/>
                                <w:sz w:val="24"/>
                                <w:lang w:val="en-US"/>
                              </w:rPr>
                            </m:ctrlPr>
                          </m:sSubPr>
                          <m:e>
                            <m:acc>
                              <m:accPr>
                                <m:ctrlPr>
                                  <w:rPr>
                                    <w:rStyle w:val="hps"/>
                                    <w:rFonts w:ascii="Cambria Math" w:hAnsi="Cambria Math"/>
                                    <w:i/>
                                    <w:sz w:val="24"/>
                                    <w:lang w:val="en-US"/>
                                  </w:rPr>
                                </m:ctrlPr>
                              </m:accPr>
                              <m:e>
                                <m:r>
                                  <w:rPr>
                                    <w:rStyle w:val="hps"/>
                                    <w:rFonts w:ascii="Cambria Math" w:hAnsi="Cambria Math"/>
                                    <w:sz w:val="24"/>
                                    <w:lang w:val="en-US"/>
                                  </w:rPr>
                                  <m:t>Y</m:t>
                                </m:r>
                              </m:e>
                            </m:acc>
                          </m:e>
                          <m:sub>
                            <m:r>
                              <w:rPr>
                                <w:rStyle w:val="hps"/>
                                <w:rFonts w:ascii="Cambria Math" w:hAnsi="Cambria Math"/>
                                <w:sz w:val="24"/>
                                <w:lang w:val="en-US"/>
                              </w:rPr>
                              <m:t>i</m:t>
                            </m:r>
                          </m:sub>
                        </m:sSub>
                        <m:r>
                          <w:rPr>
                            <w:rStyle w:val="hps"/>
                            <w:rFonts w:ascii="Cambria Math" w:hAnsi="Cambria Math"/>
                            <w:sz w:val="24"/>
                            <w:lang w:val="en-US"/>
                          </w:rPr>
                          <m:t>-</m:t>
                        </m:r>
                        <m:sSub>
                          <m:sSubPr>
                            <m:ctrlPr>
                              <w:rPr>
                                <w:rStyle w:val="hps"/>
                                <w:rFonts w:ascii="Cambria Math" w:hAnsi="Cambria Math"/>
                                <w:i/>
                                <w:sz w:val="24"/>
                                <w:lang w:val="en-US"/>
                              </w:rPr>
                            </m:ctrlPr>
                          </m:sSubPr>
                          <m:e>
                            <m:r>
                              <w:rPr>
                                <w:rStyle w:val="hps"/>
                                <w:rFonts w:ascii="Cambria Math" w:hAnsi="Cambria Math"/>
                                <w:sz w:val="24"/>
                                <w:lang w:val="en-US"/>
                              </w:rPr>
                              <m:t>Y</m:t>
                            </m:r>
                          </m:e>
                          <m:sub>
                            <m:r>
                              <w:rPr>
                                <w:rStyle w:val="hps"/>
                                <w:rFonts w:ascii="Cambria Math" w:hAnsi="Cambria Math"/>
                                <w:sz w:val="24"/>
                                <w:lang w:val="en-US"/>
                              </w:rPr>
                              <m:t>i</m:t>
                            </m:r>
                          </m:sub>
                        </m:sSub>
                        <m:r>
                          <w:rPr>
                            <w:rStyle w:val="hps"/>
                            <w:rFonts w:ascii="Cambria Math" w:hAnsi="Cambria Math"/>
                            <w:sz w:val="24"/>
                            <w:lang w:val="en-US"/>
                          </w:rPr>
                          <m:t>)</m:t>
                        </m:r>
                      </m:e>
                      <m:sup>
                        <m:r>
                          <w:rPr>
                            <w:rStyle w:val="hps"/>
                            <w:rFonts w:ascii="Cambria Math" w:hAnsi="Cambria Math"/>
                            <w:sz w:val="24"/>
                            <w:lang w:val="en-US"/>
                          </w:rPr>
                          <m:t>2</m:t>
                        </m:r>
                      </m:sup>
                    </m:sSup>
                  </m:e>
                </m:nary>
              </m:num>
              <m:den>
                <m:r>
                  <w:rPr>
                    <w:rStyle w:val="hps"/>
                    <w:rFonts w:ascii="Cambria Math" w:hAnsi="Cambria Math"/>
                    <w:sz w:val="24"/>
                    <w:lang w:val="en-US"/>
                  </w:rPr>
                  <m:t>n-k-1</m:t>
                </m:r>
              </m:den>
            </m:f>
          </m:e>
        </m:rad>
      </m:oMath>
      <w:r w:rsidRPr="00657D69">
        <w:rPr>
          <w:rStyle w:val="hps"/>
          <w:rFonts w:ascii="Times New Roman" w:hAnsi="Times New Roman"/>
          <w:lang w:val="en-US"/>
        </w:rPr>
        <w:tab/>
      </w:r>
      <w:r w:rsidRPr="00657D69">
        <w:rPr>
          <w:rStyle w:val="hps"/>
          <w:rFonts w:ascii="Times New Roman" w:hAnsi="Times New Roman"/>
          <w:lang w:val="en-US"/>
        </w:rPr>
        <w:tab/>
      </w:r>
      <w:r>
        <w:rPr>
          <w:rStyle w:val="hps"/>
          <w:rFonts w:ascii="Times New Roman" w:hAnsi="Times New Roman"/>
          <w:lang w:val="en-US"/>
        </w:rPr>
        <w:tab/>
      </w:r>
      <w:r>
        <w:rPr>
          <w:rStyle w:val="hps"/>
          <w:rFonts w:ascii="Times New Roman" w:hAnsi="Times New Roman"/>
          <w:lang w:val="en-US"/>
        </w:rPr>
        <w:tab/>
        <w:t>(</w:t>
      </w:r>
      <w:r w:rsidR="00BE2749">
        <w:rPr>
          <w:rStyle w:val="hps"/>
          <w:rFonts w:ascii="Times New Roman" w:hAnsi="Times New Roman"/>
          <w:lang w:val="en-US"/>
        </w:rPr>
        <w:t>C</w:t>
      </w:r>
      <w:r>
        <w:rPr>
          <w:rStyle w:val="hps"/>
          <w:rFonts w:ascii="Times New Roman" w:hAnsi="Times New Roman"/>
          <w:lang w:val="en-US"/>
        </w:rPr>
        <w:t>1)</w:t>
      </w:r>
    </w:p>
    <w:p w14:paraId="4AAD375D" w14:textId="77777777" w:rsidR="00CA12C8" w:rsidRDefault="00CA12C8" w:rsidP="00CA12C8">
      <w:pPr>
        <w:pStyle w:val="CELEFICNORMAL"/>
        <w:numPr>
          <w:ilvl w:val="0"/>
          <w:numId w:val="33"/>
        </w:numPr>
        <w:ind w:left="1440"/>
        <w:rPr>
          <w:rStyle w:val="hps"/>
          <w:rFonts w:ascii="Times New Roman" w:hAnsi="Times New Roman"/>
          <w:lang w:val="en-US"/>
        </w:rPr>
      </w:pPr>
      <w:r>
        <w:rPr>
          <w:rStyle w:val="hps"/>
          <w:rFonts w:ascii="Times New Roman" w:hAnsi="Times New Roman"/>
          <w:lang w:val="en-US"/>
        </w:rPr>
        <w:t xml:space="preserve">The standard error of regression was calculated by exporting the baseline period </w:t>
      </w:r>
      <w:r w:rsidR="00BE2749">
        <w:rPr>
          <w:rStyle w:val="hps"/>
          <w:rFonts w:ascii="Times New Roman" w:hAnsi="Times New Roman"/>
          <w:lang w:val="en-US"/>
        </w:rPr>
        <w:t>daily</w:t>
      </w:r>
      <w:r>
        <w:rPr>
          <w:rStyle w:val="hps"/>
          <w:rFonts w:ascii="Times New Roman" w:hAnsi="Times New Roman"/>
          <w:lang w:val="en-US"/>
        </w:rPr>
        <w:t xml:space="preserve"> measured (</w:t>
      </w:r>
      <w:r w:rsidRPr="00657D69">
        <w:rPr>
          <w:rStyle w:val="hps"/>
          <w:rFonts w:ascii="Times New Roman" w:hAnsi="Times New Roman"/>
          <w:i/>
          <w:lang w:val="en-US"/>
        </w:rPr>
        <w:t>Y</w:t>
      </w:r>
      <w:r w:rsidRPr="00657D69">
        <w:rPr>
          <w:rStyle w:val="hps"/>
          <w:rFonts w:ascii="Times New Roman" w:hAnsi="Times New Roman"/>
          <w:i/>
          <w:vertAlign w:val="subscript"/>
          <w:lang w:val="en-US"/>
        </w:rPr>
        <w:t>i</w:t>
      </w:r>
      <w:r>
        <w:rPr>
          <w:rStyle w:val="hps"/>
          <w:rFonts w:ascii="Times New Roman" w:hAnsi="Times New Roman"/>
          <w:lang w:val="en-US"/>
        </w:rPr>
        <w:t>) and predicted values (</w:t>
      </w:r>
      <w:proofErr w:type="spellStart"/>
      <w:r>
        <w:rPr>
          <w:rStyle w:val="hps"/>
          <w:rFonts w:ascii="Times New Roman" w:hAnsi="Times New Roman"/>
          <w:i/>
          <w:lang w:val="en-US"/>
        </w:rPr>
        <w:t>Ŷ</w:t>
      </w:r>
      <w:r w:rsidRPr="00657D69">
        <w:rPr>
          <w:rStyle w:val="hps"/>
          <w:rFonts w:ascii="Times New Roman" w:hAnsi="Times New Roman"/>
          <w:i/>
          <w:vertAlign w:val="subscript"/>
          <w:lang w:val="en-US"/>
        </w:rPr>
        <w:t>i</w:t>
      </w:r>
      <w:proofErr w:type="spellEnd"/>
      <w:r>
        <w:rPr>
          <w:rStyle w:val="hps"/>
          <w:rFonts w:ascii="Times New Roman" w:hAnsi="Times New Roman"/>
          <w:lang w:val="en-US"/>
        </w:rPr>
        <w:t>) of kWh into a spreadsheet and carrying out equation (</w:t>
      </w:r>
      <w:r w:rsidR="00BE2749">
        <w:rPr>
          <w:rStyle w:val="hps"/>
          <w:rFonts w:ascii="Times New Roman" w:hAnsi="Times New Roman"/>
          <w:lang w:val="en-US"/>
        </w:rPr>
        <w:t>C</w:t>
      </w:r>
      <w:r>
        <w:rPr>
          <w:rStyle w:val="hps"/>
          <w:rFonts w:ascii="Times New Roman" w:hAnsi="Times New Roman"/>
          <w:lang w:val="en-US"/>
        </w:rPr>
        <w:t xml:space="preserve">1). For the baseline model, n = </w:t>
      </w:r>
      <w:r w:rsidR="002E6279">
        <w:rPr>
          <w:rStyle w:val="hps"/>
          <w:rFonts w:ascii="Times New Roman" w:hAnsi="Times New Roman"/>
          <w:lang w:val="en-US"/>
        </w:rPr>
        <w:t>214</w:t>
      </w:r>
      <w:r>
        <w:rPr>
          <w:rStyle w:val="hps"/>
          <w:rFonts w:ascii="Times New Roman" w:hAnsi="Times New Roman"/>
          <w:lang w:val="en-US"/>
        </w:rPr>
        <w:t xml:space="preserve"> points, k is the number of parameters in the regression equation, which has </w:t>
      </w:r>
      <w:r w:rsidR="002E6279">
        <w:rPr>
          <w:rStyle w:val="hps"/>
          <w:rFonts w:ascii="Times New Roman" w:hAnsi="Times New Roman"/>
          <w:lang w:val="en-US"/>
        </w:rPr>
        <w:t>7</w:t>
      </w:r>
      <w:r>
        <w:rPr>
          <w:rStyle w:val="hps"/>
          <w:rFonts w:ascii="Times New Roman" w:hAnsi="Times New Roman"/>
          <w:lang w:val="en-US"/>
        </w:rPr>
        <w:t xml:space="preserve"> coefficients for each </w:t>
      </w:r>
      <w:r w:rsidR="002E6279">
        <w:rPr>
          <w:rStyle w:val="hps"/>
          <w:rFonts w:ascii="Times New Roman" w:hAnsi="Times New Roman"/>
          <w:lang w:val="en-US"/>
        </w:rPr>
        <w:t>day</w:t>
      </w:r>
      <w:r>
        <w:rPr>
          <w:rStyle w:val="hps"/>
          <w:rFonts w:ascii="Times New Roman" w:hAnsi="Times New Roman"/>
          <w:lang w:val="en-US"/>
        </w:rPr>
        <w:t xml:space="preserve"> of week parameter, and 6 temperature segments, each representing an additional parameter, plus one constant parameter: n – k - 1 = </w:t>
      </w:r>
      <w:r w:rsidR="002E6279">
        <w:rPr>
          <w:rStyle w:val="hps"/>
          <w:rFonts w:ascii="Times New Roman" w:hAnsi="Times New Roman"/>
          <w:lang w:val="en-US"/>
        </w:rPr>
        <w:t>7</w:t>
      </w:r>
      <w:r>
        <w:rPr>
          <w:rStyle w:val="hps"/>
          <w:rFonts w:ascii="Times New Roman" w:hAnsi="Times New Roman"/>
          <w:lang w:val="en-US"/>
        </w:rPr>
        <w:t xml:space="preserve"> + 6 + 1 - 1 = </w:t>
      </w:r>
      <w:r w:rsidR="002E6279">
        <w:rPr>
          <w:rStyle w:val="hps"/>
          <w:rFonts w:ascii="Times New Roman" w:hAnsi="Times New Roman"/>
          <w:lang w:val="en-US"/>
        </w:rPr>
        <w:t>13</w:t>
      </w:r>
      <w:r>
        <w:rPr>
          <w:rStyle w:val="hps"/>
          <w:rFonts w:ascii="Times New Roman" w:hAnsi="Times New Roman"/>
          <w:lang w:val="en-US"/>
        </w:rPr>
        <w:t xml:space="preserve">. </w:t>
      </w:r>
      <w:r>
        <w:rPr>
          <w:rStyle w:val="hps"/>
          <w:rFonts w:ascii="Times New Roman" w:hAnsi="Times New Roman"/>
          <w:lang w:val="en-US"/>
        </w:rPr>
        <w:lastRenderedPageBreak/>
        <w:t xml:space="preserve">Using these values, </w:t>
      </w:r>
      <w:r w:rsidRPr="00657D69">
        <w:rPr>
          <w:rStyle w:val="hps"/>
          <w:rFonts w:ascii="Times New Roman" w:hAnsi="Times New Roman"/>
          <w:i/>
          <w:lang w:val="en-US"/>
        </w:rPr>
        <w:t>SE</w:t>
      </w:r>
      <w:r w:rsidRPr="00657D69">
        <w:rPr>
          <w:rStyle w:val="hps"/>
          <w:rFonts w:ascii="Times New Roman" w:hAnsi="Times New Roman"/>
          <w:i/>
          <w:vertAlign w:val="subscript"/>
          <w:lang w:val="en-US"/>
        </w:rPr>
        <w:t>Ŷ</w:t>
      </w:r>
      <w:r>
        <w:rPr>
          <w:rStyle w:val="hps"/>
          <w:rFonts w:ascii="Times New Roman" w:hAnsi="Times New Roman"/>
          <w:lang w:val="en-US"/>
        </w:rPr>
        <w:t xml:space="preserve"> = </w:t>
      </w:r>
      <w:r w:rsidR="00BE2749">
        <w:rPr>
          <w:rStyle w:val="hps"/>
          <w:rFonts w:ascii="Times New Roman" w:hAnsi="Times New Roman"/>
          <w:lang w:val="en-US"/>
        </w:rPr>
        <w:t>408.4</w:t>
      </w:r>
      <w:r>
        <w:rPr>
          <w:rStyle w:val="hps"/>
          <w:rFonts w:ascii="Times New Roman" w:hAnsi="Times New Roman"/>
          <w:lang w:val="en-US"/>
        </w:rPr>
        <w:t xml:space="preserve"> kWh. This calculation and the first few rows of the spreadsheet are shown in Table </w:t>
      </w:r>
      <w:r w:rsidR="003A7588">
        <w:rPr>
          <w:rStyle w:val="hps"/>
          <w:rFonts w:ascii="Times New Roman" w:hAnsi="Times New Roman"/>
          <w:lang w:val="en-US"/>
        </w:rPr>
        <w:t>C</w:t>
      </w:r>
      <w:r>
        <w:rPr>
          <w:rStyle w:val="hps"/>
          <w:rFonts w:ascii="Times New Roman" w:hAnsi="Times New Roman"/>
          <w:lang w:val="en-US"/>
        </w:rPr>
        <w:t>1.</w:t>
      </w:r>
    </w:p>
    <w:p w14:paraId="7231B82F" w14:textId="77777777" w:rsidR="00CA12C8" w:rsidRDefault="00CA12C8" w:rsidP="00CA12C8">
      <w:pPr>
        <w:pStyle w:val="CELEFICNORMAL"/>
        <w:rPr>
          <w:rStyle w:val="hps"/>
          <w:rFonts w:ascii="Times New Roman" w:hAnsi="Times New Roman"/>
          <w:lang w:val="en-US"/>
        </w:rPr>
      </w:pPr>
    </w:p>
    <w:p w14:paraId="7873D543" w14:textId="77777777" w:rsidR="00CA12C8" w:rsidRPr="004C25C0" w:rsidRDefault="00CA12C8" w:rsidP="00CA12C8">
      <w:pPr>
        <w:pStyle w:val="Caption"/>
        <w:keepNext/>
      </w:pPr>
      <w:r w:rsidRPr="004C25C0">
        <w:t xml:space="preserve">Table </w:t>
      </w:r>
      <w:r>
        <w:t>C</w:t>
      </w:r>
      <w:r w:rsidRPr="004C25C0">
        <w:t>1. Baseline Model Analysis Spreadsheet.</w:t>
      </w:r>
    </w:p>
    <w:p w14:paraId="0EC964A7" w14:textId="77777777" w:rsidR="00CA12C8" w:rsidRDefault="00BE2749" w:rsidP="00CA12C8">
      <w:pPr>
        <w:pStyle w:val="CELEFICNORMAL"/>
        <w:rPr>
          <w:rStyle w:val="hps"/>
          <w:rFonts w:ascii="Times New Roman" w:hAnsi="Times New Roman"/>
          <w:lang w:val="en-US"/>
        </w:rPr>
      </w:pPr>
      <w:r w:rsidRPr="00BE2749">
        <w:rPr>
          <w:noProof/>
          <w:lang w:val="en-US" w:eastAsia="en-US"/>
        </w:rPr>
        <w:drawing>
          <wp:inline distT="0" distB="0" distL="0" distR="0" wp14:anchorId="04039600" wp14:editId="189E3EF7">
            <wp:extent cx="5400040" cy="1351578"/>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400040" cy="1351578"/>
                    </a:xfrm>
                    <a:prstGeom prst="rect">
                      <a:avLst/>
                    </a:prstGeom>
                    <a:noFill/>
                    <a:ln w="9525">
                      <a:noFill/>
                      <a:miter lim="800000"/>
                      <a:headEnd/>
                      <a:tailEnd/>
                    </a:ln>
                  </pic:spPr>
                </pic:pic>
              </a:graphicData>
            </a:graphic>
          </wp:inline>
        </w:drawing>
      </w:r>
    </w:p>
    <w:p w14:paraId="5F271124" w14:textId="77777777" w:rsidR="00CA12C8" w:rsidRDefault="00CA12C8" w:rsidP="00CA12C8">
      <w:pPr>
        <w:pStyle w:val="CELEFICNORMAL"/>
        <w:rPr>
          <w:rStyle w:val="hps"/>
          <w:rFonts w:ascii="Times New Roman" w:hAnsi="Times New Roman"/>
          <w:lang w:val="en-US"/>
        </w:rPr>
      </w:pPr>
    </w:p>
    <w:p w14:paraId="78C96DF0" w14:textId="77777777" w:rsidR="00CA12C8" w:rsidRPr="004C25C0" w:rsidRDefault="00CA12C8" w:rsidP="00CA12C8">
      <w:pPr>
        <w:pStyle w:val="CELEFICNORMAL"/>
        <w:numPr>
          <w:ilvl w:val="1"/>
          <w:numId w:val="31"/>
        </w:numPr>
        <w:rPr>
          <w:rStyle w:val="hps"/>
          <w:rFonts w:ascii="Times New Roman" w:hAnsi="Times New Roman"/>
          <w:lang w:val="en-US"/>
        </w:rPr>
      </w:pPr>
      <w:r>
        <w:rPr>
          <w:rStyle w:val="hps"/>
          <w:rFonts w:ascii="Times New Roman" w:hAnsi="Times New Roman"/>
          <w:lang w:val="en-US"/>
        </w:rPr>
        <w:t xml:space="preserve">The model residuals are examined to determine whether any patterns exist that indicate potential modeling errors. The residuals are plotted against the predicted values in Figure </w:t>
      </w:r>
      <w:r w:rsidR="00BE2749">
        <w:rPr>
          <w:rStyle w:val="hps"/>
          <w:rFonts w:ascii="Times New Roman" w:hAnsi="Times New Roman"/>
          <w:lang w:val="en-US"/>
        </w:rPr>
        <w:t>C</w:t>
      </w:r>
      <w:r>
        <w:rPr>
          <w:rStyle w:val="hps"/>
          <w:rFonts w:ascii="Times New Roman" w:hAnsi="Times New Roman"/>
          <w:lang w:val="en-US"/>
        </w:rPr>
        <w:t xml:space="preserve">3. Figure </w:t>
      </w:r>
      <w:r w:rsidR="00BE2749">
        <w:rPr>
          <w:rStyle w:val="hps"/>
          <w:rFonts w:ascii="Times New Roman" w:hAnsi="Times New Roman"/>
          <w:lang w:val="en-US"/>
        </w:rPr>
        <w:t>C</w:t>
      </w:r>
      <w:r>
        <w:rPr>
          <w:rStyle w:val="hps"/>
          <w:rFonts w:ascii="Times New Roman" w:hAnsi="Times New Roman"/>
          <w:lang w:val="en-US"/>
        </w:rPr>
        <w:t>3 shows that the residuals do not exhibit a pattern and appear randomly spaced about the 0 axis. This indicates the independent variables and model form explain most of the variation in the energy use variable.</w:t>
      </w:r>
    </w:p>
    <w:p w14:paraId="628B848D" w14:textId="77777777" w:rsidR="00CA12C8" w:rsidRDefault="00CA12C8" w:rsidP="00CA12C8">
      <w:pPr>
        <w:pStyle w:val="CELEFICNORMAL"/>
        <w:keepNext/>
        <w:ind w:left="720"/>
        <w:rPr>
          <w:rStyle w:val="hps"/>
          <w:rFonts w:ascii="Times New Roman" w:hAnsi="Times New Roman"/>
          <w:lang w:val="en-US"/>
        </w:rPr>
      </w:pPr>
    </w:p>
    <w:p w14:paraId="1D68F283" w14:textId="77777777" w:rsidR="00CA12C8" w:rsidRPr="00DC389A" w:rsidRDefault="00CA12C8" w:rsidP="00CA12C8">
      <w:pPr>
        <w:pStyle w:val="CELEFICNORMAL"/>
        <w:rPr>
          <w:rFonts w:ascii="Times New Roman" w:hAnsi="Times New Roman"/>
          <w:b/>
          <w:bCs/>
          <w:color w:val="9BBB59" w:themeColor="accent3"/>
          <w:sz w:val="20"/>
          <w:szCs w:val="18"/>
        </w:rPr>
      </w:pPr>
      <w:r w:rsidRPr="00DC389A">
        <w:rPr>
          <w:rFonts w:ascii="Times New Roman" w:hAnsi="Times New Roman"/>
          <w:b/>
          <w:bCs/>
          <w:color w:val="9BBB59" w:themeColor="accent3"/>
          <w:sz w:val="20"/>
          <w:szCs w:val="18"/>
        </w:rPr>
        <w:t xml:space="preserve">Figure </w:t>
      </w:r>
      <w:r w:rsidR="00BE2749">
        <w:rPr>
          <w:rFonts w:ascii="Times New Roman" w:hAnsi="Times New Roman"/>
          <w:b/>
          <w:bCs/>
          <w:color w:val="9BBB59" w:themeColor="accent3"/>
          <w:sz w:val="20"/>
          <w:szCs w:val="18"/>
        </w:rPr>
        <w:t>C</w:t>
      </w:r>
      <w:r w:rsidRPr="00DC389A">
        <w:rPr>
          <w:rFonts w:ascii="Times New Roman" w:hAnsi="Times New Roman"/>
          <w:b/>
          <w:bCs/>
          <w:color w:val="9BBB59" w:themeColor="accent3"/>
          <w:sz w:val="20"/>
          <w:szCs w:val="18"/>
        </w:rPr>
        <w:t xml:space="preserve">2. </w:t>
      </w:r>
      <w:proofErr w:type="spellStart"/>
      <w:r w:rsidRPr="00DC389A">
        <w:rPr>
          <w:rFonts w:ascii="Times New Roman" w:hAnsi="Times New Roman"/>
          <w:b/>
          <w:bCs/>
          <w:color w:val="9BBB59" w:themeColor="accent3"/>
          <w:sz w:val="20"/>
          <w:szCs w:val="18"/>
        </w:rPr>
        <w:t>Baseline</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Period</w:t>
      </w:r>
      <w:proofErr w:type="spellEnd"/>
      <w:r w:rsidRPr="00DC389A">
        <w:rPr>
          <w:rFonts w:ascii="Times New Roman" w:hAnsi="Times New Roman"/>
          <w:b/>
          <w:bCs/>
          <w:color w:val="9BBB59" w:themeColor="accent3"/>
          <w:sz w:val="20"/>
          <w:szCs w:val="18"/>
        </w:rPr>
        <w:t xml:space="preserve"> Data and </w:t>
      </w:r>
      <w:proofErr w:type="spellStart"/>
      <w:r w:rsidRPr="00DC389A">
        <w:rPr>
          <w:rFonts w:ascii="Times New Roman" w:hAnsi="Times New Roman"/>
          <w:b/>
          <w:bCs/>
          <w:color w:val="9BBB59" w:themeColor="accent3"/>
          <w:sz w:val="20"/>
          <w:szCs w:val="18"/>
        </w:rPr>
        <w:t>Model</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Predictions</w:t>
      </w:r>
      <w:proofErr w:type="spellEnd"/>
      <w:r w:rsidRPr="00DC389A">
        <w:rPr>
          <w:rFonts w:ascii="Times New Roman" w:hAnsi="Times New Roman"/>
          <w:b/>
          <w:bCs/>
          <w:color w:val="9BBB59" w:themeColor="accent3"/>
          <w:sz w:val="20"/>
          <w:szCs w:val="18"/>
        </w:rPr>
        <w:t>.</w:t>
      </w:r>
      <w:r>
        <w:rPr>
          <w:rFonts w:ascii="Times New Roman" w:hAnsi="Times New Roman"/>
          <w:b/>
          <w:bCs/>
          <w:color w:val="9BBB59" w:themeColor="accent3"/>
          <w:sz w:val="20"/>
          <w:szCs w:val="18"/>
        </w:rPr>
        <w:t xml:space="preserve">  </w:t>
      </w:r>
    </w:p>
    <w:p w14:paraId="5E2C4489" w14:textId="77777777" w:rsidR="00CA12C8" w:rsidRPr="004071B6" w:rsidRDefault="002E6279" w:rsidP="00D14F80">
      <w:pPr>
        <w:jc w:val="center"/>
      </w:pPr>
      <w:r>
        <w:rPr>
          <w:noProof/>
          <w:lang w:eastAsia="en-US"/>
        </w:rPr>
        <w:drawing>
          <wp:inline distT="0" distB="0" distL="0" distR="0" wp14:anchorId="09E24FB8" wp14:editId="78C06EAC">
            <wp:extent cx="3410089" cy="1968500"/>
            <wp:effectExtent l="0" t="0" r="0" b="0"/>
            <wp:docPr id="11" name="Picture 10" descr="Baselin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line Data.jpg"/>
                    <pic:cNvPicPr/>
                  </pic:nvPicPr>
                  <pic:blipFill>
                    <a:blip r:embed="rId30" cstate="print"/>
                    <a:stretch>
                      <a:fillRect/>
                    </a:stretch>
                  </pic:blipFill>
                  <pic:spPr>
                    <a:xfrm>
                      <a:off x="0" y="0"/>
                      <a:ext cx="3419999" cy="1974221"/>
                    </a:xfrm>
                    <a:prstGeom prst="rect">
                      <a:avLst/>
                    </a:prstGeom>
                  </pic:spPr>
                </pic:pic>
              </a:graphicData>
            </a:graphic>
          </wp:inline>
        </w:drawing>
      </w:r>
    </w:p>
    <w:p w14:paraId="75DDF0B1" w14:textId="77777777" w:rsidR="000B16CD" w:rsidRDefault="000B16CD" w:rsidP="00BE2749">
      <w:pPr>
        <w:pStyle w:val="CELEFICNORMAL"/>
        <w:keepNext/>
        <w:rPr>
          <w:rFonts w:ascii="Times New Roman" w:hAnsi="Times New Roman"/>
          <w:b/>
          <w:bCs/>
          <w:color w:val="9BBB59" w:themeColor="accent3"/>
          <w:sz w:val="20"/>
          <w:szCs w:val="18"/>
        </w:rPr>
      </w:pPr>
    </w:p>
    <w:p w14:paraId="634E1768" w14:textId="77777777" w:rsidR="00CA12C8" w:rsidRPr="00330BD3" w:rsidRDefault="00CA12C8" w:rsidP="00BE2749">
      <w:pPr>
        <w:pStyle w:val="CELEFICNORMAL"/>
        <w:keepNext/>
        <w:rPr>
          <w:rFonts w:ascii="Times New Roman" w:hAnsi="Times New Roman"/>
          <w:b/>
          <w:bCs/>
          <w:color w:val="9BBB59" w:themeColor="accent3"/>
          <w:sz w:val="20"/>
          <w:szCs w:val="18"/>
        </w:rPr>
      </w:pPr>
      <w:r w:rsidRPr="00330BD3">
        <w:rPr>
          <w:rFonts w:ascii="Times New Roman" w:hAnsi="Times New Roman"/>
          <w:b/>
          <w:bCs/>
          <w:color w:val="9BBB59" w:themeColor="accent3"/>
          <w:sz w:val="20"/>
          <w:szCs w:val="18"/>
        </w:rPr>
        <w:t xml:space="preserve">Figure </w:t>
      </w:r>
      <w:r w:rsidR="00BE2749">
        <w:rPr>
          <w:rFonts w:ascii="Times New Roman" w:hAnsi="Times New Roman"/>
          <w:b/>
          <w:bCs/>
          <w:color w:val="9BBB59" w:themeColor="accent3"/>
          <w:sz w:val="20"/>
          <w:szCs w:val="18"/>
        </w:rPr>
        <w:t>C</w:t>
      </w:r>
      <w:r w:rsidRPr="00330BD3">
        <w:rPr>
          <w:rFonts w:ascii="Times New Roman" w:hAnsi="Times New Roman"/>
          <w:b/>
          <w:bCs/>
          <w:color w:val="9BBB59" w:themeColor="accent3"/>
          <w:sz w:val="20"/>
          <w:szCs w:val="18"/>
        </w:rPr>
        <w:t xml:space="preserve">3. </w:t>
      </w:r>
      <w:proofErr w:type="spellStart"/>
      <w:r w:rsidRPr="00330BD3">
        <w:rPr>
          <w:rFonts w:ascii="Times New Roman" w:hAnsi="Times New Roman"/>
          <w:b/>
          <w:bCs/>
          <w:color w:val="9BBB59" w:themeColor="accent3"/>
          <w:sz w:val="20"/>
          <w:szCs w:val="18"/>
        </w:rPr>
        <w:t>Baseline</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Model</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Residuals</w:t>
      </w:r>
      <w:proofErr w:type="spellEnd"/>
      <w:r w:rsidRPr="00330BD3">
        <w:rPr>
          <w:rFonts w:ascii="Times New Roman" w:hAnsi="Times New Roman"/>
          <w:b/>
          <w:bCs/>
          <w:color w:val="9BBB59" w:themeColor="accent3"/>
          <w:sz w:val="20"/>
          <w:szCs w:val="18"/>
        </w:rPr>
        <w:t xml:space="preserve"> versus </w:t>
      </w:r>
      <w:proofErr w:type="spellStart"/>
      <w:r w:rsidRPr="00330BD3">
        <w:rPr>
          <w:rFonts w:ascii="Times New Roman" w:hAnsi="Times New Roman"/>
          <w:b/>
          <w:bCs/>
          <w:color w:val="9BBB59" w:themeColor="accent3"/>
          <w:sz w:val="20"/>
          <w:szCs w:val="18"/>
        </w:rPr>
        <w:t>Predicted</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Values</w:t>
      </w:r>
      <w:proofErr w:type="spellEnd"/>
      <w:r w:rsidRPr="00330BD3">
        <w:rPr>
          <w:rFonts w:ascii="Times New Roman" w:hAnsi="Times New Roman"/>
          <w:b/>
          <w:bCs/>
          <w:color w:val="9BBB59" w:themeColor="accent3"/>
          <w:sz w:val="20"/>
          <w:szCs w:val="18"/>
        </w:rPr>
        <w:t>.</w:t>
      </w:r>
    </w:p>
    <w:p w14:paraId="45E4D03D" w14:textId="77777777" w:rsidR="00CA12C8" w:rsidRDefault="00CA12C8" w:rsidP="00BE2749">
      <w:pPr>
        <w:pStyle w:val="CELEFICNORMAL"/>
        <w:keepNext/>
        <w:rPr>
          <w:rStyle w:val="hps"/>
          <w:rFonts w:ascii="Times New Roman" w:hAnsi="Times New Roman"/>
          <w:lang w:val="en-US"/>
        </w:rPr>
      </w:pPr>
    </w:p>
    <w:p w14:paraId="76159DBB" w14:textId="77777777" w:rsidR="00CA12C8" w:rsidRDefault="00BE2749" w:rsidP="00D14F80">
      <w:pPr>
        <w:pStyle w:val="CELEFICNORMAL"/>
        <w:jc w:val="center"/>
        <w:rPr>
          <w:rStyle w:val="hps"/>
          <w:rFonts w:ascii="Times New Roman" w:hAnsi="Times New Roman"/>
          <w:lang w:val="en-US"/>
        </w:rPr>
      </w:pPr>
      <w:r w:rsidRPr="00BE2749">
        <w:rPr>
          <w:noProof/>
          <w:lang w:val="en-US" w:eastAsia="en-US"/>
        </w:rPr>
        <w:drawing>
          <wp:inline distT="0" distB="0" distL="0" distR="0" wp14:anchorId="3921E77B" wp14:editId="6A0AE42F">
            <wp:extent cx="3554942" cy="2203450"/>
            <wp:effectExtent l="0" t="0" r="7620" b="635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563492" cy="2208749"/>
                    </a:xfrm>
                    <a:prstGeom prst="rect">
                      <a:avLst/>
                    </a:prstGeom>
                    <a:noFill/>
                    <a:ln w="9525">
                      <a:noFill/>
                      <a:miter lim="800000"/>
                      <a:headEnd/>
                      <a:tailEnd/>
                    </a:ln>
                  </pic:spPr>
                </pic:pic>
              </a:graphicData>
            </a:graphic>
          </wp:inline>
        </w:drawing>
      </w:r>
    </w:p>
    <w:p w14:paraId="36510C84" w14:textId="77777777" w:rsidR="00CA12C8" w:rsidRDefault="00CA12C8" w:rsidP="00CA12C8"/>
    <w:p w14:paraId="5E59E7E9" w14:textId="77777777" w:rsidR="00BE2749" w:rsidRDefault="00BE2749" w:rsidP="00BE2749">
      <w:pPr>
        <w:pStyle w:val="CELEFICNORMAL"/>
        <w:rPr>
          <w:rStyle w:val="hps"/>
          <w:rFonts w:ascii="Times New Roman" w:hAnsi="Times New Roman"/>
          <w:lang w:val="en-US"/>
        </w:rPr>
      </w:pPr>
      <w:r>
        <w:rPr>
          <w:rStyle w:val="hps"/>
          <w:rFonts w:ascii="Times New Roman" w:hAnsi="Times New Roman"/>
          <w:lang w:val="en-US"/>
        </w:rPr>
        <w:t>Post-Installation Model Development</w:t>
      </w:r>
    </w:p>
    <w:p w14:paraId="3A22CC2F" w14:textId="77777777" w:rsidR="00BE2749" w:rsidRDefault="00BE2749" w:rsidP="00BE2749">
      <w:pPr>
        <w:pStyle w:val="CELEFICNORMAL"/>
        <w:numPr>
          <w:ilvl w:val="0"/>
          <w:numId w:val="31"/>
        </w:numPr>
        <w:rPr>
          <w:rStyle w:val="hps"/>
          <w:rFonts w:ascii="Times New Roman" w:hAnsi="Times New Roman"/>
          <w:lang w:val="en-US"/>
        </w:rPr>
      </w:pPr>
      <w:r>
        <w:rPr>
          <w:rStyle w:val="hps"/>
          <w:rFonts w:ascii="Times New Roman" w:hAnsi="Times New Roman"/>
          <w:lang w:val="en-US"/>
        </w:rPr>
        <w:lastRenderedPageBreak/>
        <w:t>The same process was used to develop the post-installation energy use model as completed for the development of the baseline model. The description of the post-installation data and model were output from the software:</w:t>
      </w:r>
    </w:p>
    <w:p w14:paraId="63FFE82F" w14:textId="77777777" w:rsidR="00BE2749" w:rsidRPr="005A5205" w:rsidRDefault="00BE2749" w:rsidP="00BE2749">
      <w:pPr>
        <w:pStyle w:val="CELEFICNORMAL"/>
        <w:numPr>
          <w:ilvl w:val="1"/>
          <w:numId w:val="31"/>
        </w:numPr>
        <w:rPr>
          <w:rStyle w:val="hps"/>
          <w:rFonts w:ascii="Times New Roman" w:hAnsi="Times New Roman"/>
          <w:lang w:val="en-US"/>
        </w:rPr>
      </w:pPr>
      <w:r>
        <w:rPr>
          <w:rStyle w:val="hps"/>
          <w:rFonts w:ascii="Times New Roman" w:hAnsi="Times New Roman"/>
          <w:lang w:val="en-US"/>
        </w:rPr>
        <w:t>Post-Installation period s</w:t>
      </w:r>
      <w:r w:rsidRPr="005A5205">
        <w:rPr>
          <w:rStyle w:val="hps"/>
          <w:rFonts w:ascii="Times New Roman" w:hAnsi="Times New Roman"/>
          <w:lang w:val="en-US"/>
        </w:rPr>
        <w:t>tart</w:t>
      </w:r>
      <w:r>
        <w:rPr>
          <w:rStyle w:val="hps"/>
          <w:rFonts w:ascii="Times New Roman" w:hAnsi="Times New Roman"/>
          <w:lang w:val="en-US"/>
        </w:rPr>
        <w:t xml:space="preserve"> date/time: 5/15/2010</w:t>
      </w:r>
      <w:r w:rsidRPr="005A5205">
        <w:rPr>
          <w:rStyle w:val="hps"/>
          <w:rFonts w:ascii="Times New Roman" w:hAnsi="Times New Roman"/>
          <w:lang w:val="en-US"/>
        </w:rPr>
        <w:t xml:space="preserve"> 12:00:00 AM</w:t>
      </w:r>
      <w:r w:rsidRPr="005A5205">
        <w:rPr>
          <w:rStyle w:val="hps"/>
          <w:rFonts w:ascii="Times New Roman" w:hAnsi="Times New Roman"/>
          <w:lang w:val="en-US"/>
        </w:rPr>
        <w:tab/>
      </w:r>
    </w:p>
    <w:p w14:paraId="6B7B4D5B" w14:textId="77777777" w:rsidR="00BE2749" w:rsidRPr="005A5205" w:rsidRDefault="00BE2749" w:rsidP="00BE2749">
      <w:pPr>
        <w:pStyle w:val="CELEFICNORMAL"/>
        <w:numPr>
          <w:ilvl w:val="1"/>
          <w:numId w:val="31"/>
        </w:numPr>
        <w:rPr>
          <w:rStyle w:val="hps"/>
          <w:rFonts w:ascii="Times New Roman" w:hAnsi="Times New Roman"/>
          <w:lang w:val="en-US"/>
        </w:rPr>
      </w:pPr>
      <w:r>
        <w:rPr>
          <w:rStyle w:val="hps"/>
          <w:rFonts w:ascii="Times New Roman" w:hAnsi="Times New Roman"/>
          <w:lang w:val="en-US"/>
        </w:rPr>
        <w:t>Post-Installation period e</w:t>
      </w:r>
      <w:r w:rsidRPr="005A5205">
        <w:rPr>
          <w:rStyle w:val="hps"/>
          <w:rFonts w:ascii="Times New Roman" w:hAnsi="Times New Roman"/>
          <w:lang w:val="en-US"/>
        </w:rPr>
        <w:t>nd</w:t>
      </w:r>
      <w:r>
        <w:rPr>
          <w:rStyle w:val="hps"/>
          <w:rFonts w:ascii="Times New Roman" w:hAnsi="Times New Roman"/>
          <w:lang w:val="en-US"/>
        </w:rPr>
        <w:t xml:space="preserve"> date/time: 11</w:t>
      </w:r>
      <w:r w:rsidRPr="005A5205">
        <w:rPr>
          <w:rStyle w:val="hps"/>
          <w:rFonts w:ascii="Times New Roman" w:hAnsi="Times New Roman"/>
          <w:lang w:val="en-US"/>
        </w:rPr>
        <w:t>/2</w:t>
      </w:r>
      <w:r>
        <w:rPr>
          <w:rStyle w:val="hps"/>
          <w:rFonts w:ascii="Times New Roman" w:hAnsi="Times New Roman"/>
          <w:lang w:val="en-US"/>
        </w:rPr>
        <w:t>0/2010</w:t>
      </w:r>
      <w:r w:rsidRPr="005A5205">
        <w:rPr>
          <w:rStyle w:val="hps"/>
          <w:rFonts w:ascii="Times New Roman" w:hAnsi="Times New Roman"/>
          <w:lang w:val="en-US"/>
        </w:rPr>
        <w:t xml:space="preserve"> 12:00:00 AM</w:t>
      </w:r>
      <w:r w:rsidRPr="005A5205">
        <w:rPr>
          <w:rStyle w:val="hps"/>
          <w:rFonts w:ascii="Times New Roman" w:hAnsi="Times New Roman"/>
          <w:lang w:val="en-US"/>
        </w:rPr>
        <w:tab/>
      </w:r>
    </w:p>
    <w:p w14:paraId="745386AE" w14:textId="77777777" w:rsidR="00BE2749" w:rsidRPr="004071B6" w:rsidRDefault="00BE2749" w:rsidP="00BE2749">
      <w:pPr>
        <w:pStyle w:val="CELEFICNORMAL"/>
        <w:numPr>
          <w:ilvl w:val="1"/>
          <w:numId w:val="31"/>
        </w:numPr>
        <w:rPr>
          <w:rStyle w:val="hps"/>
          <w:rFonts w:ascii="Times New Roman" w:hAnsi="Times New Roman"/>
          <w:lang w:val="en-US"/>
        </w:rPr>
      </w:pPr>
      <w:r>
        <w:rPr>
          <w:rStyle w:val="hps"/>
          <w:rFonts w:ascii="Times New Roman" w:hAnsi="Times New Roman"/>
          <w:lang w:val="en-US"/>
        </w:rPr>
        <w:t>R²: 0.79, CV(RMSE) = 1.94%</w:t>
      </w:r>
      <w:r w:rsidRPr="005A5205">
        <w:rPr>
          <w:rStyle w:val="hps"/>
          <w:rFonts w:ascii="Times New Roman" w:hAnsi="Times New Roman"/>
          <w:lang w:val="en-US"/>
        </w:rPr>
        <w:tab/>
      </w:r>
      <w:r w:rsidRPr="004071B6">
        <w:rPr>
          <w:rStyle w:val="hps"/>
          <w:rFonts w:ascii="Times New Roman" w:hAnsi="Times New Roman"/>
          <w:lang w:val="en-US"/>
        </w:rPr>
        <w:tab/>
      </w:r>
    </w:p>
    <w:p w14:paraId="4362AD55" w14:textId="77777777" w:rsidR="00BE2749" w:rsidRPr="005A5205" w:rsidRDefault="00BE2749" w:rsidP="00BE2749">
      <w:pPr>
        <w:pStyle w:val="CELEFICNORMAL"/>
        <w:numPr>
          <w:ilvl w:val="1"/>
          <w:numId w:val="31"/>
        </w:numPr>
        <w:rPr>
          <w:rStyle w:val="hps"/>
          <w:rFonts w:ascii="Times New Roman" w:hAnsi="Times New Roman"/>
          <w:lang w:val="en-US"/>
        </w:rPr>
      </w:pPr>
      <w:r>
        <w:rPr>
          <w:rStyle w:val="hps"/>
          <w:rFonts w:ascii="Times New Roman" w:hAnsi="Times New Roman"/>
          <w:lang w:val="en-US"/>
        </w:rPr>
        <w:t>Number of data points: 189</w:t>
      </w:r>
      <w:r w:rsidRPr="005A5205">
        <w:rPr>
          <w:rStyle w:val="hps"/>
          <w:rFonts w:ascii="Times New Roman" w:hAnsi="Times New Roman"/>
          <w:lang w:val="en-US"/>
        </w:rPr>
        <w:tab/>
      </w:r>
    </w:p>
    <w:p w14:paraId="3BA073EA" w14:textId="77777777" w:rsidR="00BE2749" w:rsidRPr="005A5205" w:rsidRDefault="00BE2749" w:rsidP="00BE2749">
      <w:pPr>
        <w:pStyle w:val="CELEFICNORMAL"/>
        <w:numPr>
          <w:ilvl w:val="1"/>
          <w:numId w:val="31"/>
        </w:numPr>
        <w:rPr>
          <w:rStyle w:val="hps"/>
          <w:rFonts w:ascii="Times New Roman" w:hAnsi="Times New Roman"/>
          <w:lang w:val="en-US"/>
        </w:rPr>
      </w:pPr>
      <w:r>
        <w:rPr>
          <w:rStyle w:val="hps"/>
          <w:rFonts w:ascii="Times New Roman" w:hAnsi="Times New Roman"/>
          <w:lang w:val="en-US"/>
        </w:rPr>
        <w:t>Analysis time interval: Daily</w:t>
      </w:r>
      <w:r w:rsidRPr="005A5205">
        <w:rPr>
          <w:rStyle w:val="hps"/>
          <w:rFonts w:ascii="Times New Roman" w:hAnsi="Times New Roman"/>
          <w:lang w:val="en-US"/>
        </w:rPr>
        <w:tab/>
      </w:r>
    </w:p>
    <w:p w14:paraId="158BB047" w14:textId="77777777" w:rsidR="00BE2749" w:rsidRPr="005A5205" w:rsidRDefault="00BE2749" w:rsidP="00BE2749">
      <w:pPr>
        <w:pStyle w:val="CELEFICNORMAL"/>
        <w:numPr>
          <w:ilvl w:val="1"/>
          <w:numId w:val="31"/>
        </w:numPr>
        <w:rPr>
          <w:rStyle w:val="hps"/>
          <w:rFonts w:ascii="Times New Roman" w:hAnsi="Times New Roman"/>
          <w:lang w:val="en-US"/>
        </w:rPr>
      </w:pPr>
      <w:r w:rsidRPr="005A5205">
        <w:rPr>
          <w:rStyle w:val="hps"/>
          <w:rFonts w:ascii="Times New Roman" w:hAnsi="Times New Roman"/>
          <w:lang w:val="en-US"/>
        </w:rPr>
        <w:t>Independent</w:t>
      </w:r>
      <w:r>
        <w:rPr>
          <w:rStyle w:val="hps"/>
          <w:rFonts w:ascii="Times New Roman" w:hAnsi="Times New Roman"/>
          <w:lang w:val="en-US"/>
        </w:rPr>
        <w:t xml:space="preserve"> variable</w:t>
      </w:r>
      <w:r w:rsidRPr="005A5205">
        <w:rPr>
          <w:rStyle w:val="hps"/>
          <w:rFonts w:ascii="Times New Roman" w:hAnsi="Times New Roman"/>
          <w:lang w:val="en-US"/>
        </w:rPr>
        <w:t>: OAT</w:t>
      </w:r>
      <w:r w:rsidRPr="005A5205">
        <w:rPr>
          <w:rStyle w:val="hps"/>
          <w:rFonts w:ascii="Times New Roman" w:hAnsi="Times New Roman"/>
          <w:lang w:val="en-US"/>
        </w:rPr>
        <w:tab/>
      </w:r>
    </w:p>
    <w:p w14:paraId="2AF64639" w14:textId="77777777" w:rsidR="00BE2749" w:rsidRDefault="00BE2749" w:rsidP="00BE2749">
      <w:pPr>
        <w:pStyle w:val="CELEFICNORMAL"/>
        <w:numPr>
          <w:ilvl w:val="0"/>
          <w:numId w:val="31"/>
        </w:numPr>
        <w:rPr>
          <w:rStyle w:val="hps"/>
          <w:rFonts w:ascii="Times New Roman" w:hAnsi="Times New Roman"/>
          <w:lang w:val="en-US"/>
        </w:rPr>
      </w:pPr>
      <w:r>
        <w:rPr>
          <w:rStyle w:val="hps"/>
          <w:rFonts w:ascii="Times New Roman" w:hAnsi="Times New Roman"/>
          <w:lang w:val="en-US"/>
        </w:rPr>
        <w:t xml:space="preserve">Figure C4 shows the post-installation period daily energy use data as well as the post-installation model’s predictions. </w:t>
      </w:r>
    </w:p>
    <w:p w14:paraId="44F0B58D" w14:textId="77777777" w:rsidR="00BE2749" w:rsidRDefault="00BE2749" w:rsidP="00BE2749">
      <w:pPr>
        <w:pStyle w:val="CELEFICNORMAL"/>
        <w:numPr>
          <w:ilvl w:val="0"/>
          <w:numId w:val="31"/>
        </w:numPr>
        <w:rPr>
          <w:rStyle w:val="hps"/>
          <w:rFonts w:ascii="Times New Roman" w:hAnsi="Times New Roman"/>
          <w:lang w:val="en-US"/>
        </w:rPr>
      </w:pPr>
      <w:r>
        <w:rPr>
          <w:rStyle w:val="hps"/>
          <w:rFonts w:ascii="Times New Roman" w:hAnsi="Times New Roman"/>
          <w:lang w:val="en-US"/>
        </w:rPr>
        <w:t xml:space="preserve">The standard error of regression is determined. </w:t>
      </w:r>
    </w:p>
    <w:p w14:paraId="6171A894" w14:textId="77777777" w:rsidR="00BE2749" w:rsidRDefault="00BE2749" w:rsidP="00BE2749">
      <w:pPr>
        <w:pStyle w:val="CELEFICNORMAL"/>
        <w:numPr>
          <w:ilvl w:val="1"/>
          <w:numId w:val="31"/>
        </w:numPr>
        <w:rPr>
          <w:rStyle w:val="hps"/>
          <w:rFonts w:ascii="Times New Roman" w:hAnsi="Times New Roman"/>
          <w:lang w:val="en-US"/>
        </w:rPr>
      </w:pPr>
      <w:r>
        <w:rPr>
          <w:rStyle w:val="hps"/>
          <w:rFonts w:ascii="Times New Roman" w:hAnsi="Times New Roman"/>
          <w:lang w:val="en-US"/>
        </w:rPr>
        <w:t>The standard error of regression was calculated by exporting the post-installation period hourly measured (</w:t>
      </w:r>
      <w:r w:rsidRPr="00657D69">
        <w:rPr>
          <w:rStyle w:val="hps"/>
          <w:rFonts w:ascii="Times New Roman" w:hAnsi="Times New Roman"/>
          <w:i/>
          <w:lang w:val="en-US"/>
        </w:rPr>
        <w:t>Y</w:t>
      </w:r>
      <w:r w:rsidRPr="00657D69">
        <w:rPr>
          <w:rStyle w:val="hps"/>
          <w:rFonts w:ascii="Times New Roman" w:hAnsi="Times New Roman"/>
          <w:i/>
          <w:vertAlign w:val="subscript"/>
          <w:lang w:val="en-US"/>
        </w:rPr>
        <w:t>i</w:t>
      </w:r>
      <w:r>
        <w:rPr>
          <w:rStyle w:val="hps"/>
          <w:rFonts w:ascii="Times New Roman" w:hAnsi="Times New Roman"/>
          <w:lang w:val="en-US"/>
        </w:rPr>
        <w:t>) and predicted values (</w:t>
      </w:r>
      <w:proofErr w:type="spellStart"/>
      <w:r>
        <w:rPr>
          <w:rStyle w:val="hps"/>
          <w:rFonts w:ascii="Times New Roman" w:hAnsi="Times New Roman"/>
          <w:i/>
          <w:lang w:val="en-US"/>
        </w:rPr>
        <w:t>Ŷ</w:t>
      </w:r>
      <w:r w:rsidRPr="00657D69">
        <w:rPr>
          <w:rStyle w:val="hps"/>
          <w:rFonts w:ascii="Times New Roman" w:hAnsi="Times New Roman"/>
          <w:i/>
          <w:vertAlign w:val="subscript"/>
          <w:lang w:val="en-US"/>
        </w:rPr>
        <w:t>i</w:t>
      </w:r>
      <w:proofErr w:type="spellEnd"/>
      <w:r>
        <w:rPr>
          <w:rStyle w:val="hps"/>
          <w:rFonts w:ascii="Times New Roman" w:hAnsi="Times New Roman"/>
          <w:lang w:val="en-US"/>
        </w:rPr>
        <w:t xml:space="preserve">) of kWh into a spreadsheet and carrying out equation (1). For the post-installation model, n = </w:t>
      </w:r>
      <w:r w:rsidR="00FE2900">
        <w:rPr>
          <w:rStyle w:val="hps"/>
          <w:rFonts w:ascii="Times New Roman" w:hAnsi="Times New Roman"/>
          <w:lang w:val="en-US"/>
        </w:rPr>
        <w:t>189</w:t>
      </w:r>
      <w:r>
        <w:rPr>
          <w:rStyle w:val="hps"/>
          <w:rFonts w:ascii="Times New Roman" w:hAnsi="Times New Roman"/>
          <w:lang w:val="en-US"/>
        </w:rPr>
        <w:t xml:space="preserve"> points, k = </w:t>
      </w:r>
      <w:r w:rsidR="003A7588">
        <w:rPr>
          <w:rStyle w:val="hps"/>
          <w:rFonts w:ascii="Times New Roman" w:hAnsi="Times New Roman"/>
          <w:lang w:val="en-US"/>
        </w:rPr>
        <w:t xml:space="preserve">13 </w:t>
      </w:r>
      <w:r>
        <w:rPr>
          <w:rStyle w:val="hps"/>
          <w:rFonts w:ascii="Times New Roman" w:hAnsi="Times New Roman"/>
          <w:lang w:val="en-US"/>
        </w:rPr>
        <w:t xml:space="preserve">as before. Using these values, </w:t>
      </w:r>
      <w:r w:rsidRPr="00657D69">
        <w:rPr>
          <w:rStyle w:val="hps"/>
          <w:rFonts w:ascii="Times New Roman" w:hAnsi="Times New Roman"/>
          <w:i/>
          <w:lang w:val="en-US"/>
        </w:rPr>
        <w:t>SE</w:t>
      </w:r>
      <w:r w:rsidRPr="00657D69">
        <w:rPr>
          <w:rStyle w:val="hps"/>
          <w:rFonts w:ascii="Times New Roman" w:hAnsi="Times New Roman"/>
          <w:i/>
          <w:vertAlign w:val="subscript"/>
          <w:lang w:val="en-US"/>
        </w:rPr>
        <w:t>Ŷ</w:t>
      </w:r>
      <w:r>
        <w:rPr>
          <w:rStyle w:val="hps"/>
          <w:rFonts w:ascii="Times New Roman" w:hAnsi="Times New Roman"/>
          <w:lang w:val="en-US"/>
        </w:rPr>
        <w:t xml:space="preserve"> = </w:t>
      </w:r>
      <w:r w:rsidR="003A7588">
        <w:rPr>
          <w:rStyle w:val="hps"/>
          <w:rFonts w:ascii="Times New Roman" w:hAnsi="Times New Roman"/>
          <w:lang w:val="en-US"/>
        </w:rPr>
        <w:t>381.1</w:t>
      </w:r>
      <w:r>
        <w:rPr>
          <w:rStyle w:val="hps"/>
          <w:rFonts w:ascii="Times New Roman" w:hAnsi="Times New Roman"/>
          <w:lang w:val="en-US"/>
        </w:rPr>
        <w:t xml:space="preserve"> kWh. This calculation and the first few rows of the spreadsheet are shown in Table </w:t>
      </w:r>
      <w:r w:rsidR="003A7588">
        <w:rPr>
          <w:rStyle w:val="hps"/>
          <w:rFonts w:ascii="Times New Roman" w:hAnsi="Times New Roman"/>
          <w:lang w:val="en-US"/>
        </w:rPr>
        <w:t>C</w:t>
      </w:r>
      <w:r>
        <w:rPr>
          <w:rStyle w:val="hps"/>
          <w:rFonts w:ascii="Times New Roman" w:hAnsi="Times New Roman"/>
          <w:lang w:val="en-US"/>
        </w:rPr>
        <w:t>2.</w:t>
      </w:r>
    </w:p>
    <w:p w14:paraId="605D251B" w14:textId="77777777" w:rsidR="00BE2749" w:rsidRDefault="00BE2749" w:rsidP="00BE2749">
      <w:pPr>
        <w:pStyle w:val="CELEFICNORMAL"/>
        <w:rPr>
          <w:rStyle w:val="hps"/>
          <w:rFonts w:ascii="Times New Roman" w:hAnsi="Times New Roman"/>
          <w:lang w:val="en-US"/>
        </w:rPr>
      </w:pPr>
    </w:p>
    <w:p w14:paraId="706579DC" w14:textId="77777777" w:rsidR="00BE2749" w:rsidRPr="004C25C0" w:rsidRDefault="00BE2749" w:rsidP="00BE2749">
      <w:pPr>
        <w:pStyle w:val="Caption"/>
        <w:keepNext/>
      </w:pPr>
      <w:r w:rsidRPr="004C25C0">
        <w:t xml:space="preserve">Table </w:t>
      </w:r>
      <w:r w:rsidR="003A7588">
        <w:t>C</w:t>
      </w:r>
      <w:r>
        <w:t>2</w:t>
      </w:r>
      <w:r w:rsidRPr="004C25C0">
        <w:t xml:space="preserve">. </w:t>
      </w:r>
      <w:r>
        <w:t>Post-Installation</w:t>
      </w:r>
      <w:r w:rsidRPr="004C25C0">
        <w:t xml:space="preserve"> Model Analysis Spreadsheet.</w:t>
      </w:r>
    </w:p>
    <w:p w14:paraId="0000F333" w14:textId="77777777" w:rsidR="00BE2749" w:rsidRDefault="003A7588" w:rsidP="003C70D4">
      <w:pPr>
        <w:pStyle w:val="CELEFICNORMAL"/>
        <w:jc w:val="center"/>
        <w:rPr>
          <w:rStyle w:val="hps"/>
          <w:rFonts w:ascii="Times New Roman" w:hAnsi="Times New Roman"/>
          <w:lang w:val="en-US"/>
        </w:rPr>
      </w:pPr>
      <w:r w:rsidRPr="003A7588">
        <w:rPr>
          <w:noProof/>
          <w:lang w:val="en-US" w:eastAsia="en-US"/>
        </w:rPr>
        <w:drawing>
          <wp:inline distT="0" distB="0" distL="0" distR="0" wp14:anchorId="56F8661C" wp14:editId="4FBBABED">
            <wp:extent cx="4985454" cy="1333582"/>
            <wp:effectExtent l="0" t="0" r="571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991653" cy="1335240"/>
                    </a:xfrm>
                    <a:prstGeom prst="rect">
                      <a:avLst/>
                    </a:prstGeom>
                    <a:noFill/>
                    <a:ln w="9525">
                      <a:noFill/>
                      <a:miter lim="800000"/>
                      <a:headEnd/>
                      <a:tailEnd/>
                    </a:ln>
                  </pic:spPr>
                </pic:pic>
              </a:graphicData>
            </a:graphic>
          </wp:inline>
        </w:drawing>
      </w:r>
    </w:p>
    <w:p w14:paraId="3F7E8BD2" w14:textId="77777777" w:rsidR="00BE2749" w:rsidRDefault="00BE2749" w:rsidP="00BE2749">
      <w:pPr>
        <w:pStyle w:val="CELEFICNORMAL"/>
        <w:rPr>
          <w:rStyle w:val="hps"/>
          <w:rFonts w:ascii="Times New Roman" w:hAnsi="Times New Roman"/>
          <w:lang w:val="en-US"/>
        </w:rPr>
      </w:pPr>
    </w:p>
    <w:p w14:paraId="74C6DC24" w14:textId="77777777" w:rsidR="00BE2749" w:rsidRPr="003A7588" w:rsidRDefault="00BE2749" w:rsidP="003A7588">
      <w:pPr>
        <w:pStyle w:val="CELEFICNORMAL"/>
        <w:numPr>
          <w:ilvl w:val="0"/>
          <w:numId w:val="31"/>
        </w:numPr>
        <w:rPr>
          <w:rStyle w:val="hps"/>
          <w:rFonts w:ascii="Times New Roman" w:hAnsi="Times New Roman"/>
          <w:lang w:val="en-US"/>
        </w:rPr>
      </w:pPr>
      <w:r>
        <w:rPr>
          <w:rStyle w:val="hps"/>
          <w:rFonts w:ascii="Times New Roman" w:hAnsi="Times New Roman"/>
          <w:lang w:val="en-US"/>
        </w:rPr>
        <w:t xml:space="preserve">The model residuals are shown in Figure </w:t>
      </w:r>
      <w:r w:rsidR="003A7588">
        <w:rPr>
          <w:rStyle w:val="hps"/>
          <w:rFonts w:ascii="Times New Roman" w:hAnsi="Times New Roman"/>
          <w:lang w:val="en-US"/>
        </w:rPr>
        <w:t>C</w:t>
      </w:r>
      <w:r>
        <w:rPr>
          <w:rStyle w:val="hps"/>
          <w:rFonts w:ascii="Times New Roman" w:hAnsi="Times New Roman"/>
          <w:lang w:val="en-US"/>
        </w:rPr>
        <w:t>5, which shows that the residuals do not exhibit a pattern and appear randomly spaced about the 0 axis, indicating that the independent variables and model form explain most of the variation in the energy use variable.</w:t>
      </w:r>
    </w:p>
    <w:p w14:paraId="0BF84B71" w14:textId="77777777" w:rsidR="00BE2749" w:rsidRDefault="00BE2749" w:rsidP="00BE2749">
      <w:pPr>
        <w:pStyle w:val="CELEFICNORMAL"/>
        <w:keepNext/>
        <w:ind w:left="720"/>
        <w:rPr>
          <w:rStyle w:val="hps"/>
          <w:rFonts w:ascii="Times New Roman" w:hAnsi="Times New Roman"/>
          <w:lang w:val="en-US"/>
        </w:rPr>
      </w:pPr>
    </w:p>
    <w:p w14:paraId="4F72D2FD" w14:textId="77777777" w:rsidR="00BE2749" w:rsidRPr="00DC389A" w:rsidRDefault="00BE2749" w:rsidP="00BE2749">
      <w:pPr>
        <w:pStyle w:val="CELEFICNORMAL"/>
        <w:keepNext/>
        <w:rPr>
          <w:rFonts w:ascii="Times New Roman" w:hAnsi="Times New Roman"/>
          <w:b/>
          <w:bCs/>
          <w:color w:val="9BBB59" w:themeColor="accent3"/>
          <w:sz w:val="20"/>
          <w:szCs w:val="18"/>
        </w:rPr>
      </w:pPr>
      <w:r w:rsidRPr="00DC389A">
        <w:rPr>
          <w:rFonts w:ascii="Times New Roman" w:hAnsi="Times New Roman"/>
          <w:b/>
          <w:bCs/>
          <w:color w:val="9BBB59" w:themeColor="accent3"/>
          <w:sz w:val="20"/>
          <w:szCs w:val="18"/>
        </w:rPr>
        <w:t xml:space="preserve">Figure </w:t>
      </w:r>
      <w:r w:rsidR="003A7588">
        <w:rPr>
          <w:rFonts w:ascii="Times New Roman" w:hAnsi="Times New Roman"/>
          <w:b/>
          <w:bCs/>
          <w:color w:val="9BBB59" w:themeColor="accent3"/>
          <w:sz w:val="20"/>
          <w:szCs w:val="18"/>
        </w:rPr>
        <w:t>C</w:t>
      </w:r>
      <w:r>
        <w:rPr>
          <w:rFonts w:ascii="Times New Roman" w:hAnsi="Times New Roman"/>
          <w:b/>
          <w:bCs/>
          <w:color w:val="9BBB59" w:themeColor="accent3"/>
          <w:sz w:val="20"/>
          <w:szCs w:val="18"/>
        </w:rPr>
        <w:t>4</w:t>
      </w:r>
      <w:r w:rsidRPr="00DC389A">
        <w:rPr>
          <w:rFonts w:ascii="Times New Roman" w:hAnsi="Times New Roman"/>
          <w:b/>
          <w:bCs/>
          <w:color w:val="9BBB59" w:themeColor="accent3"/>
          <w:sz w:val="20"/>
          <w:szCs w:val="18"/>
        </w:rPr>
        <w:t xml:space="preserve">. </w:t>
      </w:r>
      <w:r>
        <w:rPr>
          <w:rFonts w:ascii="Times New Roman" w:hAnsi="Times New Roman"/>
          <w:b/>
          <w:bCs/>
          <w:color w:val="9BBB59" w:themeColor="accent3"/>
          <w:sz w:val="20"/>
          <w:szCs w:val="18"/>
        </w:rPr>
        <w:t>Post-</w:t>
      </w:r>
      <w:proofErr w:type="spellStart"/>
      <w:r>
        <w:rPr>
          <w:rFonts w:ascii="Times New Roman" w:hAnsi="Times New Roman"/>
          <w:b/>
          <w:bCs/>
          <w:color w:val="9BBB59" w:themeColor="accent3"/>
          <w:sz w:val="20"/>
          <w:szCs w:val="18"/>
        </w:rPr>
        <w:t>Installation</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Period</w:t>
      </w:r>
      <w:proofErr w:type="spellEnd"/>
      <w:r w:rsidRPr="00DC389A">
        <w:rPr>
          <w:rFonts w:ascii="Times New Roman" w:hAnsi="Times New Roman"/>
          <w:b/>
          <w:bCs/>
          <w:color w:val="9BBB59" w:themeColor="accent3"/>
          <w:sz w:val="20"/>
          <w:szCs w:val="18"/>
        </w:rPr>
        <w:t xml:space="preserve"> Data and </w:t>
      </w:r>
      <w:proofErr w:type="spellStart"/>
      <w:r w:rsidRPr="00DC389A">
        <w:rPr>
          <w:rFonts w:ascii="Times New Roman" w:hAnsi="Times New Roman"/>
          <w:b/>
          <w:bCs/>
          <w:color w:val="9BBB59" w:themeColor="accent3"/>
          <w:sz w:val="20"/>
          <w:szCs w:val="18"/>
        </w:rPr>
        <w:t>Model</w:t>
      </w:r>
      <w:proofErr w:type="spellEnd"/>
      <w:r w:rsidRPr="00DC389A">
        <w:rPr>
          <w:rFonts w:ascii="Times New Roman" w:hAnsi="Times New Roman"/>
          <w:b/>
          <w:bCs/>
          <w:color w:val="9BBB59" w:themeColor="accent3"/>
          <w:sz w:val="20"/>
          <w:szCs w:val="18"/>
        </w:rPr>
        <w:t xml:space="preserve"> </w:t>
      </w:r>
      <w:proofErr w:type="spellStart"/>
      <w:r w:rsidRPr="00DC389A">
        <w:rPr>
          <w:rFonts w:ascii="Times New Roman" w:hAnsi="Times New Roman"/>
          <w:b/>
          <w:bCs/>
          <w:color w:val="9BBB59" w:themeColor="accent3"/>
          <w:sz w:val="20"/>
          <w:szCs w:val="18"/>
        </w:rPr>
        <w:t>Predictions</w:t>
      </w:r>
      <w:proofErr w:type="spellEnd"/>
      <w:r w:rsidRPr="00DC389A">
        <w:rPr>
          <w:rFonts w:ascii="Times New Roman" w:hAnsi="Times New Roman"/>
          <w:b/>
          <w:bCs/>
          <w:color w:val="9BBB59" w:themeColor="accent3"/>
          <w:sz w:val="20"/>
          <w:szCs w:val="18"/>
        </w:rPr>
        <w:t>.</w:t>
      </w:r>
      <w:r>
        <w:rPr>
          <w:rFonts w:ascii="Times New Roman" w:hAnsi="Times New Roman"/>
          <w:b/>
          <w:bCs/>
          <w:color w:val="9BBB59" w:themeColor="accent3"/>
          <w:sz w:val="20"/>
          <w:szCs w:val="18"/>
        </w:rPr>
        <w:t xml:space="preserve">  </w:t>
      </w:r>
    </w:p>
    <w:p w14:paraId="031522CF" w14:textId="77777777" w:rsidR="00BE2749" w:rsidRPr="004071B6" w:rsidRDefault="00BE2749" w:rsidP="00D14F80">
      <w:pPr>
        <w:jc w:val="center"/>
      </w:pPr>
      <w:r>
        <w:rPr>
          <w:noProof/>
          <w:lang w:eastAsia="en-US"/>
        </w:rPr>
        <w:drawing>
          <wp:inline distT="0" distB="0" distL="0" distR="0" wp14:anchorId="3E347893" wp14:editId="080F7B37">
            <wp:extent cx="3443090" cy="1987550"/>
            <wp:effectExtent l="0" t="0" r="5080" b="0"/>
            <wp:docPr id="41" name="Picture 40" descr="Post-Instal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Install Data.jpg"/>
                    <pic:cNvPicPr/>
                  </pic:nvPicPr>
                  <pic:blipFill>
                    <a:blip r:embed="rId33" cstate="print"/>
                    <a:stretch>
                      <a:fillRect/>
                    </a:stretch>
                  </pic:blipFill>
                  <pic:spPr>
                    <a:xfrm>
                      <a:off x="0" y="0"/>
                      <a:ext cx="3452311" cy="1992873"/>
                    </a:xfrm>
                    <a:prstGeom prst="rect">
                      <a:avLst/>
                    </a:prstGeom>
                  </pic:spPr>
                </pic:pic>
              </a:graphicData>
            </a:graphic>
          </wp:inline>
        </w:drawing>
      </w:r>
    </w:p>
    <w:p w14:paraId="5CE50C14" w14:textId="77777777" w:rsidR="00BE2749" w:rsidRPr="00330BD3" w:rsidRDefault="00BE2749" w:rsidP="00BE2749">
      <w:pPr>
        <w:pStyle w:val="CELEFICNORMAL"/>
        <w:rPr>
          <w:rFonts w:ascii="Times New Roman" w:hAnsi="Times New Roman"/>
          <w:b/>
          <w:bCs/>
          <w:color w:val="9BBB59" w:themeColor="accent3"/>
          <w:sz w:val="20"/>
          <w:szCs w:val="18"/>
        </w:rPr>
      </w:pPr>
      <w:r w:rsidRPr="00330BD3">
        <w:rPr>
          <w:rFonts w:ascii="Times New Roman" w:hAnsi="Times New Roman"/>
          <w:b/>
          <w:bCs/>
          <w:color w:val="9BBB59" w:themeColor="accent3"/>
          <w:sz w:val="20"/>
          <w:szCs w:val="18"/>
        </w:rPr>
        <w:t xml:space="preserve">Figure </w:t>
      </w:r>
      <w:r w:rsidR="003A7588">
        <w:rPr>
          <w:rFonts w:ascii="Times New Roman" w:hAnsi="Times New Roman"/>
          <w:b/>
          <w:bCs/>
          <w:color w:val="9BBB59" w:themeColor="accent3"/>
          <w:sz w:val="20"/>
          <w:szCs w:val="18"/>
        </w:rPr>
        <w:t>C</w:t>
      </w:r>
      <w:r>
        <w:rPr>
          <w:rFonts w:ascii="Times New Roman" w:hAnsi="Times New Roman"/>
          <w:b/>
          <w:bCs/>
          <w:color w:val="9BBB59" w:themeColor="accent3"/>
          <w:sz w:val="20"/>
          <w:szCs w:val="18"/>
        </w:rPr>
        <w:t>5</w:t>
      </w:r>
      <w:r w:rsidRPr="00330BD3">
        <w:rPr>
          <w:rFonts w:ascii="Times New Roman" w:hAnsi="Times New Roman"/>
          <w:b/>
          <w:bCs/>
          <w:color w:val="9BBB59" w:themeColor="accent3"/>
          <w:sz w:val="20"/>
          <w:szCs w:val="18"/>
        </w:rPr>
        <w:t xml:space="preserve">. </w:t>
      </w:r>
      <w:r>
        <w:rPr>
          <w:rFonts w:ascii="Times New Roman" w:hAnsi="Times New Roman"/>
          <w:b/>
          <w:bCs/>
          <w:color w:val="9BBB59" w:themeColor="accent3"/>
          <w:sz w:val="20"/>
          <w:szCs w:val="18"/>
        </w:rPr>
        <w:t>Post-</w:t>
      </w:r>
      <w:proofErr w:type="spellStart"/>
      <w:r>
        <w:rPr>
          <w:rFonts w:ascii="Times New Roman" w:hAnsi="Times New Roman"/>
          <w:b/>
          <w:bCs/>
          <w:color w:val="9BBB59" w:themeColor="accent3"/>
          <w:sz w:val="20"/>
          <w:szCs w:val="18"/>
        </w:rPr>
        <w:t>Installation</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Model</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Residuals</w:t>
      </w:r>
      <w:proofErr w:type="spellEnd"/>
      <w:r w:rsidRPr="00330BD3">
        <w:rPr>
          <w:rFonts w:ascii="Times New Roman" w:hAnsi="Times New Roman"/>
          <w:b/>
          <w:bCs/>
          <w:color w:val="9BBB59" w:themeColor="accent3"/>
          <w:sz w:val="20"/>
          <w:szCs w:val="18"/>
        </w:rPr>
        <w:t xml:space="preserve"> versus </w:t>
      </w:r>
      <w:proofErr w:type="spellStart"/>
      <w:r w:rsidRPr="00330BD3">
        <w:rPr>
          <w:rFonts w:ascii="Times New Roman" w:hAnsi="Times New Roman"/>
          <w:b/>
          <w:bCs/>
          <w:color w:val="9BBB59" w:themeColor="accent3"/>
          <w:sz w:val="20"/>
          <w:szCs w:val="18"/>
        </w:rPr>
        <w:t>Predicted</w:t>
      </w:r>
      <w:proofErr w:type="spellEnd"/>
      <w:r w:rsidRPr="00330BD3">
        <w:rPr>
          <w:rFonts w:ascii="Times New Roman" w:hAnsi="Times New Roman"/>
          <w:b/>
          <w:bCs/>
          <w:color w:val="9BBB59" w:themeColor="accent3"/>
          <w:sz w:val="20"/>
          <w:szCs w:val="18"/>
        </w:rPr>
        <w:t xml:space="preserve"> </w:t>
      </w:r>
      <w:proofErr w:type="spellStart"/>
      <w:r w:rsidRPr="00330BD3">
        <w:rPr>
          <w:rFonts w:ascii="Times New Roman" w:hAnsi="Times New Roman"/>
          <w:b/>
          <w:bCs/>
          <w:color w:val="9BBB59" w:themeColor="accent3"/>
          <w:sz w:val="20"/>
          <w:szCs w:val="18"/>
        </w:rPr>
        <w:t>Values</w:t>
      </w:r>
      <w:proofErr w:type="spellEnd"/>
      <w:r w:rsidRPr="00330BD3">
        <w:rPr>
          <w:rFonts w:ascii="Times New Roman" w:hAnsi="Times New Roman"/>
          <w:b/>
          <w:bCs/>
          <w:color w:val="9BBB59" w:themeColor="accent3"/>
          <w:sz w:val="20"/>
          <w:szCs w:val="18"/>
        </w:rPr>
        <w:t>.</w:t>
      </w:r>
    </w:p>
    <w:p w14:paraId="5A0D53E7" w14:textId="77777777" w:rsidR="00BE2749" w:rsidRDefault="00BE2749" w:rsidP="00BE2749">
      <w:pPr>
        <w:pStyle w:val="CELEFICNORMAL"/>
        <w:rPr>
          <w:rStyle w:val="hps"/>
          <w:rFonts w:ascii="Times New Roman" w:hAnsi="Times New Roman"/>
          <w:lang w:val="en-US"/>
        </w:rPr>
      </w:pPr>
    </w:p>
    <w:p w14:paraId="4C58A054" w14:textId="77777777" w:rsidR="003A7588" w:rsidRDefault="003A7588" w:rsidP="00D14F80">
      <w:pPr>
        <w:pStyle w:val="CELEFICNORMAL"/>
        <w:jc w:val="center"/>
        <w:rPr>
          <w:rStyle w:val="hps"/>
          <w:rFonts w:ascii="Times New Roman" w:hAnsi="Times New Roman"/>
          <w:lang w:val="en-US"/>
        </w:rPr>
      </w:pPr>
      <w:r w:rsidRPr="003A7588">
        <w:rPr>
          <w:noProof/>
          <w:lang w:val="en-US" w:eastAsia="en-US"/>
        </w:rPr>
        <w:lastRenderedPageBreak/>
        <w:drawing>
          <wp:inline distT="0" distB="0" distL="0" distR="0" wp14:anchorId="3D06B2D2" wp14:editId="2D731454">
            <wp:extent cx="3686154" cy="2184400"/>
            <wp:effectExtent l="0" t="0" r="0" b="635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693402" cy="2188695"/>
                    </a:xfrm>
                    <a:prstGeom prst="rect">
                      <a:avLst/>
                    </a:prstGeom>
                    <a:noFill/>
                    <a:ln w="9525">
                      <a:noFill/>
                      <a:miter lim="800000"/>
                      <a:headEnd/>
                      <a:tailEnd/>
                    </a:ln>
                  </pic:spPr>
                </pic:pic>
              </a:graphicData>
            </a:graphic>
          </wp:inline>
        </w:drawing>
      </w:r>
    </w:p>
    <w:p w14:paraId="7F0BA76E" w14:textId="77777777" w:rsidR="00BE2749" w:rsidRDefault="00BE2749" w:rsidP="00BE2749">
      <w:pPr>
        <w:pStyle w:val="CELEFICNORMAL"/>
        <w:rPr>
          <w:rStyle w:val="hps"/>
          <w:rFonts w:ascii="Times New Roman" w:hAnsi="Times New Roman"/>
          <w:lang w:val="en-US"/>
        </w:rPr>
      </w:pPr>
    </w:p>
    <w:p w14:paraId="471879CC" w14:textId="77777777" w:rsidR="00994F5C" w:rsidRDefault="00994F5C" w:rsidP="00994F5C">
      <w:pPr>
        <w:rPr>
          <w:rStyle w:val="hps"/>
          <w:sz w:val="22"/>
        </w:rPr>
      </w:pPr>
      <w:r w:rsidRPr="00B31FF7">
        <w:t>Savings and Uncertainty</w:t>
      </w:r>
    </w:p>
    <w:p w14:paraId="110563A6" w14:textId="77777777" w:rsidR="00994F5C" w:rsidRPr="00B31FF7" w:rsidRDefault="00994F5C" w:rsidP="00994F5C">
      <w:pPr>
        <w:pStyle w:val="ListParagraph"/>
        <w:numPr>
          <w:ilvl w:val="0"/>
          <w:numId w:val="27"/>
        </w:numPr>
        <w:contextualSpacing/>
        <w:rPr>
          <w:rStyle w:val="hps"/>
          <w:sz w:val="22"/>
        </w:rPr>
      </w:pPr>
      <w:r w:rsidRPr="00B31FF7">
        <w:rPr>
          <w:rStyle w:val="hps"/>
          <w:sz w:val="22"/>
        </w:rPr>
        <w:t xml:space="preserve">Annual savings estimates were derived based on adjustments of baseline and post-installation energy use to typical meteorological year (TMY) weather conditions for this climate zone. </w:t>
      </w:r>
      <w:r>
        <w:rPr>
          <w:rStyle w:val="hps"/>
          <w:sz w:val="22"/>
        </w:rPr>
        <w:t xml:space="preserve">Outside air dry-bulb temperatures in the TMY data set were averaged over each day. The date and OAT (dry-bulb) values for each day in the re-sampled TMY dataset were input into the UT software M&amp;V analysis module. The adjusted baseline energy use, and adjusted post-installation energy use under TMY conditions was determined. </w:t>
      </w:r>
      <w:r w:rsidRPr="00B31FF7">
        <w:rPr>
          <w:rStyle w:val="hps"/>
          <w:sz w:val="22"/>
        </w:rPr>
        <w:t xml:space="preserve">Figure </w:t>
      </w:r>
      <w:r>
        <w:rPr>
          <w:rStyle w:val="hps"/>
          <w:sz w:val="22"/>
        </w:rPr>
        <w:t>C6</w:t>
      </w:r>
      <w:r w:rsidRPr="00B31FF7">
        <w:rPr>
          <w:rStyle w:val="hps"/>
          <w:sz w:val="22"/>
        </w:rPr>
        <w:t xml:space="preserve"> shows the adjusted baseline </w:t>
      </w:r>
      <w:r>
        <w:rPr>
          <w:rStyle w:val="hps"/>
          <w:sz w:val="22"/>
        </w:rPr>
        <w:t xml:space="preserve">energy use </w:t>
      </w:r>
      <w:r w:rsidRPr="00B31FF7">
        <w:rPr>
          <w:rStyle w:val="hps"/>
          <w:sz w:val="22"/>
        </w:rPr>
        <w:t>(</w:t>
      </w:r>
      <w:r>
        <w:rPr>
          <w:rStyle w:val="hps"/>
          <w:sz w:val="22"/>
        </w:rPr>
        <w:t>purple</w:t>
      </w:r>
      <w:r w:rsidRPr="00B31FF7">
        <w:rPr>
          <w:rStyle w:val="hps"/>
          <w:sz w:val="22"/>
        </w:rPr>
        <w:t xml:space="preserve">), adjusted post-installation </w:t>
      </w:r>
      <w:r>
        <w:rPr>
          <w:rStyle w:val="hps"/>
          <w:sz w:val="22"/>
        </w:rPr>
        <w:t xml:space="preserve">energy use </w:t>
      </w:r>
      <w:r w:rsidRPr="00B31FF7">
        <w:rPr>
          <w:rStyle w:val="hps"/>
          <w:sz w:val="22"/>
        </w:rPr>
        <w:t>(green), and TMY ambient temperatures (</w:t>
      </w:r>
      <w:r>
        <w:rPr>
          <w:rStyle w:val="hps"/>
          <w:sz w:val="22"/>
        </w:rPr>
        <w:t>red</w:t>
      </w:r>
      <w:r w:rsidRPr="00B31FF7">
        <w:rPr>
          <w:rStyle w:val="hps"/>
          <w:sz w:val="22"/>
        </w:rPr>
        <w:t>).</w:t>
      </w:r>
    </w:p>
    <w:p w14:paraId="16CC974C" w14:textId="77777777" w:rsidR="00994F5C" w:rsidRDefault="00994F5C" w:rsidP="00994F5C">
      <w:pPr>
        <w:pStyle w:val="ListParagraph"/>
      </w:pPr>
    </w:p>
    <w:p w14:paraId="41D4F6BB" w14:textId="77777777" w:rsidR="00994F5C" w:rsidRPr="00E67AF7" w:rsidRDefault="00994F5C" w:rsidP="00994F5C">
      <w:pPr>
        <w:pStyle w:val="CELEFICNORMAL"/>
        <w:keepNext/>
        <w:rPr>
          <w:rFonts w:ascii="Times New Roman" w:hAnsi="Times New Roman"/>
          <w:b/>
          <w:bCs/>
          <w:color w:val="9BBB59" w:themeColor="accent3"/>
          <w:sz w:val="20"/>
          <w:szCs w:val="18"/>
        </w:rPr>
      </w:pPr>
      <w:r w:rsidRPr="00E67AF7">
        <w:rPr>
          <w:rFonts w:ascii="Times New Roman" w:hAnsi="Times New Roman"/>
          <w:b/>
          <w:bCs/>
          <w:color w:val="9BBB59" w:themeColor="accent3"/>
          <w:sz w:val="20"/>
          <w:szCs w:val="18"/>
        </w:rPr>
        <w:t xml:space="preserve">Figure </w:t>
      </w:r>
      <w:r>
        <w:rPr>
          <w:rFonts w:ascii="Times New Roman" w:hAnsi="Times New Roman"/>
          <w:b/>
          <w:bCs/>
          <w:color w:val="9BBB59" w:themeColor="accent3"/>
          <w:sz w:val="20"/>
          <w:szCs w:val="18"/>
        </w:rPr>
        <w:t>C</w:t>
      </w:r>
      <w:r w:rsidRPr="00E67AF7">
        <w:rPr>
          <w:rFonts w:ascii="Times New Roman" w:hAnsi="Times New Roman"/>
          <w:b/>
          <w:bCs/>
          <w:color w:val="9BBB59" w:themeColor="accent3"/>
          <w:sz w:val="20"/>
          <w:szCs w:val="18"/>
        </w:rPr>
        <w:t xml:space="preserve">6. </w:t>
      </w:r>
      <w:proofErr w:type="spellStart"/>
      <w:r w:rsidRPr="00E67AF7">
        <w:rPr>
          <w:rFonts w:ascii="Times New Roman" w:hAnsi="Times New Roman"/>
          <w:b/>
          <w:bCs/>
          <w:color w:val="9BBB59" w:themeColor="accent3"/>
          <w:sz w:val="20"/>
          <w:szCs w:val="18"/>
        </w:rPr>
        <w:t>Baseline</w:t>
      </w:r>
      <w:proofErr w:type="spellEnd"/>
      <w:r w:rsidRPr="00E67AF7">
        <w:rPr>
          <w:rFonts w:ascii="Times New Roman" w:hAnsi="Times New Roman"/>
          <w:b/>
          <w:bCs/>
          <w:color w:val="9BBB59" w:themeColor="accent3"/>
          <w:sz w:val="20"/>
          <w:szCs w:val="18"/>
        </w:rPr>
        <w:t xml:space="preserve"> and Post-</w:t>
      </w:r>
      <w:proofErr w:type="spellStart"/>
      <w:r w:rsidRPr="00E67AF7">
        <w:rPr>
          <w:rFonts w:ascii="Times New Roman" w:hAnsi="Times New Roman"/>
          <w:b/>
          <w:bCs/>
          <w:color w:val="9BBB59" w:themeColor="accent3"/>
          <w:sz w:val="20"/>
          <w:szCs w:val="18"/>
        </w:rPr>
        <w:t>Installation</w:t>
      </w:r>
      <w:proofErr w:type="spellEnd"/>
      <w:r w:rsidRPr="00E67AF7">
        <w:rPr>
          <w:rFonts w:ascii="Times New Roman" w:hAnsi="Times New Roman"/>
          <w:b/>
          <w:bCs/>
          <w:color w:val="9BBB59" w:themeColor="accent3"/>
          <w:sz w:val="20"/>
          <w:szCs w:val="18"/>
        </w:rPr>
        <w:t xml:space="preserve"> </w:t>
      </w:r>
      <w:proofErr w:type="spellStart"/>
      <w:r w:rsidRPr="00E67AF7">
        <w:rPr>
          <w:rFonts w:ascii="Times New Roman" w:hAnsi="Times New Roman"/>
          <w:b/>
          <w:bCs/>
          <w:color w:val="9BBB59" w:themeColor="accent3"/>
          <w:sz w:val="20"/>
          <w:szCs w:val="18"/>
        </w:rPr>
        <w:t>Energy</w:t>
      </w:r>
      <w:proofErr w:type="spellEnd"/>
      <w:r w:rsidRPr="00E67AF7">
        <w:rPr>
          <w:rFonts w:ascii="Times New Roman" w:hAnsi="Times New Roman"/>
          <w:b/>
          <w:bCs/>
          <w:color w:val="9BBB59" w:themeColor="accent3"/>
          <w:sz w:val="20"/>
          <w:szCs w:val="18"/>
        </w:rPr>
        <w:t xml:space="preserve"> Use </w:t>
      </w:r>
      <w:proofErr w:type="spellStart"/>
      <w:r w:rsidRPr="00E67AF7">
        <w:rPr>
          <w:rFonts w:ascii="Times New Roman" w:hAnsi="Times New Roman"/>
          <w:b/>
          <w:bCs/>
          <w:color w:val="9BBB59" w:themeColor="accent3"/>
          <w:sz w:val="20"/>
          <w:szCs w:val="18"/>
        </w:rPr>
        <w:t>under</w:t>
      </w:r>
      <w:proofErr w:type="spellEnd"/>
      <w:r w:rsidRPr="00E67AF7">
        <w:rPr>
          <w:rFonts w:ascii="Times New Roman" w:hAnsi="Times New Roman"/>
          <w:b/>
          <w:bCs/>
          <w:color w:val="9BBB59" w:themeColor="accent3"/>
          <w:sz w:val="20"/>
          <w:szCs w:val="18"/>
        </w:rPr>
        <w:t xml:space="preserve"> TMY </w:t>
      </w:r>
      <w:proofErr w:type="spellStart"/>
      <w:r w:rsidRPr="00E67AF7">
        <w:rPr>
          <w:rFonts w:ascii="Times New Roman" w:hAnsi="Times New Roman"/>
          <w:b/>
          <w:bCs/>
          <w:color w:val="9BBB59" w:themeColor="accent3"/>
          <w:sz w:val="20"/>
          <w:szCs w:val="18"/>
        </w:rPr>
        <w:t>Conditions</w:t>
      </w:r>
      <w:proofErr w:type="spellEnd"/>
    </w:p>
    <w:p w14:paraId="220A3FA6" w14:textId="77777777" w:rsidR="00994F5C" w:rsidRPr="00B31FF7" w:rsidRDefault="00994F5C" w:rsidP="00D14F80">
      <w:pPr>
        <w:jc w:val="center"/>
      </w:pPr>
      <w:r>
        <w:rPr>
          <w:noProof/>
          <w:lang w:eastAsia="en-US"/>
        </w:rPr>
        <w:drawing>
          <wp:inline distT="0" distB="0" distL="0" distR="0" wp14:anchorId="379054D6" wp14:editId="6AC94902">
            <wp:extent cx="3721649" cy="2266950"/>
            <wp:effectExtent l="0" t="0" r="0" b="0"/>
            <wp:docPr id="46" name="Picture 45" descr="Adjusted base and post T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ed base and post TMY.jpg"/>
                    <pic:cNvPicPr/>
                  </pic:nvPicPr>
                  <pic:blipFill>
                    <a:blip r:embed="rId35" cstate="print"/>
                    <a:stretch>
                      <a:fillRect/>
                    </a:stretch>
                  </pic:blipFill>
                  <pic:spPr>
                    <a:xfrm>
                      <a:off x="0" y="0"/>
                      <a:ext cx="3728528" cy="2271140"/>
                    </a:xfrm>
                    <a:prstGeom prst="rect">
                      <a:avLst/>
                    </a:prstGeom>
                  </pic:spPr>
                </pic:pic>
              </a:graphicData>
            </a:graphic>
          </wp:inline>
        </w:drawing>
      </w:r>
    </w:p>
    <w:p w14:paraId="7E38835D" w14:textId="77777777" w:rsidR="00994F5C" w:rsidRPr="00B31FF7" w:rsidRDefault="00994F5C" w:rsidP="00994F5C"/>
    <w:p w14:paraId="5914929A" w14:textId="77777777" w:rsidR="00994F5C" w:rsidRDefault="00994F5C" w:rsidP="00994F5C">
      <w:pPr>
        <w:pStyle w:val="ListParagraph"/>
        <w:numPr>
          <w:ilvl w:val="0"/>
          <w:numId w:val="27"/>
        </w:numPr>
        <w:contextualSpacing/>
        <w:rPr>
          <w:rStyle w:val="hps"/>
          <w:sz w:val="22"/>
        </w:rPr>
      </w:pPr>
      <w:r>
        <w:rPr>
          <w:rStyle w:val="hps"/>
          <w:sz w:val="22"/>
        </w:rPr>
        <w:t>The normalized savings is the difference between the adjusted (to TMY) baseline energy use and the adjusted (to TMY) post-installation energy use.</w:t>
      </w:r>
    </w:p>
    <w:p w14:paraId="0548F5B1" w14:textId="77777777" w:rsidR="00994F5C" w:rsidRPr="00E67AF7" w:rsidRDefault="00994F5C" w:rsidP="00994F5C">
      <w:pPr>
        <w:contextualSpacing/>
        <w:rPr>
          <w:rStyle w:val="hps"/>
          <w:sz w:val="22"/>
        </w:rPr>
      </w:pPr>
    </w:p>
    <w:p w14:paraId="5B062F50" w14:textId="77777777" w:rsidR="00994F5C" w:rsidRPr="00B31FF7" w:rsidRDefault="00994F5C" w:rsidP="00994F5C">
      <w:pPr>
        <w:pStyle w:val="ListParagraph"/>
        <w:ind w:left="720"/>
        <w:contextualSpacing/>
        <w:jc w:val="center"/>
        <w:rPr>
          <w:rStyle w:val="hps"/>
          <w:sz w:val="22"/>
        </w:rPr>
      </w:pPr>
      <w:r>
        <w:rPr>
          <w:rStyle w:val="hps"/>
          <w:sz w:val="22"/>
        </w:rPr>
        <w:t>Savings</w:t>
      </w:r>
      <w:r w:rsidRPr="00B31FF7">
        <w:rPr>
          <w:rStyle w:val="hps"/>
          <w:sz w:val="22"/>
        </w:rPr>
        <w:t xml:space="preserve"> = </w:t>
      </w:r>
      <w:proofErr w:type="spellStart"/>
      <w:r w:rsidRPr="00B31FF7">
        <w:rPr>
          <w:rStyle w:val="hps"/>
          <w:sz w:val="22"/>
        </w:rPr>
        <w:t>kWh</w:t>
      </w:r>
      <w:r w:rsidRPr="00E67AF7">
        <w:rPr>
          <w:rStyle w:val="hps"/>
          <w:sz w:val="22"/>
          <w:vertAlign w:val="subscript"/>
        </w:rPr>
        <w:t>adj</w:t>
      </w:r>
      <w:proofErr w:type="spellEnd"/>
      <w:r w:rsidRPr="00E67AF7">
        <w:rPr>
          <w:rStyle w:val="hps"/>
          <w:sz w:val="22"/>
          <w:vertAlign w:val="subscript"/>
        </w:rPr>
        <w:t>-base</w:t>
      </w:r>
      <w:r w:rsidRPr="00B31FF7">
        <w:rPr>
          <w:rStyle w:val="hps"/>
          <w:sz w:val="22"/>
        </w:rPr>
        <w:t xml:space="preserve"> – </w:t>
      </w:r>
      <w:proofErr w:type="spellStart"/>
      <w:r w:rsidRPr="00B31FF7">
        <w:rPr>
          <w:rStyle w:val="hps"/>
          <w:sz w:val="22"/>
        </w:rPr>
        <w:t>kWh</w:t>
      </w:r>
      <w:r w:rsidRPr="00E67AF7">
        <w:rPr>
          <w:rStyle w:val="hps"/>
          <w:sz w:val="22"/>
          <w:vertAlign w:val="subscript"/>
        </w:rPr>
        <w:t>adj</w:t>
      </w:r>
      <w:proofErr w:type="spellEnd"/>
      <w:r w:rsidRPr="00E67AF7">
        <w:rPr>
          <w:rStyle w:val="hps"/>
          <w:sz w:val="22"/>
          <w:vertAlign w:val="subscript"/>
        </w:rPr>
        <w:t>-post</w:t>
      </w:r>
    </w:p>
    <w:p w14:paraId="1751E9C1" w14:textId="77777777" w:rsidR="00994F5C" w:rsidRPr="00B31FF7" w:rsidRDefault="00994F5C" w:rsidP="00994F5C">
      <w:pPr>
        <w:pStyle w:val="ListParagraph"/>
        <w:numPr>
          <w:ilvl w:val="1"/>
          <w:numId w:val="27"/>
        </w:numPr>
        <w:contextualSpacing/>
        <w:rPr>
          <w:rStyle w:val="hps"/>
          <w:sz w:val="22"/>
        </w:rPr>
      </w:pPr>
      <w:r w:rsidRPr="00B31FF7">
        <w:rPr>
          <w:rStyle w:val="hps"/>
          <w:sz w:val="22"/>
        </w:rPr>
        <w:t xml:space="preserve">Where: </w:t>
      </w:r>
    </w:p>
    <w:p w14:paraId="3C8154D9" w14:textId="77777777" w:rsidR="00994F5C" w:rsidRPr="00B31FF7" w:rsidRDefault="00994F5C" w:rsidP="00994F5C">
      <w:pPr>
        <w:pStyle w:val="ListParagraph"/>
        <w:numPr>
          <w:ilvl w:val="2"/>
          <w:numId w:val="27"/>
        </w:numPr>
        <w:contextualSpacing/>
        <w:rPr>
          <w:rStyle w:val="hps"/>
          <w:sz w:val="22"/>
        </w:rPr>
      </w:pPr>
      <w:proofErr w:type="spellStart"/>
      <w:r w:rsidRPr="00B31FF7">
        <w:rPr>
          <w:rStyle w:val="hps"/>
          <w:sz w:val="22"/>
        </w:rPr>
        <w:t>kWh</w:t>
      </w:r>
      <w:r w:rsidRPr="00E67AF7">
        <w:rPr>
          <w:rStyle w:val="hps"/>
          <w:sz w:val="22"/>
          <w:vertAlign w:val="subscript"/>
        </w:rPr>
        <w:t>adj</w:t>
      </w:r>
      <w:proofErr w:type="spellEnd"/>
      <w:r w:rsidRPr="00E67AF7">
        <w:rPr>
          <w:rStyle w:val="hps"/>
          <w:sz w:val="22"/>
          <w:vertAlign w:val="subscript"/>
        </w:rPr>
        <w:t>-base</w:t>
      </w:r>
      <w:r w:rsidRPr="00B31FF7">
        <w:rPr>
          <w:rStyle w:val="hps"/>
          <w:sz w:val="22"/>
        </w:rPr>
        <w:t xml:space="preserve">  = annual baseline kWh under TMY conditions</w:t>
      </w:r>
    </w:p>
    <w:p w14:paraId="48A0EA77" w14:textId="77777777" w:rsidR="00994F5C" w:rsidRPr="00B31FF7" w:rsidRDefault="00994F5C" w:rsidP="00994F5C">
      <w:pPr>
        <w:pStyle w:val="ListParagraph"/>
        <w:numPr>
          <w:ilvl w:val="2"/>
          <w:numId w:val="27"/>
        </w:numPr>
        <w:contextualSpacing/>
        <w:rPr>
          <w:rStyle w:val="hps"/>
          <w:sz w:val="22"/>
        </w:rPr>
      </w:pPr>
      <w:proofErr w:type="spellStart"/>
      <w:r w:rsidRPr="00B31FF7">
        <w:rPr>
          <w:rStyle w:val="hps"/>
          <w:sz w:val="22"/>
        </w:rPr>
        <w:t>kWh</w:t>
      </w:r>
      <w:r w:rsidRPr="00E67AF7">
        <w:rPr>
          <w:rStyle w:val="hps"/>
          <w:sz w:val="22"/>
          <w:vertAlign w:val="subscript"/>
        </w:rPr>
        <w:t>adj</w:t>
      </w:r>
      <w:proofErr w:type="spellEnd"/>
      <w:r w:rsidRPr="00E67AF7">
        <w:rPr>
          <w:rStyle w:val="hps"/>
          <w:sz w:val="22"/>
          <w:vertAlign w:val="subscript"/>
        </w:rPr>
        <w:t>-post</w:t>
      </w:r>
      <w:r w:rsidRPr="00B31FF7">
        <w:rPr>
          <w:rStyle w:val="hps"/>
          <w:sz w:val="22"/>
        </w:rPr>
        <w:t xml:space="preserve">  = annual post-installation kWh under TMY conditions</w:t>
      </w:r>
    </w:p>
    <w:p w14:paraId="604FA4B4" w14:textId="77777777" w:rsidR="00994F5C" w:rsidRPr="006E4A35" w:rsidRDefault="00994F5C" w:rsidP="00994F5C">
      <w:pPr>
        <w:contextualSpacing/>
        <w:rPr>
          <w:rStyle w:val="hps"/>
          <w:sz w:val="22"/>
        </w:rPr>
      </w:pPr>
    </w:p>
    <w:p w14:paraId="6A6E868C" w14:textId="77777777" w:rsidR="00994F5C" w:rsidRPr="00E67AF7" w:rsidRDefault="00994F5C" w:rsidP="00994F5C">
      <w:pPr>
        <w:pStyle w:val="ListParagraph"/>
        <w:numPr>
          <w:ilvl w:val="1"/>
          <w:numId w:val="27"/>
        </w:numPr>
        <w:contextualSpacing/>
        <w:rPr>
          <w:rStyle w:val="hps"/>
          <w:sz w:val="22"/>
        </w:rPr>
      </w:pPr>
      <w:r>
        <w:rPr>
          <w:rStyle w:val="hps"/>
          <w:sz w:val="22"/>
        </w:rPr>
        <w:t>These values were found after exporting the adjusted baseline and post-installation energy use to a spreadsheet and performing the calculations. Table C3 provides the first few rows of the data in a spreadsheet used to calculate savings and uncertainty. Savings = 8,810,432</w:t>
      </w:r>
      <w:r w:rsidRPr="00E67AF7">
        <w:rPr>
          <w:rStyle w:val="hps"/>
          <w:sz w:val="22"/>
        </w:rPr>
        <w:t xml:space="preserve"> – </w:t>
      </w:r>
      <w:r w:rsidRPr="00D01F99">
        <w:rPr>
          <w:rStyle w:val="hps"/>
          <w:sz w:val="22"/>
        </w:rPr>
        <w:t>6,8</w:t>
      </w:r>
      <w:r>
        <w:rPr>
          <w:rStyle w:val="hps"/>
          <w:sz w:val="22"/>
        </w:rPr>
        <w:t>90</w:t>
      </w:r>
      <w:r w:rsidRPr="00D01F99">
        <w:rPr>
          <w:rStyle w:val="hps"/>
          <w:sz w:val="22"/>
        </w:rPr>
        <w:t>,</w:t>
      </w:r>
      <w:r>
        <w:rPr>
          <w:rStyle w:val="hps"/>
          <w:sz w:val="22"/>
        </w:rPr>
        <w:t>776</w:t>
      </w:r>
      <w:r w:rsidRPr="00D01F99">
        <w:rPr>
          <w:rStyle w:val="hps"/>
          <w:sz w:val="22"/>
        </w:rPr>
        <w:t xml:space="preserve"> </w:t>
      </w:r>
      <w:r>
        <w:rPr>
          <w:rStyle w:val="hps"/>
          <w:sz w:val="22"/>
        </w:rPr>
        <w:t>= 1,919,656</w:t>
      </w:r>
      <w:r w:rsidRPr="00D01F99">
        <w:rPr>
          <w:rStyle w:val="hps"/>
          <w:sz w:val="22"/>
        </w:rPr>
        <w:t xml:space="preserve"> </w:t>
      </w:r>
      <w:r w:rsidRPr="00E67AF7">
        <w:rPr>
          <w:rStyle w:val="hps"/>
          <w:sz w:val="22"/>
        </w:rPr>
        <w:t>kWh</w:t>
      </w:r>
    </w:p>
    <w:p w14:paraId="2D2C9E0C" w14:textId="77777777" w:rsidR="00994F5C" w:rsidRPr="00B31FF7" w:rsidRDefault="00994F5C" w:rsidP="00994F5C">
      <w:pPr>
        <w:pStyle w:val="ListParagraph"/>
        <w:ind w:left="1440"/>
        <w:contextualSpacing/>
        <w:rPr>
          <w:rStyle w:val="hps"/>
          <w:sz w:val="22"/>
        </w:rPr>
      </w:pPr>
    </w:p>
    <w:p w14:paraId="23B80F7F" w14:textId="77777777" w:rsidR="00994F5C" w:rsidRPr="00B31FF7" w:rsidRDefault="00994F5C" w:rsidP="00994F5C">
      <w:pPr>
        <w:pStyle w:val="NRELBodyText"/>
        <w:numPr>
          <w:ilvl w:val="0"/>
          <w:numId w:val="27"/>
        </w:numPr>
        <w:rPr>
          <w:rStyle w:val="hps"/>
          <w:rFonts w:eastAsia="Times New Roman" w:cs="Times New Roman"/>
          <w:sz w:val="22"/>
          <w:szCs w:val="24"/>
          <w:lang w:eastAsia="es-ES"/>
        </w:rPr>
      </w:pPr>
      <w:r w:rsidRPr="00580518">
        <w:rPr>
          <w:rStyle w:val="hps"/>
          <w:sz w:val="22"/>
        </w:rPr>
        <w:lastRenderedPageBreak/>
        <w:t>An estimation for the range of possible values</w:t>
      </w:r>
      <w:r>
        <w:rPr>
          <w:rStyle w:val="hps"/>
          <w:sz w:val="22"/>
        </w:rPr>
        <w:t xml:space="preserve"> </w:t>
      </w:r>
      <w:r w:rsidRPr="00B31FF7">
        <w:rPr>
          <w:rStyle w:val="hps"/>
          <w:rFonts w:eastAsia="Times New Roman" w:cs="Times New Roman"/>
          <w:sz w:val="22"/>
          <w:szCs w:val="24"/>
          <w:lang w:eastAsia="es-ES"/>
        </w:rPr>
        <w:t xml:space="preserve">for each prediction </w:t>
      </w:r>
      <w:r w:rsidRPr="00580518">
        <w:rPr>
          <w:rStyle w:val="hps"/>
          <w:rFonts w:eastAsia="Times New Roman" w:cs="Times New Roman"/>
          <w:i/>
          <w:sz w:val="22"/>
          <w:szCs w:val="24"/>
          <w:lang w:eastAsia="es-ES"/>
        </w:rPr>
        <w:t>Ŷ</w:t>
      </w:r>
      <w:r w:rsidRPr="00B31FF7">
        <w:rPr>
          <w:rStyle w:val="hps"/>
          <w:rFonts w:eastAsia="Times New Roman" w:cs="Times New Roman"/>
          <w:sz w:val="22"/>
          <w:szCs w:val="24"/>
          <w:lang w:eastAsia="es-ES"/>
        </w:rPr>
        <w:t xml:space="preserve"> in the baseline and post-installation periods can be computed using:</w:t>
      </w:r>
    </w:p>
    <w:p w14:paraId="67374C82" w14:textId="77777777" w:rsidR="00994F5C" w:rsidRDefault="00994F5C" w:rsidP="00994F5C">
      <w:pPr>
        <w:pStyle w:val="NRELBodyText"/>
        <w:jc w:val="center"/>
        <w:rPr>
          <w:rFonts w:cs="Times New Roman"/>
        </w:rPr>
      </w:pPr>
      <w:r w:rsidRPr="00B31FF7">
        <w:rPr>
          <w:rFonts w:cs="Times New Roman"/>
          <w:position w:val="-22"/>
        </w:rPr>
        <w:object w:dxaOrig="1320" w:dyaOrig="600" w14:anchorId="7B906821">
          <v:shape id="_x0000_i1026" type="#_x0000_t75" style="width:65pt;height:29pt" o:ole="">
            <v:imagedata r:id="rId23" o:title=""/>
          </v:shape>
          <o:OLEObject Type="Embed" ProgID="Equation.3" ShapeID="_x0000_i1026" DrawAspect="Content" ObjectID="_1516973163" r:id="rId36"/>
        </w:object>
      </w:r>
    </w:p>
    <w:p w14:paraId="4F7EFB1B" w14:textId="77777777" w:rsidR="00994F5C" w:rsidRPr="00580518" w:rsidRDefault="00994F5C" w:rsidP="00994F5C">
      <w:pPr>
        <w:pStyle w:val="NRELBodyText"/>
        <w:ind w:left="708"/>
        <w:rPr>
          <w:rStyle w:val="hps"/>
          <w:rFonts w:cs="Times New Roman"/>
        </w:rPr>
      </w:pPr>
      <w:r w:rsidRPr="00B31FF7">
        <w:rPr>
          <w:rStyle w:val="hps"/>
          <w:rFonts w:eastAsia="Times New Roman" w:cs="Times New Roman"/>
          <w:sz w:val="22"/>
          <w:szCs w:val="24"/>
          <w:lang w:eastAsia="es-ES"/>
        </w:rPr>
        <w:t>Where:</w:t>
      </w:r>
    </w:p>
    <w:p w14:paraId="55741984" w14:textId="77777777" w:rsidR="00994F5C" w:rsidRPr="00B31FF7" w:rsidRDefault="00994F5C" w:rsidP="00994F5C">
      <w:pPr>
        <w:pStyle w:val="ListParagraph"/>
        <w:numPr>
          <w:ilvl w:val="0"/>
          <w:numId w:val="35"/>
        </w:numPr>
        <w:contextualSpacing/>
        <w:rPr>
          <w:rStyle w:val="hps"/>
          <w:sz w:val="22"/>
        </w:rPr>
      </w:pPr>
      <w:r w:rsidRPr="00580518">
        <w:rPr>
          <w:rStyle w:val="hps"/>
          <w:i/>
          <w:sz w:val="22"/>
        </w:rPr>
        <w:t>Ŷ</w:t>
      </w:r>
      <w:r>
        <w:rPr>
          <w:rStyle w:val="hps"/>
          <w:sz w:val="22"/>
        </w:rPr>
        <w:t xml:space="preserve"> </w:t>
      </w:r>
      <w:r w:rsidRPr="00B31FF7">
        <w:rPr>
          <w:rStyle w:val="hps"/>
          <w:sz w:val="22"/>
        </w:rPr>
        <w:t xml:space="preserve">is the predicted value of energy from the regression model </w:t>
      </w:r>
    </w:p>
    <w:p w14:paraId="6203CD92" w14:textId="77777777" w:rsidR="00994F5C" w:rsidRPr="00580518" w:rsidRDefault="00994F5C" w:rsidP="00994F5C">
      <w:pPr>
        <w:pStyle w:val="ListParagraph"/>
        <w:numPr>
          <w:ilvl w:val="0"/>
          <w:numId w:val="35"/>
        </w:numPr>
        <w:contextualSpacing/>
        <w:rPr>
          <w:rStyle w:val="hps"/>
          <w:sz w:val="22"/>
        </w:rPr>
      </w:pPr>
      <w:r w:rsidRPr="00580518">
        <w:rPr>
          <w:rStyle w:val="hps"/>
          <w:i/>
          <w:sz w:val="22"/>
        </w:rPr>
        <w:t>t</w:t>
      </w:r>
      <w:r w:rsidRPr="00B31FF7">
        <w:rPr>
          <w:rStyle w:val="hps"/>
          <w:sz w:val="22"/>
        </w:rPr>
        <w:t xml:space="preserve"> is the value obtained from the t-tables</w:t>
      </w:r>
      <w:r>
        <w:rPr>
          <w:rStyle w:val="hps"/>
          <w:sz w:val="22"/>
        </w:rPr>
        <w:t xml:space="preserve">, for 95% confidence, </w:t>
      </w:r>
      <w:r w:rsidRPr="00580518">
        <w:rPr>
          <w:rStyle w:val="hps"/>
          <w:i/>
          <w:sz w:val="22"/>
        </w:rPr>
        <w:t xml:space="preserve">t </w:t>
      </w:r>
      <w:r w:rsidRPr="00580518">
        <w:rPr>
          <w:rStyle w:val="hps"/>
          <w:sz w:val="22"/>
        </w:rPr>
        <w:t>= 1.96</w:t>
      </w:r>
    </w:p>
    <w:p w14:paraId="46F2341A" w14:textId="77777777" w:rsidR="00994F5C" w:rsidRPr="00580518" w:rsidRDefault="00994F5C" w:rsidP="00994F5C">
      <w:pPr>
        <w:pStyle w:val="ListParagraph"/>
        <w:numPr>
          <w:ilvl w:val="0"/>
          <w:numId w:val="35"/>
        </w:numPr>
        <w:contextualSpacing/>
        <w:rPr>
          <w:rStyle w:val="hps"/>
        </w:rPr>
      </w:pPr>
      <w:r w:rsidRPr="00580518">
        <w:rPr>
          <w:rStyle w:val="hps"/>
          <w:i/>
          <w:sz w:val="22"/>
        </w:rPr>
        <w:t>SE</w:t>
      </w:r>
      <w:r w:rsidRPr="00580518">
        <w:rPr>
          <w:rStyle w:val="hps"/>
          <w:i/>
          <w:sz w:val="22"/>
          <w:vertAlign w:val="subscript"/>
        </w:rPr>
        <w:t>Ŷ</w:t>
      </w:r>
      <w:r>
        <w:rPr>
          <w:rStyle w:val="hps"/>
          <w:sz w:val="22"/>
        </w:rPr>
        <w:t xml:space="preserve"> </w:t>
      </w:r>
      <w:r w:rsidRPr="00B31FF7">
        <w:rPr>
          <w:rStyle w:val="hps"/>
          <w:sz w:val="22"/>
        </w:rPr>
        <w:t xml:space="preserve">is the standard error of the estimate (prediction). </w:t>
      </w:r>
    </w:p>
    <w:p w14:paraId="54C5B005" w14:textId="77777777" w:rsidR="00994F5C" w:rsidRDefault="00994F5C" w:rsidP="00994F5C">
      <w:pPr>
        <w:contextualSpacing/>
        <w:rPr>
          <w:rStyle w:val="hps"/>
        </w:rPr>
      </w:pPr>
    </w:p>
    <w:p w14:paraId="3EFEA335" w14:textId="77777777" w:rsidR="00994F5C" w:rsidRPr="00B31FF7" w:rsidRDefault="00994F5C" w:rsidP="00994F5C">
      <w:pPr>
        <w:pStyle w:val="Caption"/>
        <w:keepNext/>
      </w:pPr>
      <w:r w:rsidRPr="00B31FF7">
        <w:t xml:space="preserve">Table </w:t>
      </w:r>
      <w:r w:rsidR="008043D2">
        <w:fldChar w:fldCharType="begin"/>
      </w:r>
      <w:r w:rsidR="008043D2">
        <w:instrText xml:space="preserve"> SEQ Table \* ARABIC </w:instrText>
      </w:r>
      <w:r w:rsidR="008043D2">
        <w:fldChar w:fldCharType="separate"/>
      </w:r>
      <w:r w:rsidRPr="00B31FF7">
        <w:t>3</w:t>
      </w:r>
      <w:r w:rsidR="008043D2">
        <w:fldChar w:fldCharType="end"/>
      </w:r>
      <w:r>
        <w:t>.</w:t>
      </w:r>
      <w:r w:rsidRPr="00B31FF7">
        <w:t xml:space="preserve"> First few rows of spreadsheet showing calculation of normalized savings and estimation of savings uncertainty.</w:t>
      </w:r>
    </w:p>
    <w:p w14:paraId="49C7F79A" w14:textId="77777777" w:rsidR="00994F5C" w:rsidRPr="00B31FF7" w:rsidRDefault="00994F5C" w:rsidP="00D14F80">
      <w:pPr>
        <w:jc w:val="center"/>
      </w:pPr>
      <w:r w:rsidRPr="00994F5C">
        <w:rPr>
          <w:noProof/>
          <w:lang w:eastAsia="en-US"/>
        </w:rPr>
        <w:drawing>
          <wp:inline distT="0" distB="0" distL="0" distR="0" wp14:anchorId="6DF7C5E0" wp14:editId="2B17C477">
            <wp:extent cx="4384079" cy="1974850"/>
            <wp:effectExtent l="0" t="0" r="0" b="635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4390791" cy="1977874"/>
                    </a:xfrm>
                    <a:prstGeom prst="rect">
                      <a:avLst/>
                    </a:prstGeom>
                    <a:noFill/>
                    <a:ln w="9525">
                      <a:noFill/>
                      <a:miter lim="800000"/>
                      <a:headEnd/>
                      <a:tailEnd/>
                    </a:ln>
                  </pic:spPr>
                </pic:pic>
              </a:graphicData>
            </a:graphic>
          </wp:inline>
        </w:drawing>
      </w:r>
    </w:p>
    <w:p w14:paraId="1772B680" w14:textId="77777777" w:rsidR="00994F5C" w:rsidRPr="00B31FF7" w:rsidRDefault="00994F5C" w:rsidP="00994F5C"/>
    <w:p w14:paraId="26D00107" w14:textId="77777777" w:rsidR="00994F5C" w:rsidRPr="00435FC2" w:rsidRDefault="00994F5C" w:rsidP="00994F5C">
      <w:pPr>
        <w:pStyle w:val="ListParagraph"/>
        <w:numPr>
          <w:ilvl w:val="0"/>
          <w:numId w:val="37"/>
        </w:numPr>
        <w:contextualSpacing/>
        <w:rPr>
          <w:rStyle w:val="hps"/>
          <w:sz w:val="22"/>
        </w:rPr>
      </w:pPr>
      <w:r w:rsidRPr="00435FC2">
        <w:rPr>
          <w:rStyle w:val="hps"/>
          <w:sz w:val="22"/>
        </w:rPr>
        <w:t xml:space="preserve">For the average baseline model prediction of energy use under TMY (or any) conditions, the 95% prediction interval is 1.96 × the Standard Error of Regression (SE). The average baseline energy consumption associated with the prediction interval is the total </w:t>
      </w:r>
      <w:r>
        <w:rPr>
          <w:rStyle w:val="hps"/>
          <w:sz w:val="22"/>
        </w:rPr>
        <w:t xml:space="preserve">baseline </w:t>
      </w:r>
      <w:r w:rsidRPr="00435FC2">
        <w:rPr>
          <w:rStyle w:val="hps"/>
          <w:sz w:val="22"/>
        </w:rPr>
        <w:t>consumption divided by the number of hourly i</w:t>
      </w:r>
      <w:r>
        <w:rPr>
          <w:rStyle w:val="hps"/>
          <w:sz w:val="22"/>
        </w:rPr>
        <w:t>ntervals:</w:t>
      </w:r>
      <w:r w:rsidRPr="00435FC2">
        <w:rPr>
          <w:rStyle w:val="hps"/>
          <w:sz w:val="22"/>
        </w:rPr>
        <w:t xml:space="preserve"> </w:t>
      </w:r>
      <w:r>
        <w:rPr>
          <w:rStyle w:val="hps"/>
          <w:sz w:val="22"/>
        </w:rPr>
        <w:t>365</w:t>
      </w:r>
      <w:r w:rsidRPr="00435FC2">
        <w:rPr>
          <w:rStyle w:val="hps"/>
          <w:sz w:val="22"/>
        </w:rPr>
        <w:t>. This means that the uncertainty in the adjusted baseline annual consumption is</w:t>
      </w:r>
      <w:proofErr w:type="gramStart"/>
      <w:r w:rsidRPr="00435FC2">
        <w:rPr>
          <w:rStyle w:val="hps"/>
          <w:sz w:val="22"/>
        </w:rPr>
        <w:t xml:space="preserve">: </w:t>
      </w:r>
      <w:proofErr w:type="gramEnd"/>
      <m:oMath>
        <m:r>
          <w:rPr>
            <w:rStyle w:val="hps"/>
            <w:rFonts w:ascii="Cambria Math" w:hAnsi="Cambria Math"/>
            <w:sz w:val="22"/>
          </w:rPr>
          <m:t>365×</m:t>
        </m:r>
        <m:d>
          <m:dPr>
            <m:ctrlPr>
              <w:rPr>
                <w:rStyle w:val="hps"/>
                <w:rFonts w:ascii="Cambria Math" w:hAnsi="Cambria Math"/>
                <w:i/>
                <w:sz w:val="22"/>
              </w:rPr>
            </m:ctrlPr>
          </m:dPr>
          <m:e>
            <m:r>
              <w:rPr>
                <w:rStyle w:val="hps"/>
                <w:rFonts w:ascii="Cambria Math" w:hAnsi="Cambria Math"/>
                <w:sz w:val="22"/>
              </w:rPr>
              <m:t>t×</m:t>
            </m:r>
            <m:sSub>
              <m:sSubPr>
                <m:ctrlPr>
                  <w:rPr>
                    <w:rStyle w:val="hps"/>
                    <w:rFonts w:ascii="Cambria Math" w:hAnsi="Cambria Math"/>
                    <w:i/>
                    <w:sz w:val="22"/>
                  </w:rPr>
                </m:ctrlPr>
              </m:sSubPr>
              <m:e>
                <m:r>
                  <w:rPr>
                    <w:rStyle w:val="hps"/>
                    <w:rFonts w:ascii="Cambria Math" w:hAnsi="Cambria Math"/>
                    <w:sz w:val="22"/>
                  </w:rPr>
                  <m:t>SE</m:t>
                </m:r>
              </m:e>
              <m:sub>
                <m:r>
                  <w:rPr>
                    <w:rStyle w:val="hps"/>
                    <w:rFonts w:ascii="Cambria Math" w:hAnsi="Cambria Math"/>
                    <w:sz w:val="22"/>
                  </w:rPr>
                  <m:t>b</m:t>
                </m:r>
              </m:sub>
            </m:sSub>
          </m:e>
        </m:d>
      </m:oMath>
      <w:r>
        <w:rPr>
          <w:rStyle w:val="hps"/>
          <w:sz w:val="22"/>
        </w:rPr>
        <w:t>, or 365 × 46.6 = 292</w:t>
      </w:r>
      <w:r w:rsidR="00C81E2D">
        <w:rPr>
          <w:rStyle w:val="hps"/>
          <w:sz w:val="22"/>
        </w:rPr>
        <w:t>,</w:t>
      </w:r>
      <w:r>
        <w:rPr>
          <w:rStyle w:val="hps"/>
          <w:sz w:val="22"/>
        </w:rPr>
        <w:t xml:space="preserve">169 kWh, which is </w:t>
      </w:r>
      <w:r w:rsidR="00C81E2D">
        <w:rPr>
          <w:rStyle w:val="hps"/>
          <w:sz w:val="22"/>
        </w:rPr>
        <w:t>3</w:t>
      </w:r>
      <w:r>
        <w:rPr>
          <w:rStyle w:val="hps"/>
          <w:sz w:val="22"/>
        </w:rPr>
        <w:t>.</w:t>
      </w:r>
      <w:r w:rsidR="00C81E2D">
        <w:rPr>
          <w:rStyle w:val="hps"/>
          <w:sz w:val="22"/>
        </w:rPr>
        <w:t>3</w:t>
      </w:r>
      <w:r>
        <w:rPr>
          <w:rStyle w:val="hps"/>
          <w:sz w:val="22"/>
        </w:rPr>
        <w:t>% of adjusted baseline annual consumption.</w:t>
      </w:r>
    </w:p>
    <w:p w14:paraId="14C429AF" w14:textId="77777777" w:rsidR="00994F5C" w:rsidRDefault="00994F5C" w:rsidP="00994F5C">
      <w:pPr>
        <w:pStyle w:val="ListParagraph"/>
        <w:ind w:left="720"/>
        <w:contextualSpacing/>
        <w:rPr>
          <w:rStyle w:val="hps"/>
          <w:sz w:val="22"/>
        </w:rPr>
      </w:pPr>
    </w:p>
    <w:p w14:paraId="447FE4A2" w14:textId="77777777" w:rsidR="00994F5C" w:rsidRPr="00435FC2" w:rsidRDefault="00994F5C" w:rsidP="00994F5C">
      <w:pPr>
        <w:pStyle w:val="ListParagraph"/>
        <w:numPr>
          <w:ilvl w:val="0"/>
          <w:numId w:val="36"/>
        </w:numPr>
        <w:ind w:left="720"/>
        <w:contextualSpacing/>
        <w:rPr>
          <w:rStyle w:val="hps"/>
          <w:sz w:val="22"/>
        </w:rPr>
      </w:pPr>
      <w:r>
        <w:rPr>
          <w:rStyle w:val="hps"/>
          <w:sz w:val="22"/>
        </w:rPr>
        <w:t>Similarly, the uncertainty in the adjusted post-installation annual consumption is</w:t>
      </w:r>
      <w:proofErr w:type="gramStart"/>
      <w:r>
        <w:rPr>
          <w:rStyle w:val="hps"/>
          <w:sz w:val="22"/>
        </w:rPr>
        <w:t xml:space="preserve">: </w:t>
      </w:r>
      <w:proofErr w:type="gramEnd"/>
      <m:oMath>
        <m:r>
          <w:rPr>
            <w:rStyle w:val="hps"/>
            <w:rFonts w:ascii="Cambria Math" w:hAnsi="Cambria Math"/>
            <w:sz w:val="22"/>
          </w:rPr>
          <m:t>365×</m:t>
        </m:r>
        <m:d>
          <m:dPr>
            <m:ctrlPr>
              <w:rPr>
                <w:rStyle w:val="hps"/>
                <w:rFonts w:ascii="Cambria Math" w:hAnsi="Cambria Math"/>
                <w:i/>
                <w:sz w:val="22"/>
              </w:rPr>
            </m:ctrlPr>
          </m:dPr>
          <m:e>
            <m:r>
              <w:rPr>
                <w:rStyle w:val="hps"/>
                <w:rFonts w:ascii="Cambria Math" w:hAnsi="Cambria Math"/>
                <w:sz w:val="22"/>
              </w:rPr>
              <m:t>t×</m:t>
            </m:r>
            <m:sSub>
              <m:sSubPr>
                <m:ctrlPr>
                  <w:rPr>
                    <w:rStyle w:val="hps"/>
                    <w:rFonts w:ascii="Cambria Math" w:hAnsi="Cambria Math"/>
                    <w:i/>
                    <w:sz w:val="22"/>
                  </w:rPr>
                </m:ctrlPr>
              </m:sSubPr>
              <m:e>
                <m:r>
                  <w:rPr>
                    <w:rStyle w:val="hps"/>
                    <w:rFonts w:ascii="Cambria Math" w:hAnsi="Cambria Math"/>
                    <w:sz w:val="22"/>
                  </w:rPr>
                  <m:t>SE</m:t>
                </m:r>
              </m:e>
              <m:sub>
                <m:r>
                  <w:rPr>
                    <w:rStyle w:val="hps"/>
                    <w:rFonts w:ascii="Cambria Math" w:hAnsi="Cambria Math"/>
                    <w:sz w:val="22"/>
                  </w:rPr>
                  <m:t>b</m:t>
                </m:r>
              </m:sub>
            </m:sSub>
          </m:e>
        </m:d>
      </m:oMath>
      <w:r w:rsidR="00C81E2D">
        <w:rPr>
          <w:rStyle w:val="hps"/>
          <w:sz w:val="22"/>
        </w:rPr>
        <w:t>, or 365</w:t>
      </w:r>
      <w:r>
        <w:rPr>
          <w:rStyle w:val="hps"/>
          <w:sz w:val="22"/>
        </w:rPr>
        <w:t xml:space="preserve"> × 43.1 = </w:t>
      </w:r>
      <w:r w:rsidR="00C81E2D">
        <w:rPr>
          <w:rStyle w:val="hps"/>
          <w:sz w:val="22"/>
        </w:rPr>
        <w:t>273,140</w:t>
      </w:r>
      <w:r>
        <w:rPr>
          <w:rStyle w:val="hps"/>
          <w:sz w:val="22"/>
        </w:rPr>
        <w:t xml:space="preserve"> kWh, which is </w:t>
      </w:r>
      <w:r w:rsidR="00C81E2D">
        <w:rPr>
          <w:rStyle w:val="hps"/>
          <w:sz w:val="22"/>
        </w:rPr>
        <w:t>4.0</w:t>
      </w:r>
      <w:r>
        <w:rPr>
          <w:rStyle w:val="hps"/>
          <w:sz w:val="22"/>
        </w:rPr>
        <w:t>% of adjusted post-installation annual consumption.</w:t>
      </w:r>
    </w:p>
    <w:p w14:paraId="7972EE52" w14:textId="77777777" w:rsidR="00994F5C" w:rsidRPr="00435FC2" w:rsidRDefault="00994F5C" w:rsidP="00994F5C">
      <w:pPr>
        <w:contextualSpacing/>
        <w:rPr>
          <w:rStyle w:val="hps"/>
          <w:sz w:val="22"/>
        </w:rPr>
      </w:pPr>
    </w:p>
    <w:p w14:paraId="492DA6F7" w14:textId="77777777" w:rsidR="00994F5C" w:rsidRDefault="00994F5C" w:rsidP="00994F5C">
      <w:pPr>
        <w:pStyle w:val="ListParagraph"/>
        <w:numPr>
          <w:ilvl w:val="0"/>
          <w:numId w:val="36"/>
        </w:numPr>
        <w:ind w:left="720"/>
        <w:contextualSpacing/>
        <w:rPr>
          <w:rStyle w:val="hps"/>
          <w:sz w:val="22"/>
        </w:rPr>
      </w:pPr>
      <w:r>
        <w:rPr>
          <w:rStyle w:val="hps"/>
          <w:sz w:val="22"/>
        </w:rPr>
        <w:t xml:space="preserve">Once annual baseline and post-installation consumption have been estimated, the savings and savings uncertainty may be calculated. Savings uncertainty is calculated as the square root of the sum of the squared values of baseline and post-installation annual consumption. Savings Uncertainty = </w:t>
      </w:r>
      <m:oMath>
        <m:rad>
          <m:radPr>
            <m:degHide m:val="1"/>
            <m:ctrlPr>
              <w:rPr>
                <w:rStyle w:val="hps"/>
                <w:rFonts w:ascii="Cambria Math" w:hAnsi="Cambria Math"/>
                <w:i/>
                <w:sz w:val="22"/>
              </w:rPr>
            </m:ctrlPr>
          </m:radPr>
          <m:deg/>
          <m:e>
            <m:sSup>
              <m:sSupPr>
                <m:ctrlPr>
                  <w:rPr>
                    <w:rStyle w:val="hps"/>
                    <w:rFonts w:ascii="Cambria Math" w:hAnsi="Cambria Math"/>
                    <w:i/>
                    <w:sz w:val="22"/>
                  </w:rPr>
                </m:ctrlPr>
              </m:sSupPr>
              <m:e>
                <m:r>
                  <w:rPr>
                    <w:rStyle w:val="hps"/>
                    <w:rFonts w:ascii="Cambria Math" w:hAnsi="Cambria Math"/>
                    <w:sz w:val="22"/>
                  </w:rPr>
                  <m:t>292,169</m:t>
                </m:r>
              </m:e>
              <m:sup>
                <m:r>
                  <w:rPr>
                    <w:rStyle w:val="hps"/>
                    <w:rFonts w:ascii="Cambria Math" w:hAnsi="Cambria Math"/>
                    <w:sz w:val="22"/>
                  </w:rPr>
                  <m:t>2</m:t>
                </m:r>
              </m:sup>
            </m:sSup>
            <m:r>
              <w:rPr>
                <w:rStyle w:val="hps"/>
                <w:rFonts w:ascii="Cambria Math" w:hAnsi="Cambria Math"/>
                <w:sz w:val="22"/>
              </w:rPr>
              <m:t>+</m:t>
            </m:r>
            <m:sSup>
              <m:sSupPr>
                <m:ctrlPr>
                  <w:rPr>
                    <w:rStyle w:val="hps"/>
                    <w:rFonts w:ascii="Cambria Math" w:hAnsi="Cambria Math"/>
                    <w:i/>
                    <w:sz w:val="22"/>
                  </w:rPr>
                </m:ctrlPr>
              </m:sSupPr>
              <m:e>
                <m:r>
                  <w:rPr>
                    <w:rStyle w:val="hps"/>
                    <w:rFonts w:ascii="Cambria Math" w:hAnsi="Cambria Math"/>
                    <w:sz w:val="22"/>
                  </w:rPr>
                  <m:t>273,140</m:t>
                </m:r>
              </m:e>
              <m:sup>
                <m:r>
                  <w:rPr>
                    <w:rStyle w:val="hps"/>
                    <w:rFonts w:ascii="Cambria Math" w:hAnsi="Cambria Math"/>
                    <w:sz w:val="22"/>
                  </w:rPr>
                  <m:t>2</m:t>
                </m:r>
              </m:sup>
            </m:sSup>
          </m:e>
        </m:rad>
      </m:oMath>
      <w:r>
        <w:rPr>
          <w:rStyle w:val="hps"/>
          <w:sz w:val="22"/>
        </w:rPr>
        <w:t xml:space="preserve"> = </w:t>
      </w:r>
      <w:r w:rsidR="00C81E2D">
        <w:rPr>
          <w:rStyle w:val="hps"/>
          <w:sz w:val="22"/>
        </w:rPr>
        <w:t>399,960</w:t>
      </w:r>
      <w:r>
        <w:rPr>
          <w:rStyle w:val="hps"/>
          <w:sz w:val="22"/>
        </w:rPr>
        <w:t xml:space="preserve"> kWh, which is 2</w:t>
      </w:r>
      <w:r w:rsidR="00C81E2D">
        <w:rPr>
          <w:rStyle w:val="hps"/>
          <w:sz w:val="22"/>
        </w:rPr>
        <w:t>0</w:t>
      </w:r>
      <w:r>
        <w:rPr>
          <w:rStyle w:val="hps"/>
          <w:sz w:val="22"/>
        </w:rPr>
        <w:t>.</w:t>
      </w:r>
      <w:r w:rsidR="00C81E2D">
        <w:rPr>
          <w:rStyle w:val="hps"/>
          <w:sz w:val="22"/>
        </w:rPr>
        <w:t>8</w:t>
      </w:r>
      <w:r>
        <w:rPr>
          <w:rStyle w:val="hps"/>
          <w:sz w:val="22"/>
        </w:rPr>
        <w:t>% of the annual savings.</w:t>
      </w:r>
    </w:p>
    <w:p w14:paraId="776B3036" w14:textId="77777777" w:rsidR="00994F5C" w:rsidRPr="00435FC2" w:rsidRDefault="00994F5C" w:rsidP="00994F5C">
      <w:pPr>
        <w:pStyle w:val="ListParagraph"/>
        <w:rPr>
          <w:rStyle w:val="hps"/>
          <w:sz w:val="22"/>
        </w:rPr>
      </w:pPr>
    </w:p>
    <w:p w14:paraId="662589B1" w14:textId="77777777" w:rsidR="00994F5C" w:rsidRDefault="00994F5C" w:rsidP="00994F5C">
      <w:pPr>
        <w:pStyle w:val="ListParagraph"/>
        <w:numPr>
          <w:ilvl w:val="0"/>
          <w:numId w:val="36"/>
        </w:numPr>
        <w:ind w:left="720"/>
        <w:contextualSpacing/>
        <w:rPr>
          <w:rStyle w:val="hps"/>
          <w:sz w:val="22"/>
        </w:rPr>
      </w:pPr>
      <w:r>
        <w:rPr>
          <w:rStyle w:val="hps"/>
          <w:sz w:val="22"/>
        </w:rPr>
        <w:t xml:space="preserve">Savings is fully stated as </w:t>
      </w:r>
      <w:r w:rsidR="00C81E2D">
        <w:rPr>
          <w:rStyle w:val="hps"/>
          <w:sz w:val="22"/>
        </w:rPr>
        <w:t>1,919,656</w:t>
      </w:r>
      <w:r>
        <w:rPr>
          <w:rStyle w:val="hps"/>
          <w:sz w:val="22"/>
        </w:rPr>
        <w:t xml:space="preserve"> ± </w:t>
      </w:r>
      <w:r w:rsidR="00C81E2D">
        <w:rPr>
          <w:rStyle w:val="hps"/>
          <w:sz w:val="22"/>
        </w:rPr>
        <w:t>199,980</w:t>
      </w:r>
      <w:r>
        <w:rPr>
          <w:rStyle w:val="hps"/>
          <w:sz w:val="22"/>
        </w:rPr>
        <w:t xml:space="preserve"> kWh at the 95% confidence level.</w:t>
      </w:r>
    </w:p>
    <w:p w14:paraId="492031BA" w14:textId="77777777" w:rsidR="00BE2749" w:rsidRPr="004C25C0" w:rsidRDefault="00BE2749" w:rsidP="00BE2749">
      <w:pPr>
        <w:pStyle w:val="CELEFICNORMAL"/>
        <w:rPr>
          <w:rFonts w:ascii="Times New Roman" w:hAnsi="Times New Roman"/>
          <w:lang w:val="en-US"/>
        </w:rPr>
      </w:pPr>
    </w:p>
    <w:p w14:paraId="73209205" w14:textId="77777777" w:rsidR="00BE2749" w:rsidRPr="00CA12C8" w:rsidRDefault="00BE2749" w:rsidP="00CA12C8"/>
    <w:sectPr w:rsidR="00BE2749" w:rsidRPr="00CA12C8" w:rsidSect="00597842">
      <w:headerReference w:type="default" r:id="rId38"/>
      <w:footerReference w:type="default" r:id="rId3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 Sami Khawaja" w:date="2016-02-14T09:39:00Z" w:initials="MSK">
    <w:p w14:paraId="4010A488" w14:textId="460484D8" w:rsidR="0079550F" w:rsidRDefault="0079550F">
      <w:pPr>
        <w:pStyle w:val="CommentText"/>
      </w:pPr>
      <w:r>
        <w:rPr>
          <w:rStyle w:val="CommentReference"/>
        </w:rPr>
        <w:annotationRef/>
      </w:r>
      <w:r>
        <w:t>David, are the periods really commas, etc. Is this European convention? Also, would you please provide description of the table heading. For example, what is Assist</w:t>
      </w:r>
      <w:proofErr w:type="gramStart"/>
      <w:r>
        <w:t>./</w:t>
      </w:r>
      <w:proofErr w:type="gramEnd"/>
      <w:r>
        <w:t xml:space="preserve">month? RH? </w:t>
      </w:r>
      <w:proofErr w:type="spellStart"/>
      <w:r>
        <w:t>Eto</w:t>
      </w:r>
      <w:proofErr w:type="spellEnd"/>
      <w:r>
        <w:t>?</w:t>
      </w:r>
    </w:p>
  </w:comment>
  <w:comment w:id="1" w:author="M. Sami Khawaja" w:date="2016-02-14T09:45:00Z" w:initials="MSK">
    <w:p w14:paraId="4F94A353" w14:textId="30A1F0F7" w:rsidR="0079550F" w:rsidRDefault="0079550F">
      <w:pPr>
        <w:pStyle w:val="CommentText"/>
      </w:pPr>
      <w:r>
        <w:rPr>
          <w:rStyle w:val="CommentReference"/>
        </w:rPr>
        <w:annotationRef/>
      </w:r>
      <w:r>
        <w:t>Failure of what?</w:t>
      </w:r>
    </w:p>
  </w:comment>
  <w:comment w:id="3" w:author="M. Sami Khawaja" w:date="2016-02-14T09:46:00Z" w:initials="MSK">
    <w:p w14:paraId="4FA60ADF" w14:textId="199E2C87" w:rsidR="0079550F" w:rsidRDefault="0079550F">
      <w:pPr>
        <w:pStyle w:val="CommentText"/>
      </w:pPr>
      <w:r>
        <w:rPr>
          <w:rStyle w:val="CommentReference"/>
        </w:rPr>
        <w:annotationRef/>
      </w:r>
      <w:r>
        <w:t>I agree with Josh (not very common occurrence BTW). Does this mean they want kWh and dollars? Over the same time period?</w:t>
      </w:r>
    </w:p>
  </w:comment>
  <w:comment w:id="2" w:author="Josh Keeling" w:date="2016-01-18T08:49:00Z" w:initials="JK">
    <w:p w14:paraId="18548922" w14:textId="77777777" w:rsidR="0079550F" w:rsidRDefault="0079550F" w:rsidP="006F7069">
      <w:pPr>
        <w:pStyle w:val="CommentText"/>
      </w:pPr>
      <w:r>
        <w:rPr>
          <w:rStyle w:val="CommentReference"/>
        </w:rPr>
        <w:annotationRef/>
      </w:r>
      <w:r>
        <w:t>Not clear on what this means exactly.</w:t>
      </w:r>
    </w:p>
  </w:comment>
  <w:comment w:id="4" w:author="M. Sami Khawaja" w:date="2016-02-14T09:48:00Z" w:initials="MSK">
    <w:p w14:paraId="41D8AE94" w14:textId="1B6A1228" w:rsidR="0079550F" w:rsidRDefault="0079550F">
      <w:pPr>
        <w:pStyle w:val="CommentText"/>
      </w:pPr>
      <w:r>
        <w:rPr>
          <w:rStyle w:val="CommentReference"/>
        </w:rPr>
        <w:annotationRef/>
      </w:r>
      <w:r>
        <w:t>Natural?</w:t>
      </w:r>
    </w:p>
  </w:comment>
  <w:comment w:id="5" w:author="Josh Keeling" w:date="2016-01-18T08:51:00Z" w:initials="JK">
    <w:p w14:paraId="2366E9BB" w14:textId="77777777" w:rsidR="0079550F" w:rsidRDefault="0079550F" w:rsidP="00E57561">
      <w:pPr>
        <w:pStyle w:val="CommentText"/>
      </w:pPr>
      <w:r>
        <w:rPr>
          <w:rStyle w:val="CommentReference"/>
        </w:rPr>
        <w:annotationRef/>
      </w:r>
      <w:r>
        <w:t>Incomplete</w:t>
      </w:r>
    </w:p>
  </w:comment>
  <w:comment w:id="6" w:author="Josh Keeling" w:date="2016-01-18T08:55:00Z" w:initials="JK">
    <w:p w14:paraId="4476AA9F" w14:textId="77777777" w:rsidR="0079550F" w:rsidRDefault="0079550F">
      <w:pPr>
        <w:pStyle w:val="CommentText"/>
      </w:pPr>
      <w:r>
        <w:rPr>
          <w:rStyle w:val="CommentReference"/>
        </w:rPr>
        <w:annotationRef/>
      </w:r>
      <w:r>
        <w:t xml:space="preserve">This section needs to include an account of the variables and their definitions. </w:t>
      </w:r>
    </w:p>
    <w:p w14:paraId="177C5ED2" w14:textId="77777777" w:rsidR="0079550F" w:rsidRDefault="0079550F">
      <w:pPr>
        <w:pStyle w:val="CommentText"/>
      </w:pPr>
    </w:p>
    <w:p w14:paraId="194E5597" w14:textId="77777777" w:rsidR="0079550F" w:rsidRDefault="0079550F">
      <w:pPr>
        <w:pStyle w:val="CommentText"/>
      </w:pPr>
      <w:r>
        <w:t>Also, including days in this cross correlation plot makes no sense.</w:t>
      </w:r>
    </w:p>
  </w:comment>
  <w:comment w:id="7" w:author="Graham Johnson" w:date="2016-02-10T11:40:00Z" w:initials="GJ">
    <w:p w14:paraId="53F38C30" w14:textId="77777777" w:rsidR="0079550F" w:rsidRDefault="0079550F">
      <w:pPr>
        <w:pStyle w:val="CommentText"/>
      </w:pPr>
      <w:r>
        <w:rPr>
          <w:rStyle w:val="CommentReference"/>
        </w:rPr>
        <w:annotationRef/>
      </w:r>
      <w:r>
        <w:t>Why would this have an effect if the dependent variable is already averaged for the number of days?</w:t>
      </w:r>
    </w:p>
  </w:comment>
  <w:comment w:id="8" w:author="Josh Keeling" w:date="2016-01-18T08:56:00Z" w:initials="JK">
    <w:p w14:paraId="4155EEC5" w14:textId="77777777" w:rsidR="0079550F" w:rsidRDefault="0079550F">
      <w:pPr>
        <w:pStyle w:val="CommentText"/>
      </w:pPr>
      <w:r>
        <w:rPr>
          <w:rStyle w:val="CommentReference"/>
        </w:rPr>
        <w:annotationRef/>
      </w:r>
      <w:r>
        <w:t>Why are we including temperature here as a linear, when it is clearing a u-shaped response (see figure 2). This needs to either be polynomial or in CDD/HDD form.</w:t>
      </w:r>
    </w:p>
  </w:comment>
  <w:comment w:id="9" w:author="Josh Keeling" w:date="2016-01-18T09:00:00Z" w:initials="JK">
    <w:p w14:paraId="18B5D389" w14:textId="77777777" w:rsidR="0079550F" w:rsidRDefault="0079550F">
      <w:pPr>
        <w:pStyle w:val="CommentText"/>
      </w:pPr>
      <w:r>
        <w:rPr>
          <w:rStyle w:val="CommentReference"/>
        </w:rPr>
        <w:annotationRef/>
      </w:r>
      <w:r>
        <w:t>Spell this out.</w:t>
      </w:r>
    </w:p>
  </w:comment>
  <w:comment w:id="10" w:author="Josh Keeling" w:date="2016-01-18T08:55:00Z" w:initials="JK">
    <w:p w14:paraId="1280EBB0" w14:textId="77777777" w:rsidR="0079550F" w:rsidRDefault="0079550F">
      <w:pPr>
        <w:pStyle w:val="CommentText"/>
      </w:pPr>
      <w:r>
        <w:rPr>
          <w:rStyle w:val="CommentReference"/>
        </w:rPr>
        <w:annotationRef/>
      </w:r>
      <w:r>
        <w:t>Can we put this in tabular form?</w:t>
      </w:r>
    </w:p>
  </w:comment>
  <w:comment w:id="11" w:author="M. Sami Khawaja" w:date="2016-02-14T10:49:00Z" w:initials="MSK">
    <w:p w14:paraId="31867817" w14:textId="1DB12278" w:rsidR="0079550F" w:rsidRDefault="0079550F">
      <w:pPr>
        <w:pStyle w:val="CommentText"/>
      </w:pPr>
      <w:r>
        <w:rPr>
          <w:rStyle w:val="CommentReference"/>
        </w:rPr>
        <w:annotationRef/>
      </w:r>
      <w:r>
        <w:t>It is impossible from the box to see why this is the case. We need to say based on p value, etc. These boxes are horrible.</w:t>
      </w:r>
    </w:p>
  </w:comment>
  <w:comment w:id="12" w:author="Josh Keeling" w:date="2016-01-18T09:00:00Z" w:initials="JK">
    <w:p w14:paraId="76DE8C43" w14:textId="77777777" w:rsidR="0079550F" w:rsidRDefault="0079550F">
      <w:pPr>
        <w:pStyle w:val="CommentText"/>
      </w:pPr>
      <w:r>
        <w:rPr>
          <w:rStyle w:val="CommentReference"/>
        </w:rPr>
        <w:annotationRef/>
      </w:r>
      <w:r>
        <w:t>This final model is nonsense.</w:t>
      </w:r>
    </w:p>
  </w:comment>
  <w:comment w:id="13" w:author="Graham Johnson" w:date="2016-02-10T11:44:00Z" w:initials="GJ">
    <w:p w14:paraId="52B7D190" w14:textId="77777777" w:rsidR="0079550F" w:rsidRDefault="0079550F">
      <w:pPr>
        <w:pStyle w:val="CommentText"/>
      </w:pPr>
      <w:r>
        <w:rPr>
          <w:rStyle w:val="CommentReference"/>
        </w:rPr>
        <w:annotationRef/>
      </w:r>
      <w:r>
        <w:t xml:space="preserve">I would suggest the stepwise approach could have been sensible, but at the very least, separating the temperature variable into HDD and CDD is a necessary first step which is missing… If that had been done I expect that the result would have been very different so I would tend to agree with Josh that we can’t have much faith in this result. </w:t>
      </w:r>
    </w:p>
  </w:comment>
  <w:comment w:id="14" w:author="Graham Johnson" w:date="2016-02-10T12:12:00Z" w:initials="GJ">
    <w:p w14:paraId="37691C04" w14:textId="77777777" w:rsidR="0079550F" w:rsidRDefault="0079550F">
      <w:pPr>
        <w:pStyle w:val="CommentText"/>
      </w:pPr>
      <w:r>
        <w:rPr>
          <w:rStyle w:val="CommentReference"/>
        </w:rPr>
        <w:annotationRef/>
      </w:r>
      <w:r>
        <w:t>Unclear what the point of the initial stepwise approach was…</w:t>
      </w:r>
    </w:p>
  </w:comment>
  <w:comment w:id="15" w:author="Josh Keeling" w:date="2016-01-18T09:14:00Z" w:initials="JK">
    <w:p w14:paraId="56648597" w14:textId="77777777" w:rsidR="0079550F" w:rsidRDefault="0079550F">
      <w:pPr>
        <w:pStyle w:val="CommentText"/>
      </w:pPr>
      <w:r>
        <w:rPr>
          <w:rStyle w:val="CommentReference"/>
        </w:rPr>
        <w:annotationRef/>
      </w:r>
      <w:r>
        <w:t>The logic of 12*average daily is a little weird to me. Why not just multiply the SE by 365?</w:t>
      </w:r>
    </w:p>
  </w:comment>
  <w:comment w:id="16" w:author="Graham Johnson" w:date="2016-02-10T12:16:00Z" w:initials="GJ">
    <w:p w14:paraId="6965DE46" w14:textId="77777777" w:rsidR="0079550F" w:rsidRDefault="0079550F">
      <w:pPr>
        <w:pStyle w:val="CommentText"/>
      </w:pPr>
      <w:r>
        <w:rPr>
          <w:rStyle w:val="CommentReference"/>
        </w:rPr>
        <w:annotationRef/>
      </w:r>
      <w:r>
        <w:t>Agree that Josh’s suggestion seems more natural to me...the likely reason is that it leads to bigger relative uncertainties…about 16% for 1 year and 7.4% over 5.</w:t>
      </w:r>
    </w:p>
    <w:p w14:paraId="040D1D44" w14:textId="77777777" w:rsidR="0079550F" w:rsidRDefault="0079550F">
      <w:pPr>
        <w:pStyle w:val="CommentText"/>
      </w:pPr>
    </w:p>
    <w:p w14:paraId="06287A85" w14:textId="77777777" w:rsidR="0079550F" w:rsidRDefault="0079550F">
      <w:pPr>
        <w:pStyle w:val="CommentText"/>
      </w:pPr>
      <w:r>
        <w:t>I think use of this approach arises from the way the training is set out. I recently had a view of the most recent training material and one example considers the first year of the reporting period as 12 reporting periods – thereby reducing the relative uncertainty…we may need to refer to that training material in refining the wider guidance…</w:t>
      </w:r>
    </w:p>
  </w:comment>
  <w:comment w:id="17" w:author="M. Sami Khawaja" w:date="2016-02-14T14:18:00Z" w:initials="MSK">
    <w:p w14:paraId="4B1EF940" w14:textId="5B4A1C6F" w:rsidR="0079550F" w:rsidRDefault="0079550F">
      <w:pPr>
        <w:pStyle w:val="CommentText"/>
      </w:pPr>
      <w:r>
        <w:rPr>
          <w:rStyle w:val="CommentReference"/>
        </w:rPr>
        <w:annotationRef/>
      </w:r>
      <w:r>
        <w:t>Where did this come from?</w:t>
      </w:r>
    </w:p>
  </w:comment>
  <w:comment w:id="18" w:author="M. Sami Khawaja" w:date="2016-02-14T15:34:00Z" w:initials="MSK">
    <w:p w14:paraId="50E57586" w14:textId="5EBA96ED" w:rsidR="0079550F" w:rsidRDefault="0079550F">
      <w:pPr>
        <w:pStyle w:val="CommentText"/>
      </w:pPr>
      <w:r>
        <w:rPr>
          <w:rStyle w:val="CommentReference"/>
        </w:rPr>
        <w:annotationRef/>
      </w:r>
      <w:r>
        <w:t>Not sure where the 6.22% came from David and Graham?</w:t>
      </w:r>
    </w:p>
  </w:comment>
  <w:comment w:id="19" w:author="David Jump" w:date="2015-06-14T16:38:00Z" w:initials="DJ">
    <w:p w14:paraId="16C2748A" w14:textId="77777777" w:rsidR="0079550F" w:rsidRDefault="0079550F">
      <w:pPr>
        <w:pStyle w:val="CommentText"/>
      </w:pPr>
      <w:r>
        <w:rPr>
          <w:rStyle w:val="CommentReference"/>
        </w:rPr>
        <w:annotationRef/>
      </w:r>
      <w:r>
        <w:t>These are in the current IPMVP as required. In the new structure, IPMVP Core does not have these requirements. Should we include them (or update them) in this Application guide?</w:t>
      </w:r>
    </w:p>
  </w:comment>
  <w:comment w:id="20" w:author="M. Sami Khawaja" w:date="2016-02-14T16:15:00Z" w:initials="MSK">
    <w:p w14:paraId="04F70D8B" w14:textId="11B62B2A" w:rsidR="0079550F" w:rsidRDefault="0079550F">
      <w:pPr>
        <w:pStyle w:val="CommentText"/>
      </w:pPr>
      <w:r>
        <w:rPr>
          <w:rStyle w:val="CommentReference"/>
        </w:rPr>
        <w:annotationRef/>
      </w:r>
      <w:r>
        <w:t xml:space="preserve">Is this an IPMVP recommendation? With OLS this </w:t>
      </w:r>
      <w:proofErr w:type="spellStart"/>
      <w:r>
        <w:t>shouls</w:t>
      </w:r>
      <w:proofErr w:type="spellEnd"/>
      <w:r>
        <w:t xml:space="preserve"> always be darn close to zero</w:t>
      </w:r>
    </w:p>
  </w:comment>
  <w:comment w:id="21" w:author="David Jump" w:date="2015-06-22T13:33:00Z" w:initials="DJ">
    <w:p w14:paraId="3CFDA11C" w14:textId="77777777" w:rsidR="0079550F" w:rsidRDefault="0079550F">
      <w:pPr>
        <w:pStyle w:val="CommentText"/>
      </w:pPr>
      <w:r>
        <w:rPr>
          <w:rStyle w:val="CommentReference"/>
        </w:rPr>
        <w:annotationRef/>
      </w:r>
      <w:r>
        <w:t xml:space="preserve">Note to all – this is the ASHRAE Guideline 14 requirement. Not too strict. </w:t>
      </w:r>
    </w:p>
    <w:p w14:paraId="691A73E1" w14:textId="77777777" w:rsidR="0079550F" w:rsidRDefault="0079550F">
      <w:pPr>
        <w:pStyle w:val="CommentText"/>
      </w:pPr>
    </w:p>
    <w:p w14:paraId="36DC6E3C" w14:textId="77777777" w:rsidR="0079550F" w:rsidRDefault="0079550F">
      <w:pPr>
        <w:pStyle w:val="CommentText"/>
      </w:pPr>
      <w:r>
        <w:t xml:space="preserve">Note also, we’ve had extensive discussion to keep the country-specific references to a minimum, so I’m not quoting ASHRAE. I’d prefer to, as this does not look like a criteria a stakeholder would accept! </w:t>
      </w:r>
    </w:p>
  </w:comment>
  <w:comment w:id="22" w:author="M. Sami Khawaja" w:date="2016-02-14T16:16:00Z" w:initials="MSK">
    <w:p w14:paraId="14A29F89" w14:textId="5C78E9A9" w:rsidR="0079550F" w:rsidRDefault="0079550F">
      <w:pPr>
        <w:pStyle w:val="CommentText"/>
      </w:pPr>
      <w:r>
        <w:rPr>
          <w:rStyle w:val="CommentReference"/>
        </w:rPr>
        <w:annotationRef/>
      </w:r>
      <w:r>
        <w:t>So no seasonal variations? Reasonable? Maybe we should that strong seasonal variations make this assumption wrong?</w:t>
      </w:r>
    </w:p>
  </w:comment>
  <w:comment w:id="23" w:author="M. Sami Khawaja" w:date="2016-02-14T16:17:00Z" w:initials="MSK">
    <w:p w14:paraId="25A8DDB3" w14:textId="235499C4" w:rsidR="0079550F" w:rsidRDefault="0079550F">
      <w:pPr>
        <w:pStyle w:val="CommentText"/>
      </w:pPr>
      <w:r>
        <w:rPr>
          <w:rStyle w:val="CommentReference"/>
        </w:rPr>
        <w:annotationRef/>
      </w:r>
      <w:r>
        <w:t>This is the same assumption as bullet above? Combine?</w:t>
      </w:r>
    </w:p>
  </w:comment>
  <w:comment w:id="33" w:author="David Jump" w:date="2015-06-22T16:09:00Z" w:initials="DJ">
    <w:p w14:paraId="417DB210" w14:textId="77777777" w:rsidR="0079550F" w:rsidRDefault="0079550F">
      <w:pPr>
        <w:pStyle w:val="CommentText"/>
      </w:pPr>
      <w:r>
        <w:rPr>
          <w:rStyle w:val="CommentReference"/>
        </w:rPr>
        <w:annotationRef/>
      </w:r>
      <w:r>
        <w:t xml:space="preserve">Stopping here as I need some direction whether I’m going down the right path. </w:t>
      </w:r>
      <w:proofErr w:type="spellStart"/>
      <w:r>
        <w:t>Its</w:t>
      </w:r>
      <w:proofErr w:type="spellEnd"/>
      <w:r>
        <w:t xml:space="preserve"> encouraging that the two SEs are close, but it may only be for this case. I would repeat this comparative analysis with the post-installation data. However, I’m not sure what information I’m getting from the comparison.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10A488" w15:done="0"/>
  <w15:commentEx w15:paraId="4F94A353" w15:done="0"/>
  <w15:commentEx w15:paraId="4FA60ADF" w15:done="0"/>
  <w15:commentEx w15:paraId="18548922" w15:done="0"/>
  <w15:commentEx w15:paraId="41D8AE94" w15:done="0"/>
  <w15:commentEx w15:paraId="2366E9BB" w15:done="0"/>
  <w15:commentEx w15:paraId="194E5597" w15:done="0"/>
  <w15:commentEx w15:paraId="53F38C30" w15:done="0"/>
  <w15:commentEx w15:paraId="4155EEC5" w15:done="0"/>
  <w15:commentEx w15:paraId="18B5D389" w15:done="0"/>
  <w15:commentEx w15:paraId="1280EBB0" w15:done="0"/>
  <w15:commentEx w15:paraId="31867817" w15:done="0"/>
  <w15:commentEx w15:paraId="76DE8C43" w15:done="0"/>
  <w15:commentEx w15:paraId="52B7D190" w15:done="0"/>
  <w15:commentEx w15:paraId="37691C04" w15:done="0"/>
  <w15:commentEx w15:paraId="56648597" w15:done="0"/>
  <w15:commentEx w15:paraId="06287A85" w15:done="0"/>
  <w15:commentEx w15:paraId="4B1EF940" w15:done="0"/>
  <w15:commentEx w15:paraId="50E57586" w15:done="0"/>
  <w15:commentEx w15:paraId="16C2748A" w15:done="0"/>
  <w15:commentEx w15:paraId="04F70D8B" w15:done="0"/>
  <w15:commentEx w15:paraId="36DC6E3C" w15:done="0"/>
  <w15:commentEx w15:paraId="14A29F89" w15:done="0"/>
  <w15:commentEx w15:paraId="25A8DDB3" w15:done="0"/>
  <w15:commentEx w15:paraId="417DB21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BB04B" w14:textId="77777777" w:rsidR="00751353" w:rsidRDefault="00751353" w:rsidP="00597842">
      <w:r>
        <w:separator/>
      </w:r>
    </w:p>
  </w:endnote>
  <w:endnote w:type="continuationSeparator" w:id="0">
    <w:p w14:paraId="6E771DA1" w14:textId="77777777" w:rsidR="00751353" w:rsidRDefault="00751353" w:rsidP="0059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signes Light">
    <w:panose1 w:val="00000000000000000000"/>
    <w:charset w:val="00"/>
    <w:family w:val="modern"/>
    <w:notTrueType/>
    <w:pitch w:val="variable"/>
    <w:sig w:usb0="800000AF" w:usb1="40000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Content>
      <w:p w14:paraId="3321DA94" w14:textId="1B458B65" w:rsidR="0079550F" w:rsidRDefault="0079550F" w:rsidP="00597842">
        <w:r>
          <w:t xml:space="preserve">Page </w:t>
        </w:r>
        <w:r>
          <w:fldChar w:fldCharType="begin"/>
        </w:r>
        <w:r>
          <w:instrText xml:space="preserve"> PAGE </w:instrText>
        </w:r>
        <w:r>
          <w:fldChar w:fldCharType="separate"/>
        </w:r>
        <w:r w:rsidR="001C7CAA">
          <w:rPr>
            <w:noProof/>
          </w:rPr>
          <w:t>19</w:t>
        </w:r>
        <w:r>
          <w:rPr>
            <w:noProof/>
          </w:rPr>
          <w:fldChar w:fldCharType="end"/>
        </w:r>
        <w:r>
          <w:t xml:space="preserve"> of </w:t>
        </w:r>
        <w:r>
          <w:fldChar w:fldCharType="begin"/>
        </w:r>
        <w:r>
          <w:instrText xml:space="preserve"> NUMPAGES  </w:instrText>
        </w:r>
        <w:r>
          <w:fldChar w:fldCharType="separate"/>
        </w:r>
        <w:r w:rsidR="001C7CAA">
          <w:rPr>
            <w:noProof/>
          </w:rPr>
          <w:t>28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5AEC0" w14:textId="77777777" w:rsidR="00751353" w:rsidRDefault="00751353" w:rsidP="00597842">
      <w:r>
        <w:separator/>
      </w:r>
    </w:p>
  </w:footnote>
  <w:footnote w:type="continuationSeparator" w:id="0">
    <w:p w14:paraId="728919D9" w14:textId="77777777" w:rsidR="00751353" w:rsidRDefault="00751353" w:rsidP="00597842">
      <w:r>
        <w:continuationSeparator/>
      </w:r>
    </w:p>
  </w:footnote>
  <w:footnote w:id="1">
    <w:p w14:paraId="688F0811" w14:textId="77777777" w:rsidR="0079550F" w:rsidRPr="00FB067F" w:rsidRDefault="0079550F">
      <w:pPr>
        <w:pStyle w:val="FootnoteText"/>
      </w:pPr>
      <w:r>
        <w:rPr>
          <w:rStyle w:val="FootnoteReference"/>
        </w:rPr>
        <w:footnoteRef/>
      </w:r>
      <w:r>
        <w:t xml:space="preserve"> </w:t>
      </w:r>
      <w:proofErr w:type="spellStart"/>
      <w:r>
        <w:t>Matthieu</w:t>
      </w:r>
      <w:proofErr w:type="spellEnd"/>
      <w:r>
        <w:t xml:space="preserve">, J.L., P.N. Price, S. </w:t>
      </w:r>
      <w:proofErr w:type="spellStart"/>
      <w:r>
        <w:t>Kiliccote</w:t>
      </w:r>
      <w:proofErr w:type="spellEnd"/>
      <w:r>
        <w:t xml:space="preserve">, and  M.A. </w:t>
      </w:r>
      <w:proofErr w:type="spellStart"/>
      <w:r>
        <w:t>Piette</w:t>
      </w:r>
      <w:proofErr w:type="spellEnd"/>
      <w:r>
        <w:t xml:space="preserve">, “Quantifying Changes in Building Electricity Use, With Application to Demand Response,” IEEE Transactions on Smart Grid, </w:t>
      </w:r>
      <w:r w:rsidRPr="008E1EC6">
        <w:t>2:507-518, 2011</w:t>
      </w:r>
    </w:p>
  </w:footnote>
  <w:footnote w:id="2">
    <w:p w14:paraId="52355342" w14:textId="77777777" w:rsidR="0079550F" w:rsidRDefault="0079550F">
      <w:pPr>
        <w:pStyle w:val="FootnoteText"/>
      </w:pPr>
      <w:r>
        <w:rPr>
          <w:rStyle w:val="FootnoteReference"/>
        </w:rPr>
        <w:footnoteRef/>
      </w:r>
      <w:r>
        <w:t xml:space="preserve"> Mathieu, ibid.</w:t>
      </w:r>
    </w:p>
  </w:footnote>
  <w:footnote w:id="3">
    <w:p w14:paraId="62C7F812" w14:textId="77777777" w:rsidR="0079550F" w:rsidRDefault="0079550F">
      <w:pPr>
        <w:pStyle w:val="FootnoteText"/>
      </w:pPr>
      <w:r>
        <w:rPr>
          <w:rStyle w:val="FootnoteReference"/>
        </w:rPr>
        <w:footnoteRef/>
      </w:r>
      <w:r>
        <w:t xml:space="preserve"> M&amp;V Analysis Module in PG&amp;E’s Universal Translator version 3, available at www.utonline.org.</w:t>
      </w:r>
    </w:p>
  </w:footnote>
  <w:footnote w:id="4">
    <w:p w14:paraId="2C84B65D" w14:textId="77777777" w:rsidR="0079550F" w:rsidRDefault="0079550F">
      <w:pPr>
        <w:pStyle w:val="FootnoteText"/>
      </w:pPr>
      <w:r>
        <w:rPr>
          <w:rStyle w:val="FootnoteReference"/>
        </w:rPr>
        <w:footnoteRef/>
      </w:r>
      <w:r>
        <w:t xml:space="preserve"> </w:t>
      </w:r>
      <w:proofErr w:type="spellStart"/>
      <w:r>
        <w:t>Matthieu</w:t>
      </w:r>
      <w:proofErr w:type="spellEnd"/>
      <w:r>
        <w:t xml:space="preserve">, J.L., P.N. Price, S. </w:t>
      </w:r>
      <w:proofErr w:type="spellStart"/>
      <w:r>
        <w:t>Kiliccote</w:t>
      </w:r>
      <w:proofErr w:type="spellEnd"/>
      <w:r>
        <w:t xml:space="preserve">, and  M.A. </w:t>
      </w:r>
      <w:proofErr w:type="spellStart"/>
      <w:r>
        <w:t>Piette</w:t>
      </w:r>
      <w:proofErr w:type="spellEnd"/>
      <w:r>
        <w:t xml:space="preserve">, “Quantifying Changes in Building Electricity Use, With Application to Demand Response,” IEEE Transactions on Smart Grid, </w:t>
      </w:r>
      <w:r w:rsidRPr="008E1EC6">
        <w:t>2:507-518, 2011</w:t>
      </w:r>
    </w:p>
  </w:footnote>
  <w:footnote w:id="5">
    <w:p w14:paraId="7A54CFDE" w14:textId="77777777" w:rsidR="0079550F" w:rsidRDefault="0079550F" w:rsidP="00C349D2">
      <w:pPr>
        <w:pStyle w:val="FootnoteText"/>
      </w:pPr>
      <w:r>
        <w:rPr>
          <w:rStyle w:val="FootnoteReference"/>
        </w:rPr>
        <w:footnoteRef/>
      </w:r>
      <w:r>
        <w:t xml:space="preserve"> M&amp;V Analysis Module in version 3 of Universal Translator. Available at www.utonline.org.</w:t>
      </w:r>
    </w:p>
  </w:footnote>
  <w:footnote w:id="6">
    <w:p w14:paraId="22B77FCC" w14:textId="77777777" w:rsidR="0079550F" w:rsidRDefault="0079550F" w:rsidP="00C349D2">
      <w:pPr>
        <w:pStyle w:val="FootnoteText"/>
      </w:pPr>
      <w:r>
        <w:rPr>
          <w:rStyle w:val="FootnoteReference"/>
        </w:rPr>
        <w:footnoteRef/>
      </w:r>
      <w:r>
        <w:t xml:space="preserve"> M&amp;V Analysis Module in version 3 of Universal Translator. Available at www.utonline.org.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685F" w14:textId="77777777" w:rsidR="0079550F" w:rsidRPr="00597842" w:rsidRDefault="0079550F">
    <w:pPr>
      <w:pStyle w:val="Header"/>
    </w:pPr>
    <w:r w:rsidRPr="00597842">
      <w:t>OPTION C. STATISTICAL AND UNCERTAINTY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F0475C"/>
    <w:lvl w:ilvl="0">
      <w:start w:val="1"/>
      <w:numFmt w:val="decimal"/>
      <w:pStyle w:val="ListNumber5"/>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9F2C848"/>
    <w:lvl w:ilvl="0">
      <w:start w:val="1"/>
      <w:numFmt w:val="decimal"/>
      <w:pStyle w:val="ListNumber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226CD974"/>
    <w:lvl w:ilvl="0">
      <w:start w:val="1"/>
      <w:numFmt w:val="decimal"/>
      <w:pStyle w:val="ListNumber3"/>
      <w:lvlText w:val="%1."/>
      <w:lvlJc w:val="left"/>
      <w:pPr>
        <w:tabs>
          <w:tab w:val="num" w:pos="926"/>
        </w:tabs>
        <w:ind w:left="926" w:hanging="360"/>
      </w:pPr>
      <w:rPr>
        <w:rFonts w:cs="Times New Roman"/>
      </w:rPr>
    </w:lvl>
  </w:abstractNum>
  <w:abstractNum w:abstractNumId="3" w15:restartNumberingAfterBreak="0">
    <w:nsid w:val="FFFFFF7F"/>
    <w:multiLevelType w:val="singleLevel"/>
    <w:tmpl w:val="794E1986"/>
    <w:lvl w:ilvl="0">
      <w:start w:val="1"/>
      <w:numFmt w:val="decimal"/>
      <w:pStyle w:val="ListNumber2"/>
      <w:lvlText w:val="%1."/>
      <w:lvlJc w:val="left"/>
      <w:pPr>
        <w:tabs>
          <w:tab w:val="num" w:pos="643"/>
        </w:tabs>
        <w:ind w:left="643" w:hanging="360"/>
      </w:pPr>
      <w:rPr>
        <w:rFonts w:cs="Times New Roman"/>
      </w:rPr>
    </w:lvl>
  </w:abstractNum>
  <w:abstractNum w:abstractNumId="4" w15:restartNumberingAfterBreak="0">
    <w:nsid w:val="FFFFFF80"/>
    <w:multiLevelType w:val="singleLevel"/>
    <w:tmpl w:val="D5FEEE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54C12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2E7C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50D1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1269EE2"/>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FFFFFF89"/>
    <w:multiLevelType w:val="singleLevel"/>
    <w:tmpl w:val="440E3B7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B0415"/>
    <w:multiLevelType w:val="hybridMultilevel"/>
    <w:tmpl w:val="7F5437F4"/>
    <w:lvl w:ilvl="0" w:tplc="237EDD36">
      <w:start w:val="1"/>
      <w:numFmt w:val="decimal"/>
      <w:pStyle w:val="PIEECUACION"/>
      <w:lvlText w:val="Ecuación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AE36961"/>
    <w:multiLevelType w:val="hybridMultilevel"/>
    <w:tmpl w:val="78561A56"/>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0DCA1F62"/>
    <w:multiLevelType w:val="multilevel"/>
    <w:tmpl w:val="0C0A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3" w15:restartNumberingAfterBreak="0">
    <w:nsid w:val="17251B8C"/>
    <w:multiLevelType w:val="hybridMultilevel"/>
    <w:tmpl w:val="5FC2026A"/>
    <w:lvl w:ilvl="0" w:tplc="04090003">
      <w:start w:val="1"/>
      <w:numFmt w:val="bullet"/>
      <w:lvlText w:val="o"/>
      <w:lvlJc w:val="left"/>
      <w:pPr>
        <w:ind w:left="1428" w:hanging="360"/>
      </w:pPr>
      <w:rPr>
        <w:rFonts w:ascii="Courier New" w:hAnsi="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17584EE7"/>
    <w:multiLevelType w:val="hybridMultilevel"/>
    <w:tmpl w:val="5C361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51363"/>
    <w:multiLevelType w:val="multilevel"/>
    <w:tmpl w:val="0C0A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6" w15:restartNumberingAfterBreak="0">
    <w:nsid w:val="230E12D1"/>
    <w:multiLevelType w:val="hybridMultilevel"/>
    <w:tmpl w:val="29EEF8C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9622AF"/>
    <w:multiLevelType w:val="hybridMultilevel"/>
    <w:tmpl w:val="31D29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C5575"/>
    <w:multiLevelType w:val="hybridMultilevel"/>
    <w:tmpl w:val="64B4B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C767CA"/>
    <w:multiLevelType w:val="hybridMultilevel"/>
    <w:tmpl w:val="048CD80C"/>
    <w:lvl w:ilvl="0" w:tplc="0C0A0005">
      <w:start w:val="1"/>
      <w:numFmt w:val="decimalZero"/>
      <w:pStyle w:val="ANEXO2"/>
      <w:lvlText w:val="A.%1)"/>
      <w:lvlJc w:val="left"/>
      <w:pPr>
        <w:ind w:left="1571" w:hanging="360"/>
      </w:pPr>
      <w:rPr>
        <w:rFonts w:hint="default"/>
      </w:rPr>
    </w:lvl>
    <w:lvl w:ilvl="1" w:tplc="0C0A0003" w:tentative="1">
      <w:start w:val="1"/>
      <w:numFmt w:val="lowerLetter"/>
      <w:lvlText w:val="%2."/>
      <w:lvlJc w:val="left"/>
      <w:pPr>
        <w:ind w:left="2291" w:hanging="360"/>
      </w:pPr>
    </w:lvl>
    <w:lvl w:ilvl="2" w:tplc="0C0A0005" w:tentative="1">
      <w:start w:val="1"/>
      <w:numFmt w:val="lowerRoman"/>
      <w:lvlText w:val="%3."/>
      <w:lvlJc w:val="right"/>
      <w:pPr>
        <w:ind w:left="3011" w:hanging="180"/>
      </w:pPr>
    </w:lvl>
    <w:lvl w:ilvl="3" w:tplc="0C0A0001" w:tentative="1">
      <w:start w:val="1"/>
      <w:numFmt w:val="decimal"/>
      <w:lvlText w:val="%4."/>
      <w:lvlJc w:val="left"/>
      <w:pPr>
        <w:ind w:left="3731" w:hanging="360"/>
      </w:pPr>
    </w:lvl>
    <w:lvl w:ilvl="4" w:tplc="0C0A0003" w:tentative="1">
      <w:start w:val="1"/>
      <w:numFmt w:val="lowerLetter"/>
      <w:lvlText w:val="%5."/>
      <w:lvlJc w:val="left"/>
      <w:pPr>
        <w:ind w:left="4451" w:hanging="360"/>
      </w:pPr>
    </w:lvl>
    <w:lvl w:ilvl="5" w:tplc="0C0A0005" w:tentative="1">
      <w:start w:val="1"/>
      <w:numFmt w:val="lowerRoman"/>
      <w:lvlText w:val="%6."/>
      <w:lvlJc w:val="right"/>
      <w:pPr>
        <w:ind w:left="5171" w:hanging="180"/>
      </w:pPr>
    </w:lvl>
    <w:lvl w:ilvl="6" w:tplc="0C0A0001" w:tentative="1">
      <w:start w:val="1"/>
      <w:numFmt w:val="decimal"/>
      <w:lvlText w:val="%7."/>
      <w:lvlJc w:val="left"/>
      <w:pPr>
        <w:ind w:left="5891" w:hanging="360"/>
      </w:pPr>
    </w:lvl>
    <w:lvl w:ilvl="7" w:tplc="0C0A0003" w:tentative="1">
      <w:start w:val="1"/>
      <w:numFmt w:val="lowerLetter"/>
      <w:lvlText w:val="%8."/>
      <w:lvlJc w:val="left"/>
      <w:pPr>
        <w:ind w:left="6611" w:hanging="360"/>
      </w:pPr>
    </w:lvl>
    <w:lvl w:ilvl="8" w:tplc="0C0A0005" w:tentative="1">
      <w:start w:val="1"/>
      <w:numFmt w:val="lowerRoman"/>
      <w:lvlText w:val="%9."/>
      <w:lvlJc w:val="right"/>
      <w:pPr>
        <w:ind w:left="7331" w:hanging="180"/>
      </w:pPr>
    </w:lvl>
  </w:abstractNum>
  <w:abstractNum w:abstractNumId="20" w15:restartNumberingAfterBreak="0">
    <w:nsid w:val="337C60D8"/>
    <w:multiLevelType w:val="hybridMultilevel"/>
    <w:tmpl w:val="1866705E"/>
    <w:lvl w:ilvl="0" w:tplc="05A26974">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A953DA"/>
    <w:multiLevelType w:val="hybridMultilevel"/>
    <w:tmpl w:val="DB246D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7D08F1"/>
    <w:multiLevelType w:val="hybridMultilevel"/>
    <w:tmpl w:val="CA906A60"/>
    <w:lvl w:ilvl="0" w:tplc="7554AE0C">
      <w:start w:val="1"/>
      <w:numFmt w:val="decimalZero"/>
      <w:pStyle w:val="EMINEJEMPLO"/>
      <w:lvlText w:val="Ejemplo %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D6930E7"/>
    <w:multiLevelType w:val="hybridMultilevel"/>
    <w:tmpl w:val="789A1666"/>
    <w:lvl w:ilvl="0" w:tplc="0C0A0001">
      <w:start w:val="1"/>
      <w:numFmt w:val="bullet"/>
      <w:lvlText w:val=""/>
      <w:lvlJc w:val="left"/>
      <w:pPr>
        <w:ind w:left="2250" w:hanging="360"/>
      </w:pPr>
      <w:rPr>
        <w:rFonts w:ascii="Symbol" w:hAnsi="Symbol" w:hint="default"/>
      </w:rPr>
    </w:lvl>
    <w:lvl w:ilvl="1" w:tplc="0C0A0003" w:tentative="1">
      <w:start w:val="1"/>
      <w:numFmt w:val="bullet"/>
      <w:lvlText w:val="o"/>
      <w:lvlJc w:val="left"/>
      <w:pPr>
        <w:ind w:left="2970" w:hanging="360"/>
      </w:pPr>
      <w:rPr>
        <w:rFonts w:ascii="Courier New" w:hAnsi="Courier New" w:cs="Courier New" w:hint="default"/>
      </w:rPr>
    </w:lvl>
    <w:lvl w:ilvl="2" w:tplc="0C0A0005" w:tentative="1">
      <w:start w:val="1"/>
      <w:numFmt w:val="bullet"/>
      <w:lvlText w:val=""/>
      <w:lvlJc w:val="left"/>
      <w:pPr>
        <w:ind w:left="3690" w:hanging="360"/>
      </w:pPr>
      <w:rPr>
        <w:rFonts w:ascii="Wingdings" w:hAnsi="Wingdings" w:hint="default"/>
      </w:rPr>
    </w:lvl>
    <w:lvl w:ilvl="3" w:tplc="0C0A0001" w:tentative="1">
      <w:start w:val="1"/>
      <w:numFmt w:val="bullet"/>
      <w:lvlText w:val=""/>
      <w:lvlJc w:val="left"/>
      <w:pPr>
        <w:ind w:left="4410" w:hanging="360"/>
      </w:pPr>
      <w:rPr>
        <w:rFonts w:ascii="Symbol" w:hAnsi="Symbol" w:hint="default"/>
      </w:rPr>
    </w:lvl>
    <w:lvl w:ilvl="4" w:tplc="0C0A0003" w:tentative="1">
      <w:start w:val="1"/>
      <w:numFmt w:val="bullet"/>
      <w:lvlText w:val="o"/>
      <w:lvlJc w:val="left"/>
      <w:pPr>
        <w:ind w:left="5130" w:hanging="360"/>
      </w:pPr>
      <w:rPr>
        <w:rFonts w:ascii="Courier New" w:hAnsi="Courier New" w:cs="Courier New" w:hint="default"/>
      </w:rPr>
    </w:lvl>
    <w:lvl w:ilvl="5" w:tplc="0C0A0005" w:tentative="1">
      <w:start w:val="1"/>
      <w:numFmt w:val="bullet"/>
      <w:lvlText w:val=""/>
      <w:lvlJc w:val="left"/>
      <w:pPr>
        <w:ind w:left="5850" w:hanging="360"/>
      </w:pPr>
      <w:rPr>
        <w:rFonts w:ascii="Wingdings" w:hAnsi="Wingdings" w:hint="default"/>
      </w:rPr>
    </w:lvl>
    <w:lvl w:ilvl="6" w:tplc="0C0A0001" w:tentative="1">
      <w:start w:val="1"/>
      <w:numFmt w:val="bullet"/>
      <w:lvlText w:val=""/>
      <w:lvlJc w:val="left"/>
      <w:pPr>
        <w:ind w:left="6570" w:hanging="360"/>
      </w:pPr>
      <w:rPr>
        <w:rFonts w:ascii="Symbol" w:hAnsi="Symbol" w:hint="default"/>
      </w:rPr>
    </w:lvl>
    <w:lvl w:ilvl="7" w:tplc="0C0A0003" w:tentative="1">
      <w:start w:val="1"/>
      <w:numFmt w:val="bullet"/>
      <w:lvlText w:val="o"/>
      <w:lvlJc w:val="left"/>
      <w:pPr>
        <w:ind w:left="7290" w:hanging="360"/>
      </w:pPr>
      <w:rPr>
        <w:rFonts w:ascii="Courier New" w:hAnsi="Courier New" w:cs="Courier New" w:hint="default"/>
      </w:rPr>
    </w:lvl>
    <w:lvl w:ilvl="8" w:tplc="0C0A0005" w:tentative="1">
      <w:start w:val="1"/>
      <w:numFmt w:val="bullet"/>
      <w:lvlText w:val=""/>
      <w:lvlJc w:val="left"/>
      <w:pPr>
        <w:ind w:left="8010" w:hanging="360"/>
      </w:pPr>
      <w:rPr>
        <w:rFonts w:ascii="Wingdings" w:hAnsi="Wingdings" w:hint="default"/>
      </w:rPr>
    </w:lvl>
  </w:abstractNum>
  <w:abstractNum w:abstractNumId="24" w15:restartNumberingAfterBreak="0">
    <w:nsid w:val="41B90E4D"/>
    <w:multiLevelType w:val="hybridMultilevel"/>
    <w:tmpl w:val="4F3894BE"/>
    <w:lvl w:ilvl="0" w:tplc="0C0A0015">
      <w:start w:val="1"/>
      <w:numFmt w:val="bullet"/>
      <w:lvlText w:val=""/>
      <w:lvlJc w:val="left"/>
      <w:pPr>
        <w:ind w:left="2848"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A500D4"/>
    <w:multiLevelType w:val="hybridMultilevel"/>
    <w:tmpl w:val="EEA0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174770"/>
    <w:multiLevelType w:val="hybridMultilevel"/>
    <w:tmpl w:val="0B6CAE30"/>
    <w:lvl w:ilvl="0" w:tplc="0C0A0001">
      <w:start w:val="1"/>
      <w:numFmt w:val="bullet"/>
      <w:lvlText w:val=""/>
      <w:lvlJc w:val="left"/>
      <w:pPr>
        <w:ind w:left="720" w:hanging="360"/>
      </w:pPr>
      <w:rPr>
        <w:rFonts w:ascii="Symbol" w:hAnsi="Symbol" w:hint="default"/>
      </w:rPr>
    </w:lvl>
    <w:lvl w:ilvl="1" w:tplc="0C0A001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9E3EAA"/>
    <w:multiLevelType w:val="hybridMultilevel"/>
    <w:tmpl w:val="81760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E2A4C"/>
    <w:multiLevelType w:val="hybridMultilevel"/>
    <w:tmpl w:val="AC20F908"/>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6DD66C98"/>
    <w:multiLevelType w:val="multilevel"/>
    <w:tmpl w:val="016CD74E"/>
    <w:lvl w:ilvl="0">
      <w:start w:val="1"/>
      <w:numFmt w:val="decimal"/>
      <w:pStyle w:val="PIEFIGURA"/>
      <w:suff w:val="space"/>
      <w:lvlText w:val="Fig. %1.-"/>
      <w:lvlJc w:val="left"/>
      <w:pPr>
        <w:ind w:left="1437" w:hanging="1437"/>
      </w:pPr>
      <w:rPr>
        <w:rFonts w:cs="Times New Roman" w:hint="default"/>
        <w:b/>
        <w:i/>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suff w:val="space"/>
      <w:lvlText w:val="%1.%2.%3."/>
      <w:lvlJc w:val="left"/>
      <w:pPr>
        <w:ind w:left="2301" w:hanging="504"/>
      </w:pPr>
      <w:rPr>
        <w:rFonts w:cs="Times New Roman" w:hint="default"/>
      </w:rPr>
    </w:lvl>
    <w:lvl w:ilvl="3">
      <w:start w:val="1"/>
      <w:numFmt w:val="decimal"/>
      <w:suff w:val="space"/>
      <w:lvlText w:val="%1.%2.%3.%4."/>
      <w:lvlJc w:val="left"/>
      <w:pPr>
        <w:ind w:left="2805" w:hanging="648"/>
      </w:pPr>
      <w:rPr>
        <w:rFonts w:cs="Times New Roman" w:hint="default"/>
      </w:rPr>
    </w:lvl>
    <w:lvl w:ilvl="4">
      <w:start w:val="1"/>
      <w:numFmt w:val="decimal"/>
      <w:suff w:val="space"/>
      <w:lvlText w:val="%1.%2.%3.%4.%5."/>
      <w:lvlJc w:val="left"/>
      <w:pPr>
        <w:ind w:left="3309" w:hanging="792"/>
      </w:pPr>
      <w:rPr>
        <w:rFonts w:cs="Times New Roman" w:hint="default"/>
      </w:rPr>
    </w:lvl>
    <w:lvl w:ilvl="5">
      <w:start w:val="1"/>
      <w:numFmt w:val="decimal"/>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0" w15:restartNumberingAfterBreak="0">
    <w:nsid w:val="6FB66643"/>
    <w:multiLevelType w:val="hybridMultilevel"/>
    <w:tmpl w:val="1E5C3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F84F8E"/>
    <w:multiLevelType w:val="multilevel"/>
    <w:tmpl w:val="0C0A0023"/>
    <w:styleLink w:val="ArticleSection"/>
    <w:lvl w:ilvl="0">
      <w:start w:val="1"/>
      <w:numFmt w:val="upperRoman"/>
      <w:lvlText w:val="Artículo %1."/>
      <w:lvlJc w:val="left"/>
      <w:pPr>
        <w:tabs>
          <w:tab w:val="num" w:pos="1440"/>
        </w:tabs>
      </w:pPr>
      <w:rPr>
        <w:rFonts w:cs="Times New Roman"/>
      </w:rPr>
    </w:lvl>
    <w:lvl w:ilvl="1">
      <w:start w:val="1"/>
      <w:numFmt w:val="decimalZero"/>
      <w:isLgl/>
      <w:lvlText w:val="Sección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2" w15:restartNumberingAfterBreak="0">
    <w:nsid w:val="75435A56"/>
    <w:multiLevelType w:val="multilevel"/>
    <w:tmpl w:val="05D2C2AE"/>
    <w:lvl w:ilvl="0">
      <w:start w:val="1"/>
      <w:numFmt w:val="decimal"/>
      <w:pStyle w:val="PIEFOTOGRAFIA"/>
      <w:suff w:val="nothing"/>
      <w:lvlText w:val="Fotografía %1.-"/>
      <w:lvlJc w:val="left"/>
      <w:pPr>
        <w:ind w:left="1037" w:hanging="1037"/>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3" w15:restartNumberingAfterBreak="0">
    <w:nsid w:val="76D05043"/>
    <w:multiLevelType w:val="hybridMultilevel"/>
    <w:tmpl w:val="E2D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763C7"/>
    <w:multiLevelType w:val="hybridMultilevel"/>
    <w:tmpl w:val="91EEEA2E"/>
    <w:lvl w:ilvl="0" w:tplc="04090003">
      <w:start w:val="1"/>
      <w:numFmt w:val="bullet"/>
      <w:lvlText w:val="o"/>
      <w:lvlJc w:val="left"/>
      <w:pPr>
        <w:ind w:left="2844" w:hanging="360"/>
      </w:pPr>
      <w:rPr>
        <w:rFonts w:ascii="Courier New" w:hAnsi="Courier New" w:cs="Courier New"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5" w15:restartNumberingAfterBreak="0">
    <w:nsid w:val="7DAB5114"/>
    <w:multiLevelType w:val="hybridMultilevel"/>
    <w:tmpl w:val="753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FC040B"/>
    <w:multiLevelType w:val="multilevel"/>
    <w:tmpl w:val="0D140328"/>
    <w:lvl w:ilvl="0">
      <w:start w:val="1"/>
      <w:numFmt w:val="decimal"/>
      <w:pStyle w:val="CELEFIC1"/>
      <w:lvlText w:val="%1."/>
      <w:lvlJc w:val="left"/>
      <w:pPr>
        <w:ind w:left="360" w:hanging="360"/>
      </w:pPr>
      <w:rPr>
        <w:rFonts w:hint="default"/>
        <w:sz w:val="48"/>
      </w:rPr>
    </w:lvl>
    <w:lvl w:ilvl="1">
      <w:start w:val="1"/>
      <w:numFmt w:val="decimal"/>
      <w:suff w:val="space"/>
      <w:lvlText w:val="%1.%2."/>
      <w:lvlJc w:val="left"/>
      <w:pPr>
        <w:ind w:left="1869" w:hanging="1018"/>
      </w:pPr>
      <w:rPr>
        <w:rFonts w:ascii="Arial Narrow" w:hAnsi="Arial Narrow" w:cs="Times New Roman" w:hint="default"/>
      </w:rPr>
    </w:lvl>
    <w:lvl w:ilvl="2">
      <w:start w:val="1"/>
      <w:numFmt w:val="decimal"/>
      <w:pStyle w:val="CELEFIC3"/>
      <w:suff w:val="space"/>
      <w:lvlText w:val="%1.%2.%3."/>
      <w:lvlJc w:val="left"/>
      <w:pPr>
        <w:ind w:left="2301" w:hanging="504"/>
      </w:pPr>
      <w:rPr>
        <w:rFonts w:cs="Times New Roman" w:hint="default"/>
      </w:rPr>
    </w:lvl>
    <w:lvl w:ilvl="3">
      <w:start w:val="1"/>
      <w:numFmt w:val="decimal"/>
      <w:pStyle w:val="CELEFIC4"/>
      <w:suff w:val="space"/>
      <w:lvlText w:val="%1.%2.%3.%4."/>
      <w:lvlJc w:val="left"/>
      <w:pPr>
        <w:ind w:left="2805" w:hanging="648"/>
      </w:pPr>
      <w:rPr>
        <w:rFonts w:cs="Times New Roman" w:hint="default"/>
      </w:rPr>
    </w:lvl>
    <w:lvl w:ilvl="4">
      <w:start w:val="1"/>
      <w:numFmt w:val="decimal"/>
      <w:pStyle w:val="CELEFIC5"/>
      <w:suff w:val="space"/>
      <w:lvlText w:val="%1.%2.%3.%4.%5."/>
      <w:lvlJc w:val="left"/>
      <w:pPr>
        <w:ind w:left="3309" w:hanging="792"/>
      </w:pPr>
      <w:rPr>
        <w:rFonts w:cs="Times New Roman" w:hint="default"/>
      </w:rPr>
    </w:lvl>
    <w:lvl w:ilvl="5">
      <w:start w:val="1"/>
      <w:numFmt w:val="decimal"/>
      <w:pStyle w:val="CELEFIC6"/>
      <w:suff w:val="space"/>
      <w:lvlText w:val="%1.%2.%3.%4.%5.%6."/>
      <w:lvlJc w:val="left"/>
      <w:pPr>
        <w:ind w:left="3813" w:hanging="936"/>
      </w:pPr>
      <w:rPr>
        <w:rFonts w:cs="Times New Roman" w:hint="default"/>
      </w:rPr>
    </w:lvl>
    <w:lvl w:ilvl="6">
      <w:start w:val="1"/>
      <w:numFmt w:val="decimal"/>
      <w:lvlText w:val="%1.%2.%3.%4.%5.%6.%7."/>
      <w:lvlJc w:val="left"/>
      <w:pPr>
        <w:tabs>
          <w:tab w:val="num" w:pos="4677"/>
        </w:tabs>
        <w:ind w:left="4317" w:hanging="1080"/>
      </w:pPr>
      <w:rPr>
        <w:rFonts w:cs="Times New Roman" w:hint="default"/>
      </w:rPr>
    </w:lvl>
    <w:lvl w:ilvl="7">
      <w:start w:val="1"/>
      <w:numFmt w:val="decimal"/>
      <w:lvlText w:val="%1.%2.%3.%4.%5.%6.%7.%8."/>
      <w:lvlJc w:val="left"/>
      <w:pPr>
        <w:tabs>
          <w:tab w:val="num" w:pos="5037"/>
        </w:tabs>
        <w:ind w:left="4821" w:hanging="1224"/>
      </w:pPr>
      <w:rPr>
        <w:rFonts w:cs="Times New Roman" w:hint="default"/>
      </w:rPr>
    </w:lvl>
    <w:lvl w:ilvl="8">
      <w:start w:val="1"/>
      <w:numFmt w:val="decimal"/>
      <w:lvlText w:val="%1.%2.%3.%4.%5.%6.%7.%8.%9."/>
      <w:lvlJc w:val="left"/>
      <w:pPr>
        <w:tabs>
          <w:tab w:val="num" w:pos="5757"/>
        </w:tabs>
        <w:ind w:left="5397" w:hanging="1440"/>
      </w:pPr>
      <w:rPr>
        <w:rFonts w:cs="Times New Roman" w:hint="default"/>
      </w:rPr>
    </w:lvl>
  </w:abstractNum>
  <w:abstractNum w:abstractNumId="37" w15:restartNumberingAfterBreak="0">
    <w:nsid w:val="7EF67B49"/>
    <w:multiLevelType w:val="hybridMultilevel"/>
    <w:tmpl w:val="FDFC48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2"/>
  </w:num>
  <w:num w:numId="13">
    <w:abstractNumId w:val="15"/>
  </w:num>
  <w:num w:numId="14">
    <w:abstractNumId w:val="31"/>
  </w:num>
  <w:num w:numId="15">
    <w:abstractNumId w:val="32"/>
  </w:num>
  <w:num w:numId="16">
    <w:abstractNumId w:val="29"/>
  </w:num>
  <w:num w:numId="17">
    <w:abstractNumId w:val="36"/>
  </w:num>
  <w:num w:numId="18">
    <w:abstractNumId w:val="10"/>
  </w:num>
  <w:num w:numId="19">
    <w:abstractNumId w:val="19"/>
  </w:num>
  <w:num w:numId="20">
    <w:abstractNumId w:val="22"/>
  </w:num>
  <w:num w:numId="21">
    <w:abstractNumId w:val="25"/>
  </w:num>
  <w:num w:numId="22">
    <w:abstractNumId w:val="24"/>
  </w:num>
  <w:num w:numId="23">
    <w:abstractNumId w:val="23"/>
  </w:num>
  <w:num w:numId="24">
    <w:abstractNumId w:val="21"/>
  </w:num>
  <w:num w:numId="25">
    <w:abstractNumId w:val="18"/>
  </w:num>
  <w:num w:numId="26">
    <w:abstractNumId w:val="14"/>
  </w:num>
  <w:num w:numId="27">
    <w:abstractNumId w:val="30"/>
  </w:num>
  <w:num w:numId="28">
    <w:abstractNumId w:val="35"/>
  </w:num>
  <w:num w:numId="29">
    <w:abstractNumId w:val="27"/>
  </w:num>
  <w:num w:numId="30">
    <w:abstractNumId w:val="34"/>
  </w:num>
  <w:num w:numId="31">
    <w:abstractNumId w:val="17"/>
  </w:num>
  <w:num w:numId="32">
    <w:abstractNumId w:val="37"/>
  </w:num>
  <w:num w:numId="33">
    <w:abstractNumId w:val="11"/>
  </w:num>
  <w:num w:numId="34">
    <w:abstractNumId w:val="28"/>
  </w:num>
  <w:num w:numId="35">
    <w:abstractNumId w:val="13"/>
  </w:num>
  <w:num w:numId="36">
    <w:abstractNumId w:val="16"/>
  </w:num>
  <w:num w:numId="37">
    <w:abstractNumId w:val="33"/>
  </w:num>
  <w:num w:numId="38">
    <w:abstractNumId w:val="20"/>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Sami Khawaja">
    <w15:presenceInfo w15:providerId="AD" w15:userId="S-1-5-21-1244020187-519449412-911163043-6722"/>
  </w15:person>
  <w15:person w15:author="Graham Johnson">
    <w15:presenceInfo w15:providerId="None" w15:userId="Graham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XmlVersion" w:val="Empty"/>
  </w:docVars>
  <w:rsids>
    <w:rsidRoot w:val="00953240"/>
    <w:rsid w:val="00005972"/>
    <w:rsid w:val="00016097"/>
    <w:rsid w:val="00055094"/>
    <w:rsid w:val="00060E7C"/>
    <w:rsid w:val="000632C5"/>
    <w:rsid w:val="00066DFC"/>
    <w:rsid w:val="00070CE0"/>
    <w:rsid w:val="000843D5"/>
    <w:rsid w:val="0009462E"/>
    <w:rsid w:val="000A2042"/>
    <w:rsid w:val="000B16CD"/>
    <w:rsid w:val="000E511A"/>
    <w:rsid w:val="000F39BF"/>
    <w:rsid w:val="000F4E66"/>
    <w:rsid w:val="001129B4"/>
    <w:rsid w:val="001171EE"/>
    <w:rsid w:val="00184B9A"/>
    <w:rsid w:val="001957D0"/>
    <w:rsid w:val="001A50C4"/>
    <w:rsid w:val="001C7CAA"/>
    <w:rsid w:val="001F3287"/>
    <w:rsid w:val="001F7360"/>
    <w:rsid w:val="0022059D"/>
    <w:rsid w:val="002366C7"/>
    <w:rsid w:val="002920BA"/>
    <w:rsid w:val="002C6405"/>
    <w:rsid w:val="002D06C9"/>
    <w:rsid w:val="002D6C73"/>
    <w:rsid w:val="002E1E69"/>
    <w:rsid w:val="002E23DB"/>
    <w:rsid w:val="002E6279"/>
    <w:rsid w:val="002F4E6B"/>
    <w:rsid w:val="00301E2C"/>
    <w:rsid w:val="00320EC0"/>
    <w:rsid w:val="00330BD3"/>
    <w:rsid w:val="00346DE2"/>
    <w:rsid w:val="00367D73"/>
    <w:rsid w:val="00377C2A"/>
    <w:rsid w:val="00386FF8"/>
    <w:rsid w:val="0038708F"/>
    <w:rsid w:val="00393C70"/>
    <w:rsid w:val="003A7588"/>
    <w:rsid w:val="003B23FC"/>
    <w:rsid w:val="003C2DFC"/>
    <w:rsid w:val="003C68A1"/>
    <w:rsid w:val="003C70D4"/>
    <w:rsid w:val="003D0D2D"/>
    <w:rsid w:val="003D2630"/>
    <w:rsid w:val="003F432D"/>
    <w:rsid w:val="00402CB2"/>
    <w:rsid w:val="004071B6"/>
    <w:rsid w:val="00435FC2"/>
    <w:rsid w:val="004769CA"/>
    <w:rsid w:val="00477883"/>
    <w:rsid w:val="004C25C0"/>
    <w:rsid w:val="004D7BC3"/>
    <w:rsid w:val="00511206"/>
    <w:rsid w:val="00516FDD"/>
    <w:rsid w:val="005176F2"/>
    <w:rsid w:val="005501D7"/>
    <w:rsid w:val="00572B68"/>
    <w:rsid w:val="00580518"/>
    <w:rsid w:val="00584465"/>
    <w:rsid w:val="00597842"/>
    <w:rsid w:val="00597E8C"/>
    <w:rsid w:val="005A5205"/>
    <w:rsid w:val="005D7949"/>
    <w:rsid w:val="005F3A10"/>
    <w:rsid w:val="005F5ED3"/>
    <w:rsid w:val="0062188A"/>
    <w:rsid w:val="00657D69"/>
    <w:rsid w:val="00661C4C"/>
    <w:rsid w:val="00661D00"/>
    <w:rsid w:val="00662D19"/>
    <w:rsid w:val="00665FBA"/>
    <w:rsid w:val="0067241A"/>
    <w:rsid w:val="00674FFE"/>
    <w:rsid w:val="0067551E"/>
    <w:rsid w:val="006B242A"/>
    <w:rsid w:val="006B5216"/>
    <w:rsid w:val="006D34E9"/>
    <w:rsid w:val="006E1F61"/>
    <w:rsid w:val="006E4A35"/>
    <w:rsid w:val="006F235E"/>
    <w:rsid w:val="006F6476"/>
    <w:rsid w:val="006F7069"/>
    <w:rsid w:val="00711E8A"/>
    <w:rsid w:val="00716A36"/>
    <w:rsid w:val="007258BC"/>
    <w:rsid w:val="00743E7C"/>
    <w:rsid w:val="007441A1"/>
    <w:rsid w:val="00747E31"/>
    <w:rsid w:val="00751353"/>
    <w:rsid w:val="00762545"/>
    <w:rsid w:val="007713DC"/>
    <w:rsid w:val="00784DD5"/>
    <w:rsid w:val="0079550F"/>
    <w:rsid w:val="007B710C"/>
    <w:rsid w:val="007C3708"/>
    <w:rsid w:val="008043D2"/>
    <w:rsid w:val="00811F83"/>
    <w:rsid w:val="00875A5A"/>
    <w:rsid w:val="00883570"/>
    <w:rsid w:val="00883FF3"/>
    <w:rsid w:val="0089187B"/>
    <w:rsid w:val="008A5F66"/>
    <w:rsid w:val="008A725C"/>
    <w:rsid w:val="008C01F9"/>
    <w:rsid w:val="008C540C"/>
    <w:rsid w:val="008E1EC6"/>
    <w:rsid w:val="008E6066"/>
    <w:rsid w:val="00902EA6"/>
    <w:rsid w:val="009154DB"/>
    <w:rsid w:val="00924111"/>
    <w:rsid w:val="009267DA"/>
    <w:rsid w:val="0093613F"/>
    <w:rsid w:val="00952A32"/>
    <w:rsid w:val="00953240"/>
    <w:rsid w:val="00954326"/>
    <w:rsid w:val="0097282B"/>
    <w:rsid w:val="00987189"/>
    <w:rsid w:val="00994F5C"/>
    <w:rsid w:val="009A16B7"/>
    <w:rsid w:val="009B7ECF"/>
    <w:rsid w:val="009C38D8"/>
    <w:rsid w:val="009C5D53"/>
    <w:rsid w:val="009D1644"/>
    <w:rsid w:val="009D3C80"/>
    <w:rsid w:val="009D4195"/>
    <w:rsid w:val="009D4FB1"/>
    <w:rsid w:val="00A0443C"/>
    <w:rsid w:val="00A63C56"/>
    <w:rsid w:val="00A668BC"/>
    <w:rsid w:val="00A815FD"/>
    <w:rsid w:val="00AC085B"/>
    <w:rsid w:val="00AC0D50"/>
    <w:rsid w:val="00B0116D"/>
    <w:rsid w:val="00B06F1C"/>
    <w:rsid w:val="00B15443"/>
    <w:rsid w:val="00B31C72"/>
    <w:rsid w:val="00B31FF7"/>
    <w:rsid w:val="00B60B30"/>
    <w:rsid w:val="00B77BFE"/>
    <w:rsid w:val="00BA5CBC"/>
    <w:rsid w:val="00BE2749"/>
    <w:rsid w:val="00C17773"/>
    <w:rsid w:val="00C343D7"/>
    <w:rsid w:val="00C349D2"/>
    <w:rsid w:val="00C4151D"/>
    <w:rsid w:val="00C54D58"/>
    <w:rsid w:val="00C80B36"/>
    <w:rsid w:val="00C81E2D"/>
    <w:rsid w:val="00C9457C"/>
    <w:rsid w:val="00CA12C8"/>
    <w:rsid w:val="00CC09AE"/>
    <w:rsid w:val="00CC4466"/>
    <w:rsid w:val="00D01F99"/>
    <w:rsid w:val="00D05899"/>
    <w:rsid w:val="00D06F7C"/>
    <w:rsid w:val="00D12CA4"/>
    <w:rsid w:val="00D14F80"/>
    <w:rsid w:val="00D25E32"/>
    <w:rsid w:val="00D311CD"/>
    <w:rsid w:val="00D32330"/>
    <w:rsid w:val="00D45FD1"/>
    <w:rsid w:val="00D5485F"/>
    <w:rsid w:val="00D62EA1"/>
    <w:rsid w:val="00D67AD8"/>
    <w:rsid w:val="00D864CC"/>
    <w:rsid w:val="00D932C6"/>
    <w:rsid w:val="00D93573"/>
    <w:rsid w:val="00DA2980"/>
    <w:rsid w:val="00DA44DF"/>
    <w:rsid w:val="00DA4AA0"/>
    <w:rsid w:val="00DA52BE"/>
    <w:rsid w:val="00DC389A"/>
    <w:rsid w:val="00DC6D1D"/>
    <w:rsid w:val="00DD57F8"/>
    <w:rsid w:val="00DE7C28"/>
    <w:rsid w:val="00E06338"/>
    <w:rsid w:val="00E15FBC"/>
    <w:rsid w:val="00E21C19"/>
    <w:rsid w:val="00E2209E"/>
    <w:rsid w:val="00E43616"/>
    <w:rsid w:val="00E57561"/>
    <w:rsid w:val="00E62C37"/>
    <w:rsid w:val="00E6461C"/>
    <w:rsid w:val="00E66F83"/>
    <w:rsid w:val="00E67AF7"/>
    <w:rsid w:val="00E67F44"/>
    <w:rsid w:val="00EA4AFC"/>
    <w:rsid w:val="00EC3B1A"/>
    <w:rsid w:val="00ED4B31"/>
    <w:rsid w:val="00ED5685"/>
    <w:rsid w:val="00EF03A4"/>
    <w:rsid w:val="00EF157B"/>
    <w:rsid w:val="00F10395"/>
    <w:rsid w:val="00F55A57"/>
    <w:rsid w:val="00F640C5"/>
    <w:rsid w:val="00F676BF"/>
    <w:rsid w:val="00FB067F"/>
    <w:rsid w:val="00FB07AC"/>
    <w:rsid w:val="00FC0060"/>
    <w:rsid w:val="00FC2516"/>
    <w:rsid w:val="00FE2900"/>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F12D2"/>
  <w15:docId w15:val="{EB45F680-3413-4AB8-B675-F7B0CA147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lsdException w:name="Medium Shading 2 Accent 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240"/>
    <w:pPr>
      <w:spacing w:after="0" w:line="240" w:lineRule="auto"/>
    </w:pPr>
    <w:rPr>
      <w:rFonts w:ascii="Times New Roman" w:eastAsia="Times New Roman" w:hAnsi="Times New Roman" w:cs="Times New Roman"/>
      <w:sz w:val="24"/>
      <w:szCs w:val="24"/>
      <w:lang w:val="en-US" w:eastAsia="es-ES"/>
    </w:rPr>
  </w:style>
  <w:style w:type="paragraph" w:styleId="Heading1">
    <w:name w:val="heading 1"/>
    <w:basedOn w:val="Normal"/>
    <w:next w:val="Normal"/>
    <w:link w:val="Heading1Char"/>
    <w:uiPriority w:val="99"/>
    <w:qFormat/>
    <w:rsid w:val="0095324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53240"/>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53240"/>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953240"/>
    <w:pPr>
      <w:keepNext/>
      <w:spacing w:before="240" w:after="60"/>
      <w:outlineLvl w:val="3"/>
    </w:pPr>
    <w:rPr>
      <w:b/>
      <w:bCs/>
      <w:sz w:val="28"/>
      <w:szCs w:val="28"/>
    </w:rPr>
  </w:style>
  <w:style w:type="paragraph" w:styleId="Heading5">
    <w:name w:val="heading 5"/>
    <w:basedOn w:val="Normal"/>
    <w:next w:val="Normal"/>
    <w:link w:val="Heading5Char"/>
    <w:uiPriority w:val="99"/>
    <w:qFormat/>
    <w:rsid w:val="00953240"/>
    <w:pPr>
      <w:spacing w:before="240" w:after="60"/>
      <w:outlineLvl w:val="4"/>
    </w:pPr>
    <w:rPr>
      <w:b/>
      <w:bCs/>
      <w:i/>
      <w:iCs/>
      <w:sz w:val="26"/>
      <w:szCs w:val="26"/>
    </w:rPr>
  </w:style>
  <w:style w:type="paragraph" w:styleId="Heading6">
    <w:name w:val="heading 6"/>
    <w:basedOn w:val="Normal"/>
    <w:next w:val="Normal"/>
    <w:link w:val="Heading6Char"/>
    <w:uiPriority w:val="99"/>
    <w:qFormat/>
    <w:rsid w:val="00953240"/>
    <w:pPr>
      <w:spacing w:before="240" w:after="60"/>
      <w:outlineLvl w:val="5"/>
    </w:pPr>
    <w:rPr>
      <w:b/>
      <w:bCs/>
      <w:sz w:val="22"/>
      <w:szCs w:val="22"/>
    </w:rPr>
  </w:style>
  <w:style w:type="paragraph" w:styleId="Heading7">
    <w:name w:val="heading 7"/>
    <w:basedOn w:val="Normal"/>
    <w:next w:val="Normal"/>
    <w:link w:val="Heading7Char"/>
    <w:uiPriority w:val="99"/>
    <w:qFormat/>
    <w:rsid w:val="00953240"/>
    <w:pPr>
      <w:spacing w:before="240" w:after="60"/>
      <w:outlineLvl w:val="6"/>
    </w:pPr>
  </w:style>
  <w:style w:type="paragraph" w:styleId="Heading8">
    <w:name w:val="heading 8"/>
    <w:basedOn w:val="Normal"/>
    <w:next w:val="Normal"/>
    <w:link w:val="Heading8Char"/>
    <w:uiPriority w:val="99"/>
    <w:qFormat/>
    <w:rsid w:val="00953240"/>
    <w:pPr>
      <w:spacing w:before="240" w:after="60"/>
      <w:outlineLvl w:val="7"/>
    </w:pPr>
    <w:rPr>
      <w:i/>
      <w:iCs/>
    </w:rPr>
  </w:style>
  <w:style w:type="paragraph" w:styleId="Heading9">
    <w:name w:val="heading 9"/>
    <w:basedOn w:val="Normal"/>
    <w:next w:val="Normal"/>
    <w:link w:val="Heading9Char"/>
    <w:uiPriority w:val="99"/>
    <w:qFormat/>
    <w:rsid w:val="0095324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LEFICNORMAL">
    <w:name w:val="CELEFIC NORMAL"/>
    <w:link w:val="CELEFICNORMALCar"/>
    <w:rsid w:val="00953240"/>
    <w:pPr>
      <w:spacing w:after="0" w:line="288" w:lineRule="auto"/>
      <w:jc w:val="both"/>
    </w:pPr>
    <w:rPr>
      <w:rFonts w:ascii="Franklin Gothic Book" w:eastAsia="Times New Roman" w:hAnsi="Franklin Gothic Book" w:cs="Times New Roman"/>
      <w:szCs w:val="24"/>
      <w:lang w:eastAsia="es-ES"/>
    </w:rPr>
  </w:style>
  <w:style w:type="character" w:customStyle="1" w:styleId="CELEFICNORMALCar">
    <w:name w:val="CELEFIC NORMAL Car"/>
    <w:basedOn w:val="DefaultParagraphFont"/>
    <w:link w:val="CELEFICNORMAL"/>
    <w:locked/>
    <w:rsid w:val="00953240"/>
    <w:rPr>
      <w:rFonts w:ascii="Franklin Gothic Book" w:eastAsia="Times New Roman" w:hAnsi="Franklin Gothic Book" w:cs="Times New Roman"/>
      <w:szCs w:val="24"/>
      <w:lang w:eastAsia="es-ES"/>
    </w:rPr>
  </w:style>
  <w:style w:type="paragraph" w:styleId="Caption">
    <w:name w:val="caption"/>
    <w:basedOn w:val="Normal"/>
    <w:next w:val="Normal"/>
    <w:unhideWhenUsed/>
    <w:qFormat/>
    <w:rsid w:val="00953240"/>
    <w:pPr>
      <w:spacing w:after="200"/>
    </w:pPr>
    <w:rPr>
      <w:b/>
      <w:bCs/>
      <w:color w:val="9BBB59" w:themeColor="accent3"/>
      <w:sz w:val="20"/>
      <w:szCs w:val="18"/>
    </w:rPr>
  </w:style>
  <w:style w:type="table" w:styleId="LightList-Accent3">
    <w:name w:val="Light List Accent 3"/>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1Char">
    <w:name w:val="Heading 1 Char"/>
    <w:basedOn w:val="DefaultParagraphFont"/>
    <w:link w:val="Heading1"/>
    <w:uiPriority w:val="99"/>
    <w:rsid w:val="00953240"/>
    <w:rPr>
      <w:rFonts w:ascii="Arial" w:eastAsia="Times New Roman" w:hAnsi="Arial" w:cs="Arial"/>
      <w:b/>
      <w:bCs/>
      <w:kern w:val="32"/>
      <w:sz w:val="32"/>
      <w:szCs w:val="32"/>
      <w:lang w:eastAsia="es-ES"/>
    </w:rPr>
  </w:style>
  <w:style w:type="character" w:customStyle="1" w:styleId="Heading2Char">
    <w:name w:val="Heading 2 Char"/>
    <w:basedOn w:val="DefaultParagraphFont"/>
    <w:link w:val="Heading2"/>
    <w:uiPriority w:val="99"/>
    <w:rsid w:val="00953240"/>
    <w:rPr>
      <w:rFonts w:ascii="Arial" w:eastAsia="Times New Roman" w:hAnsi="Arial" w:cs="Arial"/>
      <w:b/>
      <w:bCs/>
      <w:i/>
      <w:iCs/>
      <w:sz w:val="28"/>
      <w:szCs w:val="28"/>
      <w:lang w:eastAsia="es-ES"/>
    </w:rPr>
  </w:style>
  <w:style w:type="character" w:customStyle="1" w:styleId="Heading3Char">
    <w:name w:val="Heading 3 Char"/>
    <w:basedOn w:val="DefaultParagraphFont"/>
    <w:link w:val="Heading3"/>
    <w:uiPriority w:val="99"/>
    <w:rsid w:val="00953240"/>
    <w:rPr>
      <w:rFonts w:ascii="Arial" w:eastAsia="Times New Roman" w:hAnsi="Arial" w:cs="Arial"/>
      <w:b/>
      <w:bCs/>
      <w:sz w:val="26"/>
      <w:szCs w:val="26"/>
      <w:lang w:eastAsia="es-ES"/>
    </w:rPr>
  </w:style>
  <w:style w:type="character" w:customStyle="1" w:styleId="Heading4Char">
    <w:name w:val="Heading 4 Char"/>
    <w:basedOn w:val="DefaultParagraphFont"/>
    <w:link w:val="Heading4"/>
    <w:uiPriority w:val="99"/>
    <w:rsid w:val="00953240"/>
    <w:rPr>
      <w:rFonts w:ascii="Times New Roman" w:eastAsia="Times New Roman" w:hAnsi="Times New Roman" w:cs="Times New Roman"/>
      <w:b/>
      <w:bCs/>
      <w:sz w:val="28"/>
      <w:szCs w:val="28"/>
      <w:lang w:eastAsia="es-ES"/>
    </w:rPr>
  </w:style>
  <w:style w:type="character" w:customStyle="1" w:styleId="Heading5Char">
    <w:name w:val="Heading 5 Char"/>
    <w:basedOn w:val="DefaultParagraphFont"/>
    <w:link w:val="Heading5"/>
    <w:uiPriority w:val="99"/>
    <w:rsid w:val="00953240"/>
    <w:rPr>
      <w:rFonts w:ascii="Times New Roman" w:eastAsia="Times New Roman" w:hAnsi="Times New Roman" w:cs="Times New Roman"/>
      <w:b/>
      <w:bCs/>
      <w:i/>
      <w:iCs/>
      <w:sz w:val="26"/>
      <w:szCs w:val="26"/>
      <w:lang w:eastAsia="es-ES"/>
    </w:rPr>
  </w:style>
  <w:style w:type="character" w:customStyle="1" w:styleId="Heading6Char">
    <w:name w:val="Heading 6 Char"/>
    <w:basedOn w:val="DefaultParagraphFont"/>
    <w:link w:val="Heading6"/>
    <w:uiPriority w:val="99"/>
    <w:rsid w:val="00953240"/>
    <w:rPr>
      <w:rFonts w:ascii="Times New Roman" w:eastAsia="Times New Roman" w:hAnsi="Times New Roman" w:cs="Times New Roman"/>
      <w:b/>
      <w:bCs/>
      <w:lang w:eastAsia="es-ES"/>
    </w:rPr>
  </w:style>
  <w:style w:type="character" w:customStyle="1" w:styleId="Heading7Char">
    <w:name w:val="Heading 7 Char"/>
    <w:basedOn w:val="DefaultParagraphFont"/>
    <w:link w:val="Heading7"/>
    <w:uiPriority w:val="99"/>
    <w:rsid w:val="00953240"/>
    <w:rPr>
      <w:rFonts w:ascii="Times New Roman" w:eastAsia="Times New Roman" w:hAnsi="Times New Roman" w:cs="Times New Roman"/>
      <w:sz w:val="24"/>
      <w:szCs w:val="24"/>
      <w:lang w:eastAsia="es-ES"/>
    </w:rPr>
  </w:style>
  <w:style w:type="character" w:customStyle="1" w:styleId="Heading8Char">
    <w:name w:val="Heading 8 Char"/>
    <w:basedOn w:val="DefaultParagraphFont"/>
    <w:link w:val="Heading8"/>
    <w:uiPriority w:val="99"/>
    <w:rsid w:val="00953240"/>
    <w:rPr>
      <w:rFonts w:ascii="Times New Roman" w:eastAsia="Times New Roman" w:hAnsi="Times New Roman" w:cs="Times New Roman"/>
      <w:i/>
      <w:iCs/>
      <w:sz w:val="24"/>
      <w:szCs w:val="24"/>
      <w:lang w:eastAsia="es-ES"/>
    </w:rPr>
  </w:style>
  <w:style w:type="character" w:customStyle="1" w:styleId="Heading9Char">
    <w:name w:val="Heading 9 Char"/>
    <w:basedOn w:val="DefaultParagraphFont"/>
    <w:link w:val="Heading9"/>
    <w:uiPriority w:val="99"/>
    <w:rsid w:val="00953240"/>
    <w:rPr>
      <w:rFonts w:ascii="Arial" w:eastAsia="Times New Roman" w:hAnsi="Arial" w:cs="Arial"/>
      <w:lang w:eastAsia="es-ES"/>
    </w:rPr>
  </w:style>
  <w:style w:type="paragraph" w:customStyle="1" w:styleId="PORTADATIPODETRABAJO">
    <w:name w:val="PORTADA_TIPO DE TRABAJO"/>
    <w:basedOn w:val="Normal"/>
    <w:next w:val="PORTNOMBRETRABAJO"/>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color w:val="808000"/>
      <w:sz w:val="40"/>
      <w:szCs w:val="20"/>
      <w14:shadow w14:blurRad="50800" w14:dist="38100" w14:dir="2700000" w14:sx="100000" w14:sy="100000" w14:kx="0" w14:ky="0" w14:algn="tl">
        <w14:srgbClr w14:val="000000">
          <w14:alpha w14:val="60000"/>
        </w14:srgbClr>
      </w14:shadow>
    </w:rPr>
  </w:style>
  <w:style w:type="paragraph" w:customStyle="1" w:styleId="PORTPROMOTOR">
    <w:name w:val="PORT_PROMOTOR"/>
    <w:basedOn w:val="Normal"/>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Arial Narrow" w:hAnsi="Arial Narrow"/>
      <w:b/>
      <w:bCs/>
      <w:sz w:val="32"/>
      <w:szCs w:val="20"/>
    </w:rPr>
  </w:style>
  <w:style w:type="paragraph" w:customStyle="1" w:styleId="PORTDOCUMENTO">
    <w:name w:val="PORT_DOCUMENTO"/>
    <w:basedOn w:val="Normal"/>
    <w:uiPriority w:val="99"/>
    <w:rsid w:val="00953240"/>
    <w:pPr>
      <w:spacing w:line="360" w:lineRule="auto"/>
      <w:jc w:val="center"/>
    </w:pPr>
    <w:rPr>
      <w:rFonts w:ascii="Franklin Gothic Book" w:hAnsi="Franklin Gothic Book"/>
      <w:b/>
      <w:bCs/>
      <w:i/>
      <w:iCs/>
      <w:sz w:val="28"/>
      <w:szCs w:val="20"/>
      <w:u w:val="single"/>
      <w14:shadow w14:blurRad="50800" w14:dist="38100" w14:dir="2700000" w14:sx="100000" w14:sy="100000" w14:kx="0" w14:ky="0" w14:algn="tl">
        <w14:srgbClr w14:val="000000">
          <w14:alpha w14:val="60000"/>
        </w14:srgbClr>
      </w14:shadow>
    </w:rPr>
  </w:style>
  <w:style w:type="paragraph" w:customStyle="1" w:styleId="PORTEQUIPOREDACTOR">
    <w:name w:val="PORT_EQUIPO REDACTOR"/>
    <w:basedOn w:val="Normal"/>
    <w:uiPriority w:val="99"/>
    <w:rsid w:val="00953240"/>
    <w:pPr>
      <w:spacing w:line="360" w:lineRule="auto"/>
      <w:jc w:val="center"/>
    </w:pPr>
    <w:rPr>
      <w:rFonts w:ascii="Franklin Gothic Book" w:hAnsi="Franklin Gothic Book"/>
      <w:b/>
      <w:bCs/>
      <w:smallCaps/>
      <w:sz w:val="22"/>
      <w:szCs w:val="20"/>
      <w:u w:val="single"/>
    </w:rPr>
  </w:style>
  <w:style w:type="paragraph" w:customStyle="1" w:styleId="PORTTLFCONTACTO">
    <w:name w:val="PORT_TLF CONTACTO"/>
    <w:basedOn w:val="Normal"/>
    <w:uiPriority w:val="99"/>
    <w:rsid w:val="00953240"/>
    <w:pPr>
      <w:spacing w:line="360" w:lineRule="auto"/>
      <w:jc w:val="center"/>
    </w:pPr>
    <w:rPr>
      <w:rFonts w:ascii="Arial Narrow" w:hAnsi="Arial Narrow"/>
      <w:b/>
      <w:bCs/>
      <w:smallCaps/>
      <w:sz w:val="22"/>
      <w:szCs w:val="20"/>
    </w:rPr>
  </w:style>
  <w:style w:type="paragraph" w:customStyle="1" w:styleId="PORTNOMBRETRABAJO">
    <w:name w:val="PORT_NOMBRE TRABAJO"/>
    <w:basedOn w:val="Normal"/>
    <w:next w:val="PORTPROMOTOR"/>
    <w:uiPriority w:val="99"/>
    <w:rsid w:val="00953240"/>
    <w:pPr>
      <w:pBdr>
        <w:top w:val="single" w:sz="4" w:space="1" w:color="auto"/>
        <w:left w:val="single" w:sz="4" w:space="4" w:color="auto"/>
        <w:bottom w:val="single" w:sz="4" w:space="1" w:color="auto"/>
        <w:right w:val="single" w:sz="4" w:space="4" w:color="auto"/>
      </w:pBdr>
      <w:spacing w:line="360" w:lineRule="auto"/>
      <w:jc w:val="center"/>
    </w:pPr>
    <w:rPr>
      <w:rFonts w:ascii="Franklin Gothic Book" w:hAnsi="Franklin Gothic Book"/>
      <w:b/>
      <w:smallCaps/>
      <w:sz w:val="28"/>
      <w:szCs w:val="28"/>
      <w14:shadow w14:blurRad="50800" w14:dist="38100" w14:dir="2700000" w14:sx="100000" w14:sy="100000" w14:kx="0" w14:ky="0" w14:algn="tl">
        <w14:srgbClr w14:val="000000">
          <w14:alpha w14:val="60000"/>
        </w14:srgbClr>
      </w14:shadow>
    </w:rPr>
  </w:style>
  <w:style w:type="paragraph" w:customStyle="1" w:styleId="CELEFIC1">
    <w:name w:val="CELEFIC 1"/>
    <w:basedOn w:val="CELEFICNORMAL"/>
    <w:next w:val="CELEFICNORMAL"/>
    <w:uiPriority w:val="99"/>
    <w:rsid w:val="00C80B36"/>
    <w:pPr>
      <w:numPr>
        <w:numId w:val="17"/>
      </w:numPr>
      <w:jc w:val="left"/>
      <w:outlineLvl w:val="0"/>
    </w:pPr>
    <w:rPr>
      <w:b/>
      <w:smallCaps/>
      <w:sz w:val="36"/>
      <w:szCs w:val="36"/>
    </w:rPr>
  </w:style>
  <w:style w:type="paragraph" w:customStyle="1" w:styleId="CELEFIC2">
    <w:name w:val="CELEFIC 2"/>
    <w:basedOn w:val="CELEFICNORMAL"/>
    <w:next w:val="CELEFICNORMAL"/>
    <w:autoRedefine/>
    <w:uiPriority w:val="99"/>
    <w:rsid w:val="00883FF3"/>
    <w:pPr>
      <w:spacing w:after="120"/>
      <w:outlineLvl w:val="1"/>
    </w:pPr>
    <w:rPr>
      <w:rFonts w:ascii="Times New Roman" w:hAnsi="Times New Roman"/>
      <w:sz w:val="32"/>
      <w:szCs w:val="32"/>
      <w:lang w:val="en-US"/>
    </w:rPr>
  </w:style>
  <w:style w:type="paragraph" w:customStyle="1" w:styleId="CELEFIC3">
    <w:name w:val="CELEFIC 3"/>
    <w:basedOn w:val="CELEFICNORMAL"/>
    <w:next w:val="CELEFICNORMAL"/>
    <w:uiPriority w:val="99"/>
    <w:rsid w:val="00DA44DF"/>
    <w:pPr>
      <w:numPr>
        <w:ilvl w:val="2"/>
        <w:numId w:val="17"/>
      </w:numPr>
      <w:outlineLvl w:val="2"/>
    </w:pPr>
    <w:rPr>
      <w:smallCaps/>
      <w:sz w:val="28"/>
      <w:szCs w:val="28"/>
      <w:lang w:val="en-US"/>
    </w:rPr>
  </w:style>
  <w:style w:type="paragraph" w:customStyle="1" w:styleId="CELEFIC4">
    <w:name w:val="CELEFIC 4"/>
    <w:basedOn w:val="CELEFICNORMAL"/>
    <w:next w:val="CELEFICNORMAL"/>
    <w:uiPriority w:val="99"/>
    <w:rsid w:val="00953240"/>
    <w:pPr>
      <w:numPr>
        <w:ilvl w:val="3"/>
        <w:numId w:val="17"/>
      </w:numPr>
      <w:outlineLvl w:val="3"/>
    </w:pPr>
    <w:rPr>
      <w:b/>
      <w:smallCaps/>
      <w:sz w:val="24"/>
    </w:rPr>
  </w:style>
  <w:style w:type="paragraph" w:customStyle="1" w:styleId="CELEFIC5">
    <w:name w:val="CELEFIC 5"/>
    <w:basedOn w:val="CELEFICNORMAL"/>
    <w:next w:val="CELEFICNORMAL"/>
    <w:uiPriority w:val="99"/>
    <w:rsid w:val="00953240"/>
    <w:pPr>
      <w:numPr>
        <w:ilvl w:val="4"/>
        <w:numId w:val="17"/>
      </w:numPr>
      <w:outlineLvl w:val="4"/>
    </w:pPr>
    <w:rPr>
      <w:b/>
      <w:sz w:val="24"/>
      <w:u w:val="single"/>
    </w:rPr>
  </w:style>
  <w:style w:type="paragraph" w:customStyle="1" w:styleId="CELEFIC6">
    <w:name w:val="CELEFIC 6"/>
    <w:basedOn w:val="CELEFICNORMAL"/>
    <w:next w:val="CELEFICNORMAL"/>
    <w:uiPriority w:val="99"/>
    <w:rsid w:val="00953240"/>
    <w:pPr>
      <w:numPr>
        <w:ilvl w:val="5"/>
        <w:numId w:val="17"/>
      </w:numPr>
      <w:outlineLvl w:val="5"/>
    </w:pPr>
    <w:rPr>
      <w:b/>
      <w:u w:val="single"/>
    </w:rPr>
  </w:style>
  <w:style w:type="paragraph" w:customStyle="1" w:styleId="INDNOMBRE-PROY-DOC">
    <w:name w:val="IND_NOMBRE-PROY-DOC"/>
    <w:basedOn w:val="Normal"/>
    <w:uiPriority w:val="99"/>
    <w:rsid w:val="00953240"/>
    <w:pPr>
      <w:spacing w:line="360" w:lineRule="auto"/>
      <w:jc w:val="center"/>
    </w:pPr>
    <w:rPr>
      <w:rFonts w:ascii="Franklin Gothic Book" w:hAnsi="Franklin Gothic Book"/>
      <w:b/>
      <w:bCs/>
      <w:smallCaps/>
      <w:sz w:val="32"/>
      <w:szCs w:val="20"/>
    </w:rPr>
  </w:style>
  <w:style w:type="paragraph" w:customStyle="1" w:styleId="NDICE">
    <w:name w:val="ÍNDICE"/>
    <w:basedOn w:val="Heading1"/>
    <w:uiPriority w:val="99"/>
    <w:rsid w:val="00953240"/>
    <w:pPr>
      <w:pBdr>
        <w:bottom w:val="single" w:sz="4" w:space="1" w:color="auto"/>
      </w:pBdr>
      <w:spacing w:line="360" w:lineRule="auto"/>
      <w:jc w:val="center"/>
    </w:pPr>
    <w:rPr>
      <w:rFonts w:ascii="Franklin Gothic Book" w:hAnsi="Franklin Gothic Book" w:cs="Times New Roman"/>
      <w:smallCaps/>
      <w:sz w:val="36"/>
      <w:szCs w:val="20"/>
    </w:rPr>
  </w:style>
  <w:style w:type="paragraph" w:styleId="Header">
    <w:name w:val="header"/>
    <w:basedOn w:val="Normal"/>
    <w:link w:val="HeaderChar"/>
    <w:rsid w:val="00953240"/>
    <w:pPr>
      <w:tabs>
        <w:tab w:val="center" w:pos="4252"/>
        <w:tab w:val="right" w:pos="8504"/>
      </w:tabs>
    </w:pPr>
  </w:style>
  <w:style w:type="character" w:customStyle="1" w:styleId="HeaderChar">
    <w:name w:val="Header Char"/>
    <w:basedOn w:val="DefaultParagraphFont"/>
    <w:link w:val="Header"/>
    <w:rsid w:val="00953240"/>
    <w:rPr>
      <w:rFonts w:ascii="Times New Roman" w:eastAsia="Times New Roman" w:hAnsi="Times New Roman" w:cs="Times New Roman"/>
      <w:sz w:val="24"/>
      <w:szCs w:val="24"/>
      <w:lang w:eastAsia="es-ES"/>
    </w:rPr>
  </w:style>
  <w:style w:type="paragraph" w:styleId="TOC1">
    <w:name w:val="toc 1"/>
    <w:basedOn w:val="Normal"/>
    <w:next w:val="Normal"/>
    <w:autoRedefine/>
    <w:uiPriority w:val="39"/>
    <w:qFormat/>
    <w:rsid w:val="00953240"/>
    <w:pPr>
      <w:spacing w:before="240" w:after="120"/>
    </w:pPr>
    <w:rPr>
      <w:rFonts w:ascii="Calibri" w:hAnsi="Calibri"/>
      <w:b/>
      <w:bCs/>
      <w:sz w:val="20"/>
      <w:szCs w:val="20"/>
    </w:rPr>
  </w:style>
  <w:style w:type="paragraph" w:customStyle="1" w:styleId="CELEFICENCABEZADO">
    <w:name w:val="CELEFIC ENCABEZADO"/>
    <w:basedOn w:val="CELEFICNORMAL"/>
    <w:next w:val="CELEFICNORMAL"/>
    <w:uiPriority w:val="99"/>
    <w:rsid w:val="00953240"/>
    <w:rPr>
      <w:b/>
      <w:smallCaps/>
      <w:sz w:val="24"/>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qFormat/>
    <w:rsid w:val="00953240"/>
    <w:pPr>
      <w:spacing w:before="120"/>
      <w:ind w:left="240"/>
    </w:pPr>
    <w:rPr>
      <w:rFonts w:ascii="Calibri" w:hAnsi="Calibri"/>
      <w:i/>
      <w:iCs/>
      <w:sz w:val="20"/>
      <w:szCs w:val="20"/>
    </w:rPr>
  </w:style>
  <w:style w:type="paragraph" w:styleId="TOC3">
    <w:name w:val="toc 3"/>
    <w:basedOn w:val="Normal"/>
    <w:next w:val="Normal"/>
    <w:autoRedefine/>
    <w:uiPriority w:val="39"/>
    <w:qFormat/>
    <w:rsid w:val="00953240"/>
    <w:pPr>
      <w:ind w:left="480"/>
    </w:pPr>
    <w:rPr>
      <w:rFonts w:ascii="Calibri" w:hAnsi="Calibri"/>
      <w:sz w:val="20"/>
      <w:szCs w:val="20"/>
    </w:rPr>
  </w:style>
  <w:style w:type="paragraph" w:styleId="TOC4">
    <w:name w:val="toc 4"/>
    <w:basedOn w:val="Normal"/>
    <w:next w:val="Normal"/>
    <w:autoRedefine/>
    <w:uiPriority w:val="39"/>
    <w:rsid w:val="00953240"/>
    <w:pPr>
      <w:ind w:left="720"/>
    </w:pPr>
    <w:rPr>
      <w:rFonts w:ascii="Calibri" w:hAnsi="Calibri"/>
      <w:sz w:val="20"/>
      <w:szCs w:val="20"/>
    </w:rPr>
  </w:style>
  <w:style w:type="paragraph" w:styleId="TOC5">
    <w:name w:val="toc 5"/>
    <w:basedOn w:val="Normal"/>
    <w:next w:val="Normal"/>
    <w:autoRedefine/>
    <w:uiPriority w:val="39"/>
    <w:rsid w:val="00953240"/>
    <w:pPr>
      <w:ind w:left="960"/>
    </w:pPr>
    <w:rPr>
      <w:rFonts w:ascii="Calibri" w:hAnsi="Calibri"/>
      <w:sz w:val="20"/>
      <w:szCs w:val="20"/>
    </w:rPr>
  </w:style>
  <w:style w:type="paragraph" w:styleId="TOC6">
    <w:name w:val="toc 6"/>
    <w:basedOn w:val="Normal"/>
    <w:next w:val="Normal"/>
    <w:autoRedefine/>
    <w:uiPriority w:val="39"/>
    <w:rsid w:val="00953240"/>
    <w:pPr>
      <w:ind w:left="1200"/>
    </w:pPr>
    <w:rPr>
      <w:rFonts w:ascii="Calibri" w:hAnsi="Calibri"/>
      <w:sz w:val="20"/>
      <w:szCs w:val="20"/>
    </w:rPr>
  </w:style>
  <w:style w:type="character" w:styleId="Hyperlink">
    <w:name w:val="Hyperlink"/>
    <w:basedOn w:val="DefaultParagraphFont"/>
    <w:uiPriority w:val="99"/>
    <w:rsid w:val="00953240"/>
    <w:rPr>
      <w:rFonts w:cs="Times New Roman"/>
      <w:color w:val="0000FF"/>
      <w:u w:val="single"/>
    </w:rPr>
  </w:style>
  <w:style w:type="paragraph" w:styleId="Footer">
    <w:name w:val="footer"/>
    <w:basedOn w:val="Normal"/>
    <w:link w:val="FooterChar"/>
    <w:uiPriority w:val="99"/>
    <w:rsid w:val="00953240"/>
    <w:pPr>
      <w:tabs>
        <w:tab w:val="center" w:pos="4252"/>
        <w:tab w:val="right" w:pos="8504"/>
      </w:tabs>
    </w:pPr>
    <w:rPr>
      <w:rFonts w:ascii="Franklin Gothic Book" w:hAnsi="Franklin Gothic Book"/>
      <w:sz w:val="18"/>
    </w:rPr>
  </w:style>
  <w:style w:type="character" w:customStyle="1" w:styleId="FooterChar">
    <w:name w:val="Footer Char"/>
    <w:basedOn w:val="DefaultParagraphFont"/>
    <w:link w:val="Footer"/>
    <w:uiPriority w:val="99"/>
    <w:rsid w:val="00953240"/>
    <w:rPr>
      <w:rFonts w:ascii="Franklin Gothic Book" w:eastAsia="Times New Roman" w:hAnsi="Franklin Gothic Book" w:cs="Times New Roman"/>
      <w:sz w:val="18"/>
      <w:szCs w:val="24"/>
      <w:lang w:eastAsia="es-ES"/>
    </w:rPr>
  </w:style>
  <w:style w:type="paragraph" w:styleId="TOC7">
    <w:name w:val="toc 7"/>
    <w:basedOn w:val="Normal"/>
    <w:next w:val="Normal"/>
    <w:autoRedefine/>
    <w:uiPriority w:val="39"/>
    <w:rsid w:val="00953240"/>
    <w:pPr>
      <w:ind w:left="1440"/>
    </w:pPr>
    <w:rPr>
      <w:rFonts w:ascii="Calibri" w:hAnsi="Calibri"/>
      <w:sz w:val="20"/>
      <w:szCs w:val="20"/>
    </w:rPr>
  </w:style>
  <w:style w:type="paragraph" w:styleId="TOC8">
    <w:name w:val="toc 8"/>
    <w:basedOn w:val="Normal"/>
    <w:next w:val="Normal"/>
    <w:autoRedefine/>
    <w:uiPriority w:val="39"/>
    <w:rsid w:val="00953240"/>
    <w:pPr>
      <w:ind w:left="1680"/>
    </w:pPr>
    <w:rPr>
      <w:rFonts w:ascii="Calibri" w:hAnsi="Calibri"/>
      <w:sz w:val="20"/>
      <w:szCs w:val="20"/>
    </w:rPr>
  </w:style>
  <w:style w:type="paragraph" w:styleId="TOC9">
    <w:name w:val="toc 9"/>
    <w:basedOn w:val="Normal"/>
    <w:next w:val="Normal"/>
    <w:autoRedefine/>
    <w:uiPriority w:val="39"/>
    <w:rsid w:val="00953240"/>
    <w:pPr>
      <w:ind w:left="1920"/>
    </w:pPr>
    <w:rPr>
      <w:rFonts w:ascii="Calibri" w:hAnsi="Calibri"/>
      <w:sz w:val="20"/>
      <w:szCs w:val="20"/>
    </w:rPr>
  </w:style>
  <w:style w:type="character" w:styleId="HTMLAcronym">
    <w:name w:val="HTML Acronym"/>
    <w:basedOn w:val="DefaultParagraphFont"/>
    <w:uiPriority w:val="99"/>
    <w:semiHidden/>
    <w:rsid w:val="00953240"/>
    <w:rPr>
      <w:rFonts w:cs="Times New Roman"/>
    </w:rPr>
  </w:style>
  <w:style w:type="paragraph" w:styleId="Closing">
    <w:name w:val="Closing"/>
    <w:basedOn w:val="Normal"/>
    <w:link w:val="ClosingChar"/>
    <w:uiPriority w:val="99"/>
    <w:semiHidden/>
    <w:rsid w:val="00953240"/>
    <w:pPr>
      <w:ind w:left="4252"/>
    </w:pPr>
  </w:style>
  <w:style w:type="character" w:customStyle="1" w:styleId="ClosingChar">
    <w:name w:val="Closing Char"/>
    <w:basedOn w:val="DefaultParagraphFont"/>
    <w:link w:val="Closing"/>
    <w:uiPriority w:val="99"/>
    <w:semiHidden/>
    <w:rsid w:val="00953240"/>
    <w:rPr>
      <w:rFonts w:ascii="Times New Roman" w:eastAsia="Times New Roman" w:hAnsi="Times New Roman" w:cs="Times New Roman"/>
      <w:sz w:val="24"/>
      <w:szCs w:val="24"/>
      <w:lang w:eastAsia="es-ES"/>
    </w:rPr>
  </w:style>
  <w:style w:type="character" w:styleId="HTMLCite">
    <w:name w:val="HTML Cite"/>
    <w:basedOn w:val="DefaultParagraphFont"/>
    <w:uiPriority w:val="99"/>
    <w:semiHidden/>
    <w:rsid w:val="00953240"/>
    <w:rPr>
      <w:rFonts w:cs="Times New Roman"/>
      <w:i/>
      <w:iCs/>
    </w:rPr>
  </w:style>
  <w:style w:type="character" w:styleId="HTMLCode">
    <w:name w:val="HTML Code"/>
    <w:basedOn w:val="DefaultParagraphFont"/>
    <w:uiPriority w:val="99"/>
    <w:semiHidden/>
    <w:rsid w:val="00953240"/>
    <w:rPr>
      <w:rFonts w:ascii="Courier New" w:hAnsi="Courier New" w:cs="Courier New"/>
      <w:sz w:val="20"/>
      <w:szCs w:val="20"/>
    </w:rPr>
  </w:style>
  <w:style w:type="paragraph" w:styleId="ListContinue">
    <w:name w:val="List Continue"/>
    <w:basedOn w:val="Normal"/>
    <w:uiPriority w:val="99"/>
    <w:semiHidden/>
    <w:rsid w:val="00953240"/>
    <w:pPr>
      <w:spacing w:after="120"/>
      <w:ind w:left="283"/>
    </w:pPr>
  </w:style>
  <w:style w:type="paragraph" w:styleId="ListContinue2">
    <w:name w:val="List Continue 2"/>
    <w:basedOn w:val="Normal"/>
    <w:uiPriority w:val="99"/>
    <w:semiHidden/>
    <w:rsid w:val="00953240"/>
    <w:pPr>
      <w:spacing w:after="120"/>
      <w:ind w:left="566"/>
    </w:pPr>
  </w:style>
  <w:style w:type="paragraph" w:styleId="ListContinue3">
    <w:name w:val="List Continue 3"/>
    <w:basedOn w:val="Normal"/>
    <w:uiPriority w:val="99"/>
    <w:semiHidden/>
    <w:rsid w:val="00953240"/>
    <w:pPr>
      <w:spacing w:after="120"/>
      <w:ind w:left="849"/>
    </w:pPr>
  </w:style>
  <w:style w:type="paragraph" w:styleId="ListContinue4">
    <w:name w:val="List Continue 4"/>
    <w:basedOn w:val="Normal"/>
    <w:uiPriority w:val="99"/>
    <w:semiHidden/>
    <w:rsid w:val="00953240"/>
    <w:pPr>
      <w:spacing w:after="120"/>
      <w:ind w:left="1132"/>
    </w:pPr>
  </w:style>
  <w:style w:type="paragraph" w:styleId="ListContinue5">
    <w:name w:val="List Continue 5"/>
    <w:basedOn w:val="Normal"/>
    <w:uiPriority w:val="99"/>
    <w:semiHidden/>
    <w:rsid w:val="00953240"/>
    <w:pPr>
      <w:spacing w:after="120"/>
      <w:ind w:left="1415"/>
    </w:pPr>
  </w:style>
  <w:style w:type="character" w:styleId="HTMLDefinition">
    <w:name w:val="HTML Definition"/>
    <w:basedOn w:val="DefaultParagraphFont"/>
    <w:uiPriority w:val="99"/>
    <w:semiHidden/>
    <w:rsid w:val="00953240"/>
    <w:rPr>
      <w:rFonts w:cs="Times New Roman"/>
      <w:i/>
      <w:iCs/>
    </w:rPr>
  </w:style>
  <w:style w:type="paragraph" w:styleId="HTMLAddress">
    <w:name w:val="HTML Address"/>
    <w:basedOn w:val="Normal"/>
    <w:link w:val="HTMLAddressChar"/>
    <w:uiPriority w:val="99"/>
    <w:semiHidden/>
    <w:rsid w:val="00953240"/>
    <w:rPr>
      <w:i/>
      <w:iCs/>
    </w:rPr>
  </w:style>
  <w:style w:type="character" w:customStyle="1" w:styleId="HTMLAddressChar">
    <w:name w:val="HTML Address Char"/>
    <w:basedOn w:val="DefaultParagraphFont"/>
    <w:link w:val="HTMLAddress"/>
    <w:uiPriority w:val="99"/>
    <w:semiHidden/>
    <w:rsid w:val="00953240"/>
    <w:rPr>
      <w:rFonts w:ascii="Times New Roman" w:eastAsia="Times New Roman" w:hAnsi="Times New Roman" w:cs="Times New Roman"/>
      <w:i/>
      <w:iCs/>
      <w:sz w:val="24"/>
      <w:szCs w:val="24"/>
      <w:lang w:eastAsia="es-ES"/>
    </w:rPr>
  </w:style>
  <w:style w:type="paragraph" w:styleId="EnvelopeAddress">
    <w:name w:val="envelope address"/>
    <w:basedOn w:val="Normal"/>
    <w:uiPriority w:val="99"/>
    <w:semiHidden/>
    <w:rsid w:val="00953240"/>
    <w:pPr>
      <w:framePr w:w="7920" w:h="1980" w:hRule="exact" w:hSpace="141" w:wrap="auto" w:hAnchor="page" w:xAlign="center" w:yAlign="bottom"/>
      <w:ind w:left="2880"/>
    </w:pPr>
    <w:rPr>
      <w:rFonts w:ascii="Arial" w:hAnsi="Arial" w:cs="Arial"/>
    </w:rPr>
  </w:style>
  <w:style w:type="character" w:styleId="HTMLSample">
    <w:name w:val="HTML Sample"/>
    <w:basedOn w:val="DefaultParagraphFont"/>
    <w:uiPriority w:val="99"/>
    <w:semiHidden/>
    <w:rsid w:val="00953240"/>
    <w:rPr>
      <w:rFonts w:ascii="Courier New" w:hAnsi="Courier New" w:cs="Courier New"/>
    </w:rPr>
  </w:style>
  <w:style w:type="paragraph" w:styleId="MessageHeader">
    <w:name w:val="Message Header"/>
    <w:basedOn w:val="Normal"/>
    <w:link w:val="MessageHeaderChar"/>
    <w:uiPriority w:val="99"/>
    <w:semiHidden/>
    <w:rsid w:val="0095324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basedOn w:val="DefaultParagraphFont"/>
    <w:link w:val="MessageHeader"/>
    <w:uiPriority w:val="99"/>
    <w:semiHidden/>
    <w:rsid w:val="00953240"/>
    <w:rPr>
      <w:rFonts w:ascii="Arial" w:eastAsia="Times New Roman" w:hAnsi="Arial" w:cs="Arial"/>
      <w:sz w:val="24"/>
      <w:szCs w:val="24"/>
      <w:shd w:val="pct20" w:color="auto" w:fill="auto"/>
      <w:lang w:eastAsia="es-ES"/>
    </w:rPr>
  </w:style>
  <w:style w:type="paragraph" w:styleId="NoteHeading">
    <w:name w:val="Note Heading"/>
    <w:basedOn w:val="Normal"/>
    <w:next w:val="Normal"/>
    <w:link w:val="NoteHeadingChar"/>
    <w:uiPriority w:val="99"/>
    <w:semiHidden/>
    <w:rsid w:val="00953240"/>
  </w:style>
  <w:style w:type="character" w:customStyle="1" w:styleId="NoteHeadingChar">
    <w:name w:val="Note Heading Char"/>
    <w:basedOn w:val="DefaultParagraphFont"/>
    <w:link w:val="NoteHeading"/>
    <w:uiPriority w:val="99"/>
    <w:semiHidden/>
    <w:rsid w:val="00953240"/>
    <w:rPr>
      <w:rFonts w:ascii="Times New Roman" w:eastAsia="Times New Roman" w:hAnsi="Times New Roman" w:cs="Times New Roman"/>
      <w:sz w:val="24"/>
      <w:szCs w:val="24"/>
      <w:lang w:eastAsia="es-ES"/>
    </w:rPr>
  </w:style>
  <w:style w:type="character" w:styleId="Emphasis">
    <w:name w:val="Emphasis"/>
    <w:basedOn w:val="DefaultParagraphFont"/>
    <w:uiPriority w:val="99"/>
    <w:qFormat/>
    <w:rsid w:val="00953240"/>
    <w:rPr>
      <w:rFonts w:cs="Times New Roman"/>
      <w:i/>
      <w:iCs/>
    </w:rPr>
  </w:style>
  <w:style w:type="paragraph" w:styleId="Date">
    <w:name w:val="Date"/>
    <w:basedOn w:val="Normal"/>
    <w:next w:val="Normal"/>
    <w:link w:val="DateChar"/>
    <w:uiPriority w:val="99"/>
    <w:semiHidden/>
    <w:rsid w:val="00953240"/>
  </w:style>
  <w:style w:type="character" w:customStyle="1" w:styleId="DateChar">
    <w:name w:val="Date Char"/>
    <w:basedOn w:val="DefaultParagraphFont"/>
    <w:link w:val="Date"/>
    <w:uiPriority w:val="99"/>
    <w:semiHidden/>
    <w:rsid w:val="00953240"/>
    <w:rPr>
      <w:rFonts w:ascii="Times New Roman" w:eastAsia="Times New Roman" w:hAnsi="Times New Roman" w:cs="Times New Roman"/>
      <w:sz w:val="24"/>
      <w:szCs w:val="24"/>
      <w:lang w:eastAsia="es-ES"/>
    </w:rPr>
  </w:style>
  <w:style w:type="paragraph" w:styleId="Signature">
    <w:name w:val="Signature"/>
    <w:basedOn w:val="Normal"/>
    <w:link w:val="SignatureChar"/>
    <w:uiPriority w:val="99"/>
    <w:semiHidden/>
    <w:rsid w:val="00953240"/>
    <w:pPr>
      <w:ind w:left="4252"/>
    </w:pPr>
  </w:style>
  <w:style w:type="character" w:customStyle="1" w:styleId="SignatureChar">
    <w:name w:val="Signature Char"/>
    <w:basedOn w:val="DefaultParagraphFont"/>
    <w:link w:val="Signature"/>
    <w:uiPriority w:val="99"/>
    <w:semiHidden/>
    <w:rsid w:val="00953240"/>
    <w:rPr>
      <w:rFonts w:ascii="Times New Roman" w:eastAsia="Times New Roman" w:hAnsi="Times New Roman" w:cs="Times New Roman"/>
      <w:sz w:val="24"/>
      <w:szCs w:val="24"/>
      <w:lang w:eastAsia="es-ES"/>
    </w:rPr>
  </w:style>
  <w:style w:type="paragraph" w:styleId="E-mailSignature">
    <w:name w:val="E-mail Signature"/>
    <w:basedOn w:val="Normal"/>
    <w:link w:val="E-mailSignatureChar"/>
    <w:uiPriority w:val="99"/>
    <w:semiHidden/>
    <w:rsid w:val="00953240"/>
  </w:style>
  <w:style w:type="character" w:customStyle="1" w:styleId="E-mailSignatureChar">
    <w:name w:val="E-mail Signature Char"/>
    <w:basedOn w:val="DefaultParagraphFont"/>
    <w:link w:val="E-mailSignature"/>
    <w:uiPriority w:val="99"/>
    <w:semiHidden/>
    <w:rsid w:val="00953240"/>
    <w:rPr>
      <w:rFonts w:ascii="Times New Roman" w:eastAsia="Times New Roman" w:hAnsi="Times New Roman" w:cs="Times New Roman"/>
      <w:sz w:val="24"/>
      <w:szCs w:val="24"/>
      <w:lang w:eastAsia="es-ES"/>
    </w:rPr>
  </w:style>
  <w:style w:type="character" w:styleId="FollowedHyperlink">
    <w:name w:val="FollowedHyperlink"/>
    <w:basedOn w:val="DefaultParagraphFont"/>
    <w:uiPriority w:val="99"/>
    <w:semiHidden/>
    <w:rsid w:val="00953240"/>
    <w:rPr>
      <w:rFonts w:cs="Times New Roman"/>
      <w:color w:val="800080"/>
      <w:u w:val="single"/>
    </w:rPr>
  </w:style>
  <w:style w:type="paragraph" w:styleId="HTMLPreformatted">
    <w:name w:val="HTML Preformatted"/>
    <w:basedOn w:val="Normal"/>
    <w:link w:val="HTMLPreformattedChar"/>
    <w:uiPriority w:val="99"/>
    <w:semiHidden/>
    <w:rsid w:val="00953240"/>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3240"/>
    <w:rPr>
      <w:rFonts w:ascii="Courier New" w:eastAsia="Times New Roman" w:hAnsi="Courier New" w:cs="Courier New"/>
      <w:sz w:val="20"/>
      <w:szCs w:val="20"/>
      <w:lang w:eastAsia="es-ES"/>
    </w:rPr>
  </w:style>
  <w:style w:type="paragraph" w:styleId="List">
    <w:name w:val="List"/>
    <w:basedOn w:val="Normal"/>
    <w:uiPriority w:val="99"/>
    <w:semiHidden/>
    <w:rsid w:val="00953240"/>
    <w:pPr>
      <w:ind w:left="283" w:hanging="283"/>
    </w:pPr>
  </w:style>
  <w:style w:type="paragraph" w:styleId="List2">
    <w:name w:val="List 2"/>
    <w:basedOn w:val="Normal"/>
    <w:uiPriority w:val="99"/>
    <w:semiHidden/>
    <w:rsid w:val="00953240"/>
    <w:pPr>
      <w:ind w:left="566" w:hanging="283"/>
    </w:pPr>
  </w:style>
  <w:style w:type="paragraph" w:styleId="List3">
    <w:name w:val="List 3"/>
    <w:basedOn w:val="Normal"/>
    <w:uiPriority w:val="99"/>
    <w:semiHidden/>
    <w:rsid w:val="00953240"/>
    <w:pPr>
      <w:ind w:left="849" w:hanging="283"/>
    </w:pPr>
  </w:style>
  <w:style w:type="paragraph" w:styleId="List4">
    <w:name w:val="List 4"/>
    <w:basedOn w:val="Normal"/>
    <w:uiPriority w:val="99"/>
    <w:semiHidden/>
    <w:rsid w:val="00953240"/>
    <w:pPr>
      <w:ind w:left="1132" w:hanging="283"/>
    </w:pPr>
  </w:style>
  <w:style w:type="paragraph" w:styleId="List5">
    <w:name w:val="List 5"/>
    <w:basedOn w:val="Normal"/>
    <w:uiPriority w:val="99"/>
    <w:semiHidden/>
    <w:rsid w:val="00953240"/>
    <w:pPr>
      <w:ind w:left="1415" w:hanging="283"/>
    </w:pPr>
  </w:style>
  <w:style w:type="paragraph" w:styleId="ListNumber">
    <w:name w:val="List Number"/>
    <w:basedOn w:val="Normal"/>
    <w:uiPriority w:val="99"/>
    <w:semiHidden/>
    <w:rsid w:val="00953240"/>
    <w:pPr>
      <w:numPr>
        <w:numId w:val="2"/>
      </w:numPr>
    </w:pPr>
  </w:style>
  <w:style w:type="paragraph" w:styleId="ListNumber2">
    <w:name w:val="List Number 2"/>
    <w:basedOn w:val="Normal"/>
    <w:uiPriority w:val="99"/>
    <w:semiHidden/>
    <w:rsid w:val="00953240"/>
    <w:pPr>
      <w:numPr>
        <w:numId w:val="3"/>
      </w:numPr>
    </w:pPr>
  </w:style>
  <w:style w:type="paragraph" w:styleId="ListNumber3">
    <w:name w:val="List Number 3"/>
    <w:basedOn w:val="Normal"/>
    <w:uiPriority w:val="99"/>
    <w:semiHidden/>
    <w:rsid w:val="00953240"/>
    <w:pPr>
      <w:numPr>
        <w:numId w:val="4"/>
      </w:numPr>
    </w:pPr>
  </w:style>
  <w:style w:type="paragraph" w:styleId="ListNumber4">
    <w:name w:val="List Number 4"/>
    <w:basedOn w:val="Normal"/>
    <w:uiPriority w:val="99"/>
    <w:semiHidden/>
    <w:rsid w:val="00953240"/>
    <w:pPr>
      <w:numPr>
        <w:numId w:val="5"/>
      </w:numPr>
    </w:pPr>
  </w:style>
  <w:style w:type="paragraph" w:styleId="ListNumber5">
    <w:name w:val="List Number 5"/>
    <w:basedOn w:val="Normal"/>
    <w:uiPriority w:val="99"/>
    <w:semiHidden/>
    <w:rsid w:val="00953240"/>
    <w:pPr>
      <w:numPr>
        <w:numId w:val="6"/>
      </w:numPr>
    </w:pPr>
  </w:style>
  <w:style w:type="paragraph" w:styleId="ListBullet">
    <w:name w:val="List Bullet"/>
    <w:basedOn w:val="Normal"/>
    <w:uiPriority w:val="99"/>
    <w:semiHidden/>
    <w:rsid w:val="00953240"/>
    <w:pPr>
      <w:numPr>
        <w:numId w:val="7"/>
      </w:numPr>
    </w:pPr>
  </w:style>
  <w:style w:type="paragraph" w:styleId="ListBullet2">
    <w:name w:val="List Bullet 2"/>
    <w:basedOn w:val="Normal"/>
    <w:uiPriority w:val="99"/>
    <w:semiHidden/>
    <w:rsid w:val="00953240"/>
    <w:pPr>
      <w:numPr>
        <w:numId w:val="8"/>
      </w:numPr>
    </w:pPr>
  </w:style>
  <w:style w:type="paragraph" w:styleId="ListBullet3">
    <w:name w:val="List Bullet 3"/>
    <w:basedOn w:val="Normal"/>
    <w:uiPriority w:val="99"/>
    <w:semiHidden/>
    <w:rsid w:val="00953240"/>
    <w:pPr>
      <w:numPr>
        <w:numId w:val="9"/>
      </w:numPr>
    </w:pPr>
  </w:style>
  <w:style w:type="paragraph" w:styleId="ListBullet4">
    <w:name w:val="List Bullet 4"/>
    <w:basedOn w:val="Normal"/>
    <w:uiPriority w:val="99"/>
    <w:semiHidden/>
    <w:rsid w:val="00953240"/>
    <w:pPr>
      <w:numPr>
        <w:numId w:val="10"/>
      </w:numPr>
    </w:pPr>
  </w:style>
  <w:style w:type="paragraph" w:styleId="ListBullet5">
    <w:name w:val="List Bullet 5"/>
    <w:basedOn w:val="Normal"/>
    <w:uiPriority w:val="99"/>
    <w:semiHidden/>
    <w:rsid w:val="00953240"/>
    <w:pPr>
      <w:numPr>
        <w:numId w:val="11"/>
      </w:numPr>
    </w:pPr>
  </w:style>
  <w:style w:type="character" w:styleId="HTMLTypewriter">
    <w:name w:val="HTML Typewriter"/>
    <w:basedOn w:val="DefaultParagraphFont"/>
    <w:uiPriority w:val="99"/>
    <w:semiHidden/>
    <w:rsid w:val="00953240"/>
    <w:rPr>
      <w:rFonts w:ascii="Courier New" w:hAnsi="Courier New" w:cs="Courier New"/>
      <w:sz w:val="20"/>
      <w:szCs w:val="20"/>
    </w:rPr>
  </w:style>
  <w:style w:type="paragraph" w:styleId="NormalWeb">
    <w:name w:val="Normal (Web)"/>
    <w:basedOn w:val="Normal"/>
    <w:uiPriority w:val="99"/>
    <w:rsid w:val="00953240"/>
  </w:style>
  <w:style w:type="character" w:styleId="LineNumber">
    <w:name w:val="line number"/>
    <w:basedOn w:val="DefaultParagraphFont"/>
    <w:uiPriority w:val="99"/>
    <w:semiHidden/>
    <w:rsid w:val="00953240"/>
    <w:rPr>
      <w:rFonts w:cs="Times New Roman"/>
    </w:rPr>
  </w:style>
  <w:style w:type="character" w:styleId="PageNumber">
    <w:name w:val="page number"/>
    <w:basedOn w:val="DefaultParagraphFont"/>
    <w:uiPriority w:val="99"/>
    <w:rsid w:val="00953240"/>
    <w:rPr>
      <w:rFonts w:cs="Times New Roman"/>
    </w:rPr>
  </w:style>
  <w:style w:type="paragraph" w:styleId="EnvelopeReturn">
    <w:name w:val="envelope return"/>
    <w:basedOn w:val="Normal"/>
    <w:uiPriority w:val="99"/>
    <w:semiHidden/>
    <w:rsid w:val="00953240"/>
    <w:rPr>
      <w:rFonts w:ascii="Arial" w:hAnsi="Arial" w:cs="Arial"/>
      <w:sz w:val="20"/>
      <w:szCs w:val="20"/>
    </w:rPr>
  </w:style>
  <w:style w:type="paragraph" w:styleId="Salutation">
    <w:name w:val="Salutation"/>
    <w:basedOn w:val="Normal"/>
    <w:next w:val="Normal"/>
    <w:link w:val="SalutationChar"/>
    <w:uiPriority w:val="99"/>
    <w:semiHidden/>
    <w:rsid w:val="00953240"/>
  </w:style>
  <w:style w:type="character" w:customStyle="1" w:styleId="SalutationChar">
    <w:name w:val="Salutation Char"/>
    <w:basedOn w:val="DefaultParagraphFont"/>
    <w:link w:val="Salutation"/>
    <w:uiPriority w:val="99"/>
    <w:semiHidden/>
    <w:rsid w:val="00953240"/>
    <w:rPr>
      <w:rFonts w:ascii="Times New Roman" w:eastAsia="Times New Roman" w:hAnsi="Times New Roman" w:cs="Times New Roman"/>
      <w:sz w:val="24"/>
      <w:szCs w:val="24"/>
      <w:lang w:eastAsia="es-ES"/>
    </w:rPr>
  </w:style>
  <w:style w:type="paragraph" w:styleId="BodyTextIndent2">
    <w:name w:val="Body Text Indent 2"/>
    <w:basedOn w:val="Normal"/>
    <w:link w:val="BodyTextIndent2Char"/>
    <w:uiPriority w:val="99"/>
    <w:semiHidden/>
    <w:rsid w:val="00953240"/>
    <w:pPr>
      <w:spacing w:after="120" w:line="480" w:lineRule="auto"/>
      <w:ind w:left="283"/>
    </w:pPr>
  </w:style>
  <w:style w:type="character" w:customStyle="1" w:styleId="BodyTextIndent2Char">
    <w:name w:val="Body Text Indent 2 Char"/>
    <w:basedOn w:val="DefaultParagraphFont"/>
    <w:link w:val="BodyTextIndent2"/>
    <w:uiPriority w:val="99"/>
    <w:semiHidden/>
    <w:rsid w:val="00953240"/>
    <w:rPr>
      <w:rFonts w:ascii="Times New Roman" w:eastAsia="Times New Roman" w:hAnsi="Times New Roman" w:cs="Times New Roman"/>
      <w:sz w:val="24"/>
      <w:szCs w:val="24"/>
      <w:lang w:eastAsia="es-ES"/>
    </w:rPr>
  </w:style>
  <w:style w:type="paragraph" w:styleId="BodyTextIndent3">
    <w:name w:val="Body Text Indent 3"/>
    <w:basedOn w:val="Normal"/>
    <w:link w:val="BodyTextIndent3Char"/>
    <w:uiPriority w:val="99"/>
    <w:semiHidden/>
    <w:rsid w:val="0095324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53240"/>
    <w:rPr>
      <w:rFonts w:ascii="Times New Roman" w:eastAsia="Times New Roman" w:hAnsi="Times New Roman" w:cs="Times New Roman"/>
      <w:sz w:val="16"/>
      <w:szCs w:val="16"/>
      <w:lang w:eastAsia="es-ES"/>
    </w:rPr>
  </w:style>
  <w:style w:type="paragraph" w:styleId="BodyTextIndent">
    <w:name w:val="Body Text Indent"/>
    <w:basedOn w:val="Normal"/>
    <w:link w:val="BodyTextIndentChar"/>
    <w:uiPriority w:val="99"/>
    <w:semiHidden/>
    <w:rsid w:val="00953240"/>
    <w:pPr>
      <w:spacing w:after="120"/>
      <w:ind w:left="283"/>
    </w:pPr>
  </w:style>
  <w:style w:type="character" w:customStyle="1" w:styleId="BodyTextIndentChar">
    <w:name w:val="Body Text Indent Char"/>
    <w:basedOn w:val="DefaultParagraphFont"/>
    <w:link w:val="BodyTextIndent"/>
    <w:uiPriority w:val="99"/>
    <w:semiHidden/>
    <w:rsid w:val="00953240"/>
    <w:rPr>
      <w:rFonts w:ascii="Times New Roman" w:eastAsia="Times New Roman" w:hAnsi="Times New Roman" w:cs="Times New Roman"/>
      <w:sz w:val="24"/>
      <w:szCs w:val="24"/>
      <w:lang w:eastAsia="es-ES"/>
    </w:rPr>
  </w:style>
  <w:style w:type="paragraph" w:styleId="NormalIndent">
    <w:name w:val="Normal Indent"/>
    <w:basedOn w:val="Normal"/>
    <w:uiPriority w:val="99"/>
    <w:semiHidden/>
    <w:rsid w:val="00953240"/>
    <w:pPr>
      <w:ind w:left="708"/>
    </w:pPr>
  </w:style>
  <w:style w:type="paragraph" w:styleId="Subtitle">
    <w:name w:val="Subtitle"/>
    <w:basedOn w:val="Normal"/>
    <w:link w:val="SubtitleChar"/>
    <w:uiPriority w:val="99"/>
    <w:qFormat/>
    <w:rsid w:val="00953240"/>
    <w:pPr>
      <w:spacing w:after="60"/>
      <w:jc w:val="center"/>
      <w:outlineLvl w:val="1"/>
    </w:pPr>
    <w:rPr>
      <w:rFonts w:ascii="Arial" w:hAnsi="Arial" w:cs="Arial"/>
    </w:rPr>
  </w:style>
  <w:style w:type="character" w:customStyle="1" w:styleId="SubtitleChar">
    <w:name w:val="Subtitle Char"/>
    <w:basedOn w:val="DefaultParagraphFont"/>
    <w:link w:val="Subtitle"/>
    <w:uiPriority w:val="99"/>
    <w:rsid w:val="00953240"/>
    <w:rPr>
      <w:rFonts w:ascii="Arial" w:eastAsia="Times New Roman" w:hAnsi="Arial" w:cs="Arial"/>
      <w:sz w:val="24"/>
      <w:szCs w:val="24"/>
      <w:lang w:eastAsia="es-ES"/>
    </w:rPr>
  </w:style>
  <w:style w:type="table" w:styleId="TableSimple1">
    <w:name w:val="Table Simp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953240"/>
    <w:pPr>
      <w:spacing w:after="0" w:line="240" w:lineRule="auto"/>
    </w:pPr>
    <w:rPr>
      <w:rFonts w:ascii="Times New Roman" w:eastAsia="Times New Roman" w:hAnsi="Times New Roman" w:cs="Times New Roman"/>
      <w:color w:val="000080"/>
      <w:sz w:val="20"/>
      <w:szCs w:val="20"/>
      <w:lang w:eastAsia="es-E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umns1">
    <w:name w:val="Table Columns 1"/>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Grid">
    <w:name w:val="Table Grid"/>
    <w:basedOn w:val="TableNormal"/>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953240"/>
    <w:pPr>
      <w:spacing w:after="0" w:line="240" w:lineRule="auto"/>
    </w:pPr>
    <w:rPr>
      <w:rFonts w:ascii="Times New Roman" w:eastAsia="Times New Roman" w:hAnsi="Times New Roman" w:cs="Times New Roman"/>
      <w:b/>
      <w:bCs/>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3Deffects1">
    <w:name w:val="Table 3D effects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1">
    <w:name w:val="Table List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Theme">
    <w:name w:val="Table Theme"/>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Contemporary">
    <w:name w:val="Table Contemporary"/>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953240"/>
    <w:pPr>
      <w:spacing w:after="0" w:line="240" w:lineRule="auto"/>
    </w:pPr>
    <w:rPr>
      <w:rFonts w:ascii="Times New Roman" w:eastAsia="Times New Roman" w:hAnsi="Times New Roman" w:cs="Times New Roman"/>
      <w:color w:val="FFFFFF"/>
      <w:sz w:val="20"/>
      <w:szCs w:val="20"/>
      <w:lang w:eastAsia="es-E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953240"/>
    <w:pPr>
      <w:spacing w:after="0" w:line="240" w:lineRule="auto"/>
    </w:pPr>
    <w:rPr>
      <w:rFonts w:ascii="Times New Roman" w:eastAsia="Times New Roman" w:hAnsi="Times New Roman" w:cs="Times New Roman"/>
      <w:sz w:val="20"/>
      <w:szCs w:val="20"/>
      <w:lang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styleId="HTMLKeyboard">
    <w:name w:val="HTML Keyboard"/>
    <w:basedOn w:val="DefaultParagraphFont"/>
    <w:uiPriority w:val="99"/>
    <w:semiHidden/>
    <w:rsid w:val="00953240"/>
    <w:rPr>
      <w:rFonts w:ascii="Courier New" w:hAnsi="Courier New" w:cs="Courier New"/>
      <w:sz w:val="20"/>
      <w:szCs w:val="20"/>
    </w:rPr>
  </w:style>
  <w:style w:type="paragraph" w:styleId="BlockText">
    <w:name w:val="Block Text"/>
    <w:basedOn w:val="Normal"/>
    <w:uiPriority w:val="99"/>
    <w:semiHidden/>
    <w:rsid w:val="00953240"/>
    <w:pPr>
      <w:spacing w:after="120"/>
      <w:ind w:left="1440" w:right="1440"/>
    </w:pPr>
  </w:style>
  <w:style w:type="character" w:styleId="Strong">
    <w:name w:val="Strong"/>
    <w:basedOn w:val="DefaultParagraphFont"/>
    <w:uiPriority w:val="99"/>
    <w:qFormat/>
    <w:rsid w:val="00953240"/>
    <w:rPr>
      <w:rFonts w:cs="Times New Roman"/>
      <w:b/>
      <w:bCs/>
    </w:rPr>
  </w:style>
  <w:style w:type="paragraph" w:styleId="BodyText">
    <w:name w:val="Body Text"/>
    <w:basedOn w:val="Normal"/>
    <w:link w:val="BodyTextChar"/>
    <w:uiPriority w:val="99"/>
    <w:semiHidden/>
    <w:rsid w:val="00953240"/>
    <w:pPr>
      <w:spacing w:after="120"/>
    </w:pPr>
  </w:style>
  <w:style w:type="character" w:customStyle="1" w:styleId="BodyTextChar">
    <w:name w:val="Body Text Char"/>
    <w:basedOn w:val="DefaultParagraphFont"/>
    <w:link w:val="BodyText"/>
    <w:uiPriority w:val="99"/>
    <w:semiHidden/>
    <w:rsid w:val="00953240"/>
    <w:rPr>
      <w:rFonts w:ascii="Times New Roman" w:eastAsia="Times New Roman" w:hAnsi="Times New Roman" w:cs="Times New Roman"/>
      <w:sz w:val="24"/>
      <w:szCs w:val="24"/>
      <w:lang w:eastAsia="es-ES"/>
    </w:rPr>
  </w:style>
  <w:style w:type="paragraph" w:styleId="BodyText2">
    <w:name w:val="Body Text 2"/>
    <w:basedOn w:val="Normal"/>
    <w:link w:val="BodyText2Char"/>
    <w:uiPriority w:val="99"/>
    <w:semiHidden/>
    <w:rsid w:val="00953240"/>
    <w:pPr>
      <w:spacing w:after="120" w:line="480" w:lineRule="auto"/>
    </w:pPr>
  </w:style>
  <w:style w:type="character" w:customStyle="1" w:styleId="BodyText2Char">
    <w:name w:val="Body Text 2 Char"/>
    <w:basedOn w:val="DefaultParagraphFont"/>
    <w:link w:val="BodyText2"/>
    <w:uiPriority w:val="99"/>
    <w:semiHidden/>
    <w:rsid w:val="00953240"/>
    <w:rPr>
      <w:rFonts w:ascii="Times New Roman" w:eastAsia="Times New Roman" w:hAnsi="Times New Roman" w:cs="Times New Roman"/>
      <w:sz w:val="24"/>
      <w:szCs w:val="24"/>
      <w:lang w:eastAsia="es-ES"/>
    </w:rPr>
  </w:style>
  <w:style w:type="paragraph" w:styleId="BodyText3">
    <w:name w:val="Body Text 3"/>
    <w:basedOn w:val="Normal"/>
    <w:link w:val="BodyText3Char"/>
    <w:uiPriority w:val="99"/>
    <w:semiHidden/>
    <w:rsid w:val="00953240"/>
    <w:pPr>
      <w:spacing w:after="120"/>
    </w:pPr>
    <w:rPr>
      <w:sz w:val="16"/>
      <w:szCs w:val="16"/>
    </w:rPr>
  </w:style>
  <w:style w:type="character" w:customStyle="1" w:styleId="BodyText3Char">
    <w:name w:val="Body Text 3 Char"/>
    <w:basedOn w:val="DefaultParagraphFont"/>
    <w:link w:val="BodyText3"/>
    <w:uiPriority w:val="99"/>
    <w:semiHidden/>
    <w:rsid w:val="00953240"/>
    <w:rPr>
      <w:rFonts w:ascii="Times New Roman" w:eastAsia="Times New Roman" w:hAnsi="Times New Roman" w:cs="Times New Roman"/>
      <w:sz w:val="16"/>
      <w:szCs w:val="16"/>
      <w:lang w:eastAsia="es-ES"/>
    </w:rPr>
  </w:style>
  <w:style w:type="paragraph" w:styleId="BodyTextFirstIndent">
    <w:name w:val="Body Text First Indent"/>
    <w:basedOn w:val="BodyText"/>
    <w:link w:val="BodyTextFirstIndentChar"/>
    <w:uiPriority w:val="99"/>
    <w:semiHidden/>
    <w:rsid w:val="00953240"/>
    <w:pPr>
      <w:ind w:firstLine="210"/>
    </w:pPr>
  </w:style>
  <w:style w:type="character" w:customStyle="1" w:styleId="BodyTextFirstIndentChar">
    <w:name w:val="Body Text First Indent Char"/>
    <w:basedOn w:val="BodyTextChar"/>
    <w:link w:val="BodyTextFirstIndent"/>
    <w:uiPriority w:val="99"/>
    <w:semiHidden/>
    <w:rsid w:val="00953240"/>
    <w:rPr>
      <w:rFonts w:ascii="Times New Roman" w:eastAsia="Times New Roman" w:hAnsi="Times New Roman" w:cs="Times New Roman"/>
      <w:sz w:val="24"/>
      <w:szCs w:val="24"/>
      <w:lang w:eastAsia="es-ES"/>
    </w:rPr>
  </w:style>
  <w:style w:type="paragraph" w:styleId="BodyTextFirstIndent2">
    <w:name w:val="Body Text First Indent 2"/>
    <w:basedOn w:val="BodyTextIndent"/>
    <w:link w:val="BodyTextFirstIndent2Char"/>
    <w:uiPriority w:val="99"/>
    <w:semiHidden/>
    <w:rsid w:val="00953240"/>
    <w:pPr>
      <w:ind w:firstLine="210"/>
    </w:pPr>
  </w:style>
  <w:style w:type="character" w:customStyle="1" w:styleId="BodyTextFirstIndent2Char">
    <w:name w:val="Body Text First Indent 2 Char"/>
    <w:basedOn w:val="BodyTextIndentChar"/>
    <w:link w:val="BodyTextFirstIndent2"/>
    <w:uiPriority w:val="99"/>
    <w:semiHidden/>
    <w:rsid w:val="00953240"/>
    <w:rPr>
      <w:rFonts w:ascii="Times New Roman" w:eastAsia="Times New Roman" w:hAnsi="Times New Roman" w:cs="Times New Roman"/>
      <w:sz w:val="24"/>
      <w:szCs w:val="24"/>
      <w:lang w:eastAsia="es-ES"/>
    </w:rPr>
  </w:style>
  <w:style w:type="paragraph" w:styleId="PlainText">
    <w:name w:val="Plain Text"/>
    <w:basedOn w:val="Normal"/>
    <w:link w:val="PlainTextChar"/>
    <w:uiPriority w:val="99"/>
    <w:semiHidden/>
    <w:rsid w:val="00953240"/>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953240"/>
    <w:rPr>
      <w:rFonts w:ascii="Courier New" w:eastAsia="Times New Roman" w:hAnsi="Courier New" w:cs="Courier New"/>
      <w:sz w:val="20"/>
      <w:szCs w:val="20"/>
      <w:lang w:eastAsia="es-ES"/>
    </w:rPr>
  </w:style>
  <w:style w:type="paragraph" w:styleId="Title">
    <w:name w:val="Title"/>
    <w:basedOn w:val="Normal"/>
    <w:link w:val="TitleChar"/>
    <w:uiPriority w:val="99"/>
    <w:qFormat/>
    <w:rsid w:val="00953240"/>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953240"/>
    <w:rPr>
      <w:rFonts w:ascii="Arial" w:eastAsia="Times New Roman" w:hAnsi="Arial" w:cs="Arial"/>
      <w:b/>
      <w:bCs/>
      <w:kern w:val="28"/>
      <w:sz w:val="32"/>
      <w:szCs w:val="32"/>
      <w:lang w:eastAsia="es-ES"/>
    </w:rPr>
  </w:style>
  <w:style w:type="character" w:styleId="HTMLVariable">
    <w:name w:val="HTML Variable"/>
    <w:basedOn w:val="DefaultParagraphFont"/>
    <w:rsid w:val="00953240"/>
    <w:rPr>
      <w:rFonts w:cs="Times New Roman"/>
      <w:i/>
      <w:iCs/>
    </w:rPr>
  </w:style>
  <w:style w:type="paragraph" w:customStyle="1" w:styleId="PIEFIGURA">
    <w:name w:val="PIE FIGURA"/>
    <w:basedOn w:val="CELEFICNORMAL"/>
    <w:next w:val="CELEFICNORMAL"/>
    <w:uiPriority w:val="99"/>
    <w:rsid w:val="00953240"/>
    <w:pPr>
      <w:numPr>
        <w:numId w:val="16"/>
      </w:numPr>
      <w:spacing w:before="120" w:after="120"/>
      <w:jc w:val="center"/>
    </w:pPr>
    <w:rPr>
      <w:i/>
    </w:rPr>
  </w:style>
  <w:style w:type="paragraph" w:styleId="DocumentMap">
    <w:name w:val="Document Map"/>
    <w:basedOn w:val="Normal"/>
    <w:link w:val="DocumentMapChar"/>
    <w:uiPriority w:val="99"/>
    <w:semiHidden/>
    <w:rsid w:val="00953240"/>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953240"/>
    <w:rPr>
      <w:rFonts w:ascii="Tahoma" w:eastAsia="Times New Roman" w:hAnsi="Tahoma" w:cs="Tahoma"/>
      <w:sz w:val="20"/>
      <w:szCs w:val="20"/>
      <w:shd w:val="clear" w:color="auto" w:fill="000080"/>
      <w:lang w:eastAsia="es-ES"/>
    </w:rPr>
  </w:style>
  <w:style w:type="paragraph" w:customStyle="1" w:styleId="PIETABLA">
    <w:name w:val="PIE TABLA"/>
    <w:basedOn w:val="PIEFIGURA"/>
    <w:link w:val="PIETABLACar"/>
    <w:rsid w:val="00953240"/>
  </w:style>
  <w:style w:type="paragraph" w:customStyle="1" w:styleId="PIEFOTOGRAFIA">
    <w:name w:val="PIE FOTOGRAFIA"/>
    <w:basedOn w:val="PIEFIGURA"/>
    <w:uiPriority w:val="99"/>
    <w:rsid w:val="00953240"/>
    <w:pPr>
      <w:numPr>
        <w:numId w:val="15"/>
      </w:numPr>
    </w:pPr>
  </w:style>
  <w:style w:type="paragraph" w:styleId="NoSpacing">
    <w:name w:val="No Spacing"/>
    <w:link w:val="NoSpacingChar"/>
    <w:uiPriority w:val="99"/>
    <w:qFormat/>
    <w:rsid w:val="00953240"/>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953240"/>
    <w:rPr>
      <w:rFonts w:ascii="Calibri" w:eastAsia="Times New Roman" w:hAnsi="Calibri" w:cs="Times New Roman"/>
    </w:rPr>
  </w:style>
  <w:style w:type="paragraph" w:styleId="BalloonText">
    <w:name w:val="Balloon Text"/>
    <w:basedOn w:val="Normal"/>
    <w:link w:val="BalloonTextChar"/>
    <w:uiPriority w:val="99"/>
    <w:rsid w:val="00953240"/>
    <w:rPr>
      <w:rFonts w:ascii="Tahoma" w:hAnsi="Tahoma" w:cs="Tahoma"/>
      <w:sz w:val="16"/>
      <w:szCs w:val="16"/>
    </w:rPr>
  </w:style>
  <w:style w:type="character" w:customStyle="1" w:styleId="BalloonTextChar">
    <w:name w:val="Balloon Text Char"/>
    <w:basedOn w:val="DefaultParagraphFont"/>
    <w:link w:val="BalloonText"/>
    <w:uiPriority w:val="99"/>
    <w:rsid w:val="00953240"/>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953240"/>
    <w:rPr>
      <w:rFonts w:cs="Times New Roman"/>
      <w:color w:val="808080"/>
    </w:rPr>
  </w:style>
  <w:style w:type="character" w:styleId="CommentReference">
    <w:name w:val="annotation reference"/>
    <w:basedOn w:val="DefaultParagraphFont"/>
    <w:uiPriority w:val="99"/>
    <w:rsid w:val="00953240"/>
    <w:rPr>
      <w:rFonts w:cs="Times New Roman"/>
      <w:sz w:val="16"/>
      <w:szCs w:val="16"/>
    </w:rPr>
  </w:style>
  <w:style w:type="paragraph" w:styleId="CommentText">
    <w:name w:val="annotation text"/>
    <w:basedOn w:val="Normal"/>
    <w:link w:val="CommentTextChar"/>
    <w:uiPriority w:val="99"/>
    <w:rsid w:val="00953240"/>
    <w:rPr>
      <w:sz w:val="20"/>
      <w:szCs w:val="20"/>
    </w:rPr>
  </w:style>
  <w:style w:type="character" w:customStyle="1" w:styleId="CommentTextChar">
    <w:name w:val="Comment Text Char"/>
    <w:basedOn w:val="DefaultParagraphFont"/>
    <w:link w:val="CommentText"/>
    <w:uiPriority w:val="99"/>
    <w:rsid w:val="00953240"/>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rsid w:val="00953240"/>
    <w:rPr>
      <w:b/>
      <w:bCs/>
    </w:rPr>
  </w:style>
  <w:style w:type="character" w:customStyle="1" w:styleId="CommentSubjectChar">
    <w:name w:val="Comment Subject Char"/>
    <w:basedOn w:val="CommentTextChar"/>
    <w:link w:val="CommentSubject"/>
    <w:uiPriority w:val="99"/>
    <w:rsid w:val="00953240"/>
    <w:rPr>
      <w:rFonts w:ascii="Times New Roman" w:eastAsia="Times New Roman" w:hAnsi="Times New Roman" w:cs="Times New Roman"/>
      <w:b/>
      <w:bCs/>
      <w:sz w:val="20"/>
      <w:szCs w:val="20"/>
      <w:lang w:eastAsia="es-ES"/>
    </w:rPr>
  </w:style>
  <w:style w:type="character" w:customStyle="1" w:styleId="PIETABLACar">
    <w:name w:val="PIE TABLA Car"/>
    <w:basedOn w:val="DefaultParagraphFont"/>
    <w:link w:val="PIETABLA"/>
    <w:locked/>
    <w:rsid w:val="00953240"/>
    <w:rPr>
      <w:rFonts w:ascii="Franklin Gothic Book" w:eastAsia="Times New Roman" w:hAnsi="Franklin Gothic Book" w:cs="Times New Roman"/>
      <w:i/>
      <w:szCs w:val="24"/>
      <w:lang w:eastAsia="es-ES"/>
    </w:rPr>
  </w:style>
  <w:style w:type="paragraph" w:styleId="ListParagraph">
    <w:name w:val="List Paragraph"/>
    <w:basedOn w:val="Normal"/>
    <w:uiPriority w:val="34"/>
    <w:qFormat/>
    <w:rsid w:val="00953240"/>
    <w:pPr>
      <w:ind w:left="708"/>
    </w:pPr>
  </w:style>
  <w:style w:type="character" w:customStyle="1" w:styleId="arialgrandenegrita1">
    <w:name w:val="arialgrandenegrita1"/>
    <w:basedOn w:val="DefaultParagraphFont"/>
    <w:uiPriority w:val="99"/>
    <w:rsid w:val="00953240"/>
    <w:rPr>
      <w:rFonts w:ascii="Arial" w:hAnsi="Arial" w:cs="Arial"/>
      <w:b/>
      <w:bCs/>
      <w:sz w:val="22"/>
      <w:szCs w:val="22"/>
    </w:rPr>
  </w:style>
  <w:style w:type="paragraph" w:customStyle="1" w:styleId="EMINNORMAL">
    <w:name w:val="EMIN NORMAL"/>
    <w:link w:val="EMINNORMALCar"/>
    <w:uiPriority w:val="99"/>
    <w:qFormat/>
    <w:rsid w:val="00953240"/>
    <w:pPr>
      <w:spacing w:after="0" w:line="360" w:lineRule="auto"/>
      <w:jc w:val="both"/>
    </w:pPr>
    <w:rPr>
      <w:rFonts w:ascii="Arial Narrow" w:eastAsia="Times New Roman" w:hAnsi="Arial Narrow" w:cs="Times New Roman"/>
      <w:szCs w:val="24"/>
      <w:lang w:eastAsia="es-ES"/>
    </w:rPr>
  </w:style>
  <w:style w:type="paragraph" w:customStyle="1" w:styleId="EMIN1">
    <w:name w:val="EMIN 1"/>
    <w:basedOn w:val="EMINNORMAL"/>
    <w:next w:val="EMINNORMAL"/>
    <w:uiPriority w:val="99"/>
    <w:rsid w:val="00953240"/>
    <w:pPr>
      <w:ind w:left="1437" w:hanging="1437"/>
      <w:jc w:val="left"/>
      <w:outlineLvl w:val="0"/>
    </w:pPr>
    <w:rPr>
      <w:b/>
      <w:smallCaps/>
      <w:sz w:val="36"/>
      <w:szCs w:val="36"/>
    </w:rPr>
  </w:style>
  <w:style w:type="paragraph" w:customStyle="1" w:styleId="EMIN2">
    <w:name w:val="EMIN 2"/>
    <w:basedOn w:val="EMINNORMAL"/>
    <w:next w:val="EMINNORMAL"/>
    <w:autoRedefine/>
    <w:uiPriority w:val="99"/>
    <w:rsid w:val="00953240"/>
    <w:pPr>
      <w:ind w:left="1869" w:hanging="1018"/>
      <w:outlineLvl w:val="1"/>
    </w:pPr>
    <w:rPr>
      <w:b/>
      <w:smallCaps/>
      <w:sz w:val="32"/>
      <w:szCs w:val="32"/>
    </w:rPr>
  </w:style>
  <w:style w:type="paragraph" w:customStyle="1" w:styleId="EMIN3">
    <w:name w:val="EMIN 3"/>
    <w:basedOn w:val="EMINNORMAL"/>
    <w:next w:val="EMINNORMAL"/>
    <w:uiPriority w:val="99"/>
    <w:rsid w:val="00953240"/>
    <w:pPr>
      <w:ind w:left="1944" w:hanging="504"/>
      <w:outlineLvl w:val="2"/>
    </w:pPr>
    <w:rPr>
      <w:b/>
      <w:smallCaps/>
      <w:sz w:val="28"/>
      <w:szCs w:val="28"/>
    </w:rPr>
  </w:style>
  <w:style w:type="paragraph" w:customStyle="1" w:styleId="EMIN4">
    <w:name w:val="EMIN 4"/>
    <w:basedOn w:val="EMINNORMAL"/>
    <w:next w:val="EMINNORMAL"/>
    <w:uiPriority w:val="99"/>
    <w:rsid w:val="00953240"/>
    <w:pPr>
      <w:ind w:left="2805" w:hanging="648"/>
      <w:outlineLvl w:val="3"/>
    </w:pPr>
    <w:rPr>
      <w:b/>
      <w:smallCaps/>
      <w:sz w:val="24"/>
    </w:rPr>
  </w:style>
  <w:style w:type="paragraph" w:customStyle="1" w:styleId="EMIN5">
    <w:name w:val="EMIN 5"/>
    <w:basedOn w:val="EMINNORMAL"/>
    <w:next w:val="EMINNORMAL"/>
    <w:uiPriority w:val="99"/>
    <w:rsid w:val="00953240"/>
    <w:pPr>
      <w:ind w:left="3309" w:hanging="792"/>
      <w:outlineLvl w:val="4"/>
    </w:pPr>
    <w:rPr>
      <w:b/>
      <w:sz w:val="24"/>
      <w:u w:val="single"/>
    </w:rPr>
  </w:style>
  <w:style w:type="paragraph" w:customStyle="1" w:styleId="EMIN6">
    <w:name w:val="EMIN 6"/>
    <w:basedOn w:val="EMINNORMAL"/>
    <w:next w:val="EMINNORMAL"/>
    <w:uiPriority w:val="99"/>
    <w:rsid w:val="00953240"/>
    <w:pPr>
      <w:ind w:left="3813" w:hanging="936"/>
      <w:outlineLvl w:val="5"/>
    </w:pPr>
    <w:rPr>
      <w:b/>
      <w:u w:val="single"/>
    </w:rPr>
  </w:style>
  <w:style w:type="character" w:customStyle="1" w:styleId="subtitlenews1">
    <w:name w:val="subtitlenews1"/>
    <w:basedOn w:val="DefaultParagraphFont"/>
    <w:uiPriority w:val="99"/>
    <w:rsid w:val="00953240"/>
    <w:rPr>
      <w:rFonts w:ascii="Arial" w:hAnsi="Arial" w:cs="Arial"/>
      <w:b/>
      <w:bCs/>
      <w:color w:val="000000"/>
      <w:sz w:val="18"/>
      <w:szCs w:val="18"/>
    </w:rPr>
  </w:style>
  <w:style w:type="character" w:customStyle="1" w:styleId="subtitle21">
    <w:name w:val="subtitle21"/>
    <w:basedOn w:val="DefaultParagraphFont"/>
    <w:uiPriority w:val="99"/>
    <w:rsid w:val="00953240"/>
    <w:rPr>
      <w:rFonts w:ascii="Arial" w:hAnsi="Arial" w:cs="Arial"/>
      <w:b/>
      <w:bCs/>
      <w:color w:val="185361"/>
      <w:sz w:val="18"/>
      <w:szCs w:val="18"/>
    </w:rPr>
  </w:style>
  <w:style w:type="character" w:customStyle="1" w:styleId="subtitle31">
    <w:name w:val="subtitle31"/>
    <w:basedOn w:val="DefaultParagraphFont"/>
    <w:uiPriority w:val="99"/>
    <w:rsid w:val="00953240"/>
    <w:rPr>
      <w:rFonts w:ascii="Arial" w:hAnsi="Arial" w:cs="Arial"/>
      <w:smallCaps/>
      <w:color w:val="598738"/>
      <w:sz w:val="15"/>
      <w:szCs w:val="15"/>
    </w:rPr>
  </w:style>
  <w:style w:type="paragraph" w:styleId="TOCHeading">
    <w:name w:val="TOC Heading"/>
    <w:basedOn w:val="Heading1"/>
    <w:next w:val="Normal"/>
    <w:uiPriority w:val="39"/>
    <w:qFormat/>
    <w:rsid w:val="00953240"/>
    <w:pPr>
      <w:keepLines/>
      <w:spacing w:before="480" w:after="0" w:line="276" w:lineRule="auto"/>
      <w:outlineLvl w:val="9"/>
    </w:pPr>
    <w:rPr>
      <w:rFonts w:ascii="Cambria" w:hAnsi="Cambria" w:cs="Times New Roman"/>
      <w:color w:val="365F91"/>
      <w:kern w:val="0"/>
      <w:sz w:val="28"/>
      <w:szCs w:val="28"/>
      <w:lang w:eastAsia="en-US"/>
    </w:rPr>
  </w:style>
  <w:style w:type="table" w:styleId="MediumShading1-Accent4">
    <w:name w:val="Medium Shading 1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customStyle="1" w:styleId="padd-top-f4">
    <w:name w:val="padd-top-f4"/>
    <w:basedOn w:val="Normal"/>
    <w:uiPriority w:val="99"/>
    <w:rsid w:val="00953240"/>
    <w:pPr>
      <w:spacing w:before="100" w:beforeAutospacing="1" w:after="100" w:afterAutospacing="1"/>
    </w:pPr>
  </w:style>
  <w:style w:type="character" w:customStyle="1" w:styleId="estilo11">
    <w:name w:val="estilo11"/>
    <w:basedOn w:val="DefaultParagraphFont"/>
    <w:uiPriority w:val="99"/>
    <w:rsid w:val="00953240"/>
    <w:rPr>
      <w:rFonts w:cs="Times New Roman"/>
      <w:color w:val="009933"/>
    </w:rPr>
  </w:style>
  <w:style w:type="paragraph" w:customStyle="1" w:styleId="desc">
    <w:name w:val="desc"/>
    <w:basedOn w:val="Normal"/>
    <w:uiPriority w:val="99"/>
    <w:rsid w:val="00953240"/>
    <w:pPr>
      <w:spacing w:before="100" w:beforeAutospacing="1" w:after="100" w:afterAutospacing="1"/>
    </w:pPr>
  </w:style>
  <w:style w:type="character" w:customStyle="1" w:styleId="titletext">
    <w:name w:val="titletext"/>
    <w:basedOn w:val="DefaultParagraphFont"/>
    <w:uiPriority w:val="99"/>
    <w:rsid w:val="00953240"/>
    <w:rPr>
      <w:rFonts w:cs="Times New Roman"/>
    </w:rPr>
  </w:style>
  <w:style w:type="character" w:customStyle="1" w:styleId="date1">
    <w:name w:val="date1"/>
    <w:basedOn w:val="DefaultParagraphFont"/>
    <w:uiPriority w:val="99"/>
    <w:rsid w:val="00953240"/>
    <w:rPr>
      <w:rFonts w:cs="Times New Roman"/>
    </w:rPr>
  </w:style>
  <w:style w:type="character" w:customStyle="1" w:styleId="source6">
    <w:name w:val="source6"/>
    <w:basedOn w:val="DefaultParagraphFont"/>
    <w:uiPriority w:val="99"/>
    <w:rsid w:val="00953240"/>
    <w:rPr>
      <w:rFonts w:cs="Times New Roman"/>
      <w:color w:val="777777"/>
    </w:rPr>
  </w:style>
  <w:style w:type="paragraph" w:customStyle="1" w:styleId="fckjus">
    <w:name w:val="fckjus"/>
    <w:basedOn w:val="Normal"/>
    <w:uiPriority w:val="99"/>
    <w:rsid w:val="00953240"/>
    <w:pPr>
      <w:spacing w:before="100" w:beforeAutospacing="1" w:after="100" w:afterAutospacing="1"/>
    </w:pPr>
  </w:style>
  <w:style w:type="table" w:styleId="LightShading-Accent2">
    <w:name w:val="Light Shading Accent 2"/>
    <w:basedOn w:val="TableNormal"/>
    <w:uiPriority w:val="99"/>
    <w:rsid w:val="00953240"/>
    <w:pPr>
      <w:spacing w:after="0" w:line="240" w:lineRule="auto"/>
    </w:pPr>
    <w:rPr>
      <w:rFonts w:ascii="Times New Roman" w:eastAsia="Times New Roman" w:hAnsi="Times New Roman" w:cs="Times New Roman"/>
      <w:color w:val="943634"/>
      <w:sz w:val="20"/>
      <w:szCs w:val="20"/>
      <w:lang w:eastAsia="es-ES"/>
    </w:rPr>
    <w:tblPr>
      <w:tblStyleRowBandSize w:val="1"/>
      <w:tblStyleColBandSize w:val="1"/>
      <w:tblBorders>
        <w:top w:val="single" w:sz="8" w:space="0" w:color="C0504D"/>
        <w:bottom w:val="single" w:sz="8" w:space="0" w:color="C0504D"/>
      </w:tblBorders>
    </w:tblPr>
    <w:tblStylePr w:type="fir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rFonts w:cs="Times New Roman"/>
        <w:b/>
        <w:bCs/>
      </w:rPr>
      <w:tblPr/>
      <w:tcPr>
        <w:tcBorders>
          <w:top w:val="single" w:sz="8" w:space="0" w:color="C0504D"/>
          <w:left w:val="nil"/>
          <w:bottom w:val="single" w:sz="8" w:space="0" w:color="C0504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left w:val="nil"/>
          <w:right w:val="nil"/>
          <w:insideH w:val="nil"/>
          <w:insideV w:val="nil"/>
        </w:tcBorders>
        <w:shd w:val="clear" w:color="auto" w:fill="EFD3D2"/>
      </w:tcPr>
    </w:tblStylePr>
  </w:style>
  <w:style w:type="table" w:styleId="LightShading-Accent5">
    <w:name w:val="Light Shading Accent 5"/>
    <w:basedOn w:val="TableNormal"/>
    <w:uiPriority w:val="99"/>
    <w:rsid w:val="00953240"/>
    <w:pPr>
      <w:spacing w:after="0" w:line="240" w:lineRule="auto"/>
    </w:pPr>
    <w:rPr>
      <w:rFonts w:ascii="Times New Roman" w:eastAsia="Times New Roman" w:hAnsi="Times New Roman"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MediumShading2-Accent4">
    <w:name w:val="Medium Shading 2 Accent 4"/>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8064A2"/>
      </w:tcPr>
    </w:tblStylePr>
    <w:tblStylePr w:type="lastCol">
      <w:rPr>
        <w:rFonts w:cs="Times New Roman"/>
        <w:b/>
        <w:bCs/>
        <w:color w:val="FFFFFF"/>
      </w:rPr>
      <w:tblPr/>
      <w:tcPr>
        <w:tcBorders>
          <w:left w:val="nil"/>
          <w:right w:val="nil"/>
          <w:insideH w:val="nil"/>
          <w:insideV w:val="nil"/>
        </w:tcBorders>
        <w:shd w:val="clear" w:color="auto" w:fill="8064A2"/>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paragraph" w:customStyle="1" w:styleId="Pa7">
    <w:name w:val="Pa7"/>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Pa6">
    <w:name w:val="Pa6"/>
    <w:basedOn w:val="Normal"/>
    <w:next w:val="Normal"/>
    <w:uiPriority w:val="99"/>
    <w:rsid w:val="00953240"/>
    <w:pPr>
      <w:autoSpaceDE w:val="0"/>
      <w:autoSpaceDN w:val="0"/>
      <w:adjustRightInd w:val="0"/>
      <w:spacing w:line="201" w:lineRule="atLeast"/>
    </w:pPr>
    <w:rPr>
      <w:rFonts w:ascii="Arial" w:hAnsi="Arial" w:cs="Arial"/>
    </w:rPr>
  </w:style>
  <w:style w:type="paragraph" w:customStyle="1" w:styleId="CELEFICDSIGN">
    <w:name w:val="CELEFIC DSIGN"/>
    <w:basedOn w:val="CELEFICNORMAL"/>
    <w:uiPriority w:val="99"/>
    <w:rsid w:val="00953240"/>
    <w:pPr>
      <w:spacing w:line="264" w:lineRule="auto"/>
    </w:pPr>
    <w:rPr>
      <w:rFonts w:ascii="Dsignes Light" w:hAnsi="Dsignes Light"/>
      <w:sz w:val="24"/>
    </w:rPr>
  </w:style>
  <w:style w:type="table" w:styleId="MediumShading2-Accent6">
    <w:name w:val="Medium Shading 2 Accent 6"/>
    <w:basedOn w:val="TableNormal"/>
    <w:uiPriority w:val="99"/>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F79646"/>
      </w:tcPr>
    </w:tblStylePr>
    <w:tblStylePr w:type="lastCol">
      <w:rPr>
        <w:rFonts w:cs="Times New Roman"/>
        <w:b/>
        <w:bCs/>
        <w:color w:val="FFFFFF"/>
      </w:rPr>
      <w:tblPr/>
      <w:tcPr>
        <w:tcBorders>
          <w:left w:val="nil"/>
          <w:right w:val="nil"/>
          <w:insideH w:val="nil"/>
          <w:insideV w:val="nil"/>
        </w:tcBorders>
        <w:shd w:val="clear" w:color="auto" w:fill="F7964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character" w:customStyle="1" w:styleId="EMINNORMALCar">
    <w:name w:val="EMIN NORMAL Car"/>
    <w:basedOn w:val="DefaultParagraphFont"/>
    <w:link w:val="EMINNORMAL"/>
    <w:uiPriority w:val="99"/>
    <w:locked/>
    <w:rsid w:val="00953240"/>
    <w:rPr>
      <w:rFonts w:ascii="Arial Narrow" w:eastAsia="Times New Roman" w:hAnsi="Arial Narrow" w:cs="Times New Roman"/>
      <w:szCs w:val="24"/>
      <w:lang w:eastAsia="es-ES"/>
    </w:rPr>
  </w:style>
  <w:style w:type="numbering" w:styleId="111111">
    <w:name w:val="Outline List 2"/>
    <w:basedOn w:val="NoList"/>
    <w:uiPriority w:val="99"/>
    <w:semiHidden/>
    <w:unhideWhenUsed/>
    <w:rsid w:val="00953240"/>
    <w:pPr>
      <w:numPr>
        <w:numId w:val="12"/>
      </w:numPr>
    </w:pPr>
  </w:style>
  <w:style w:type="numbering" w:styleId="1ai">
    <w:name w:val="Outline List 1"/>
    <w:basedOn w:val="NoList"/>
    <w:uiPriority w:val="99"/>
    <w:semiHidden/>
    <w:unhideWhenUsed/>
    <w:rsid w:val="00953240"/>
    <w:pPr>
      <w:numPr>
        <w:numId w:val="13"/>
      </w:numPr>
    </w:pPr>
  </w:style>
  <w:style w:type="numbering" w:styleId="ArticleSection">
    <w:name w:val="Outline List 3"/>
    <w:basedOn w:val="NoList"/>
    <w:uiPriority w:val="99"/>
    <w:semiHidden/>
    <w:unhideWhenUsed/>
    <w:rsid w:val="00953240"/>
    <w:pPr>
      <w:numPr>
        <w:numId w:val="14"/>
      </w:numPr>
    </w:pPr>
  </w:style>
  <w:style w:type="paragraph" w:customStyle="1" w:styleId="Default">
    <w:name w:val="Default"/>
    <w:rsid w:val="00953240"/>
    <w:pPr>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corchete-llamada1">
    <w:name w:val="corchete-llamada1"/>
    <w:basedOn w:val="DefaultParagraphFont"/>
    <w:rsid w:val="00953240"/>
    <w:rPr>
      <w:vanish/>
      <w:webHidden w:val="0"/>
      <w:specVanish w:val="0"/>
    </w:rPr>
  </w:style>
  <w:style w:type="paragraph" w:customStyle="1" w:styleId="EMINEJEMPLO">
    <w:name w:val="EMIN_EJEMPLO"/>
    <w:basedOn w:val="CELEFICNORMAL"/>
    <w:qFormat/>
    <w:rsid w:val="00953240"/>
    <w:pPr>
      <w:numPr>
        <w:numId w:val="20"/>
      </w:numPr>
    </w:pPr>
    <w:rPr>
      <w:b/>
      <w:i/>
    </w:rPr>
  </w:style>
  <w:style w:type="paragraph" w:styleId="Bibliography">
    <w:name w:val="Bibliography"/>
    <w:basedOn w:val="Normal"/>
    <w:next w:val="Normal"/>
    <w:uiPriority w:val="37"/>
    <w:unhideWhenUsed/>
    <w:rsid w:val="00953240"/>
  </w:style>
  <w:style w:type="paragraph" w:customStyle="1" w:styleId="PIEECUACION">
    <w:name w:val="PIE ECUACION"/>
    <w:basedOn w:val="PIEFIGURA"/>
    <w:qFormat/>
    <w:rsid w:val="00953240"/>
    <w:pPr>
      <w:numPr>
        <w:numId w:val="18"/>
      </w:numPr>
      <w:ind w:left="0" w:firstLine="0"/>
    </w:pPr>
    <w:rPr>
      <w:b/>
      <w:color w:val="9BBB59" w:themeColor="accent3"/>
      <w:sz w:val="20"/>
    </w:rPr>
  </w:style>
  <w:style w:type="paragraph" w:customStyle="1" w:styleId="indent">
    <w:name w:val="indent"/>
    <w:basedOn w:val="Default"/>
    <w:next w:val="Default"/>
    <w:uiPriority w:val="99"/>
    <w:rsid w:val="00953240"/>
    <w:rPr>
      <w:rFonts w:ascii="Symbol" w:hAnsi="Symbol" w:cs="Times New Roman"/>
      <w:color w:val="auto"/>
    </w:rPr>
  </w:style>
  <w:style w:type="paragraph" w:customStyle="1" w:styleId="Informetextogeneral1">
    <w:name w:val="Informe texto general 1"/>
    <w:basedOn w:val="Default"/>
    <w:next w:val="Default"/>
    <w:uiPriority w:val="99"/>
    <w:rsid w:val="00953240"/>
    <w:rPr>
      <w:rFonts w:ascii="Symbol" w:hAnsi="Symbol" w:cs="Times New Roman"/>
      <w:color w:val="auto"/>
    </w:rPr>
  </w:style>
  <w:style w:type="paragraph" w:styleId="TableofFigures">
    <w:name w:val="table of figures"/>
    <w:basedOn w:val="Normal"/>
    <w:next w:val="Normal"/>
    <w:uiPriority w:val="99"/>
    <w:unhideWhenUsed/>
    <w:rsid w:val="00953240"/>
  </w:style>
  <w:style w:type="paragraph" w:customStyle="1" w:styleId="ANEXO2">
    <w:name w:val="ANEXO 2"/>
    <w:basedOn w:val="CELEFIC2"/>
    <w:qFormat/>
    <w:rsid w:val="00953240"/>
    <w:pPr>
      <w:numPr>
        <w:numId w:val="19"/>
      </w:numPr>
    </w:pPr>
  </w:style>
  <w:style w:type="table" w:styleId="LightList-Accent5">
    <w:name w:val="Light List Accent 5"/>
    <w:basedOn w:val="TableNormal"/>
    <w:uiPriority w:val="61"/>
    <w:rsid w:val="00953240"/>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Revision">
    <w:name w:val="Revision"/>
    <w:hidden/>
    <w:uiPriority w:val="99"/>
    <w:semiHidden/>
    <w:rsid w:val="00953240"/>
    <w:pPr>
      <w:spacing w:after="0" w:line="240" w:lineRule="auto"/>
    </w:pPr>
    <w:rPr>
      <w:rFonts w:ascii="Times New Roman" w:eastAsia="Times New Roman" w:hAnsi="Times New Roman" w:cs="Times New Roman"/>
      <w:sz w:val="24"/>
      <w:szCs w:val="24"/>
      <w:lang w:eastAsia="es-ES"/>
    </w:rPr>
  </w:style>
  <w:style w:type="character" w:customStyle="1" w:styleId="gcg2ujhdabb">
    <w:name w:val="gcg2ujhdabb"/>
    <w:basedOn w:val="DefaultParagraphFont"/>
    <w:rsid w:val="00953240"/>
  </w:style>
  <w:style w:type="character" w:customStyle="1" w:styleId="gcg2ujhdeab">
    <w:name w:val="gcg2ujhdeab"/>
    <w:basedOn w:val="DefaultParagraphFont"/>
    <w:rsid w:val="00953240"/>
  </w:style>
  <w:style w:type="character" w:customStyle="1" w:styleId="hps">
    <w:name w:val="hps"/>
    <w:basedOn w:val="DefaultParagraphFont"/>
    <w:rsid w:val="004769CA"/>
  </w:style>
  <w:style w:type="character" w:customStyle="1" w:styleId="shorttext">
    <w:name w:val="short_text"/>
    <w:basedOn w:val="DefaultParagraphFont"/>
    <w:rsid w:val="002E23DB"/>
  </w:style>
  <w:style w:type="character" w:customStyle="1" w:styleId="atn">
    <w:name w:val="atn"/>
    <w:basedOn w:val="DefaultParagraphFont"/>
    <w:rsid w:val="00784DD5"/>
  </w:style>
  <w:style w:type="paragraph" w:customStyle="1" w:styleId="NRELBodyText">
    <w:name w:val="NREL_Body_Text"/>
    <w:link w:val="NRELBodyTextCharChar"/>
    <w:uiPriority w:val="99"/>
    <w:rsid w:val="00DA44DF"/>
    <w:pPr>
      <w:spacing w:after="240" w:line="240" w:lineRule="auto"/>
    </w:pPr>
    <w:rPr>
      <w:rFonts w:ascii="Times New Roman" w:eastAsia="Calibri" w:hAnsi="Times New Roman" w:cs="Arial"/>
      <w:sz w:val="24"/>
      <w:lang w:val="en-US"/>
    </w:rPr>
  </w:style>
  <w:style w:type="character" w:customStyle="1" w:styleId="NRELBodyTextCharChar">
    <w:name w:val="NREL_Body_Text Char Char"/>
    <w:link w:val="NRELBodyText"/>
    <w:uiPriority w:val="99"/>
    <w:rsid w:val="00DA44DF"/>
    <w:rPr>
      <w:rFonts w:ascii="Times New Roman" w:eastAsia="Calibri" w:hAnsi="Times New Roman" w:cs="Arial"/>
      <w:sz w:val="24"/>
      <w:lang w:val="en-US"/>
    </w:rPr>
  </w:style>
  <w:style w:type="paragraph" w:customStyle="1" w:styleId="EVOBody">
    <w:name w:val="EVO Body"/>
    <w:basedOn w:val="Normal"/>
    <w:link w:val="EVOBodyChar"/>
    <w:rsid w:val="00DA44DF"/>
    <w:pPr>
      <w:tabs>
        <w:tab w:val="left" w:pos="720"/>
        <w:tab w:val="left" w:pos="1440"/>
        <w:tab w:val="left" w:pos="2160"/>
        <w:tab w:val="left" w:pos="2880"/>
        <w:tab w:val="left" w:pos="3600"/>
        <w:tab w:val="left" w:pos="4320"/>
        <w:tab w:val="left" w:pos="5040"/>
        <w:tab w:val="left" w:pos="5760"/>
        <w:tab w:val="left" w:pos="6480"/>
        <w:tab w:val="left" w:pos="10800"/>
      </w:tabs>
      <w:overflowPunct w:val="0"/>
      <w:autoSpaceDE w:val="0"/>
      <w:autoSpaceDN w:val="0"/>
      <w:adjustRightInd w:val="0"/>
      <w:spacing w:before="80" w:after="80"/>
      <w:textAlignment w:val="baseline"/>
    </w:pPr>
    <w:rPr>
      <w:rFonts w:ascii="Arial" w:hAnsi="Arial" w:cs="Arial"/>
      <w:noProof/>
      <w:color w:val="000000"/>
      <w:sz w:val="22"/>
      <w:szCs w:val="22"/>
      <w:lang w:eastAsia="en-US"/>
    </w:rPr>
  </w:style>
  <w:style w:type="character" w:customStyle="1" w:styleId="EVOBodyChar">
    <w:name w:val="EVO Body Char"/>
    <w:link w:val="EVOBody"/>
    <w:rsid w:val="00DA44DF"/>
    <w:rPr>
      <w:rFonts w:ascii="Arial" w:eastAsia="Times New Roman" w:hAnsi="Arial" w:cs="Arial"/>
      <w:noProof/>
      <w:color w:val="000000"/>
      <w:lang w:val="en-US"/>
    </w:rPr>
  </w:style>
  <w:style w:type="paragraph" w:styleId="FootnoteText">
    <w:name w:val="footnote text"/>
    <w:basedOn w:val="Normal"/>
    <w:link w:val="FootnoteTextChar"/>
    <w:uiPriority w:val="99"/>
    <w:semiHidden/>
    <w:unhideWhenUsed/>
    <w:rsid w:val="00FB067F"/>
    <w:rPr>
      <w:sz w:val="20"/>
      <w:szCs w:val="20"/>
    </w:rPr>
  </w:style>
  <w:style w:type="character" w:customStyle="1" w:styleId="FootnoteTextChar">
    <w:name w:val="Footnote Text Char"/>
    <w:basedOn w:val="DefaultParagraphFont"/>
    <w:link w:val="FootnoteText"/>
    <w:uiPriority w:val="99"/>
    <w:semiHidden/>
    <w:rsid w:val="00FB067F"/>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FB067F"/>
    <w:rPr>
      <w:vertAlign w:val="superscript"/>
    </w:rPr>
  </w:style>
  <w:style w:type="paragraph" w:customStyle="1" w:styleId="tabletitle">
    <w:name w:val="table title"/>
    <w:basedOn w:val="Heading1"/>
    <w:link w:val="tabletitleChar"/>
    <w:qFormat/>
    <w:rsid w:val="00743E7C"/>
    <w:pPr>
      <w:jc w:val="center"/>
    </w:pPr>
    <w:rPr>
      <w:sz w:val="24"/>
    </w:rPr>
  </w:style>
  <w:style w:type="character" w:customStyle="1" w:styleId="tabletitleChar">
    <w:name w:val="table title Char"/>
    <w:basedOn w:val="Heading1Char"/>
    <w:link w:val="tabletitle"/>
    <w:rsid w:val="00743E7C"/>
    <w:rPr>
      <w:rFonts w:ascii="Arial" w:eastAsia="Times New Roman" w:hAnsi="Arial" w:cs="Arial"/>
      <w:b/>
      <w:bCs/>
      <w:kern w:val="32"/>
      <w:sz w:val="24"/>
      <w:szCs w:val="32"/>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566423">
      <w:bodyDiv w:val="1"/>
      <w:marLeft w:val="0"/>
      <w:marRight w:val="0"/>
      <w:marTop w:val="0"/>
      <w:marBottom w:val="0"/>
      <w:divBdr>
        <w:top w:val="none" w:sz="0" w:space="0" w:color="auto"/>
        <w:left w:val="none" w:sz="0" w:space="0" w:color="auto"/>
        <w:bottom w:val="none" w:sz="0" w:space="0" w:color="auto"/>
        <w:right w:val="none" w:sz="0" w:space="0" w:color="auto"/>
      </w:divBdr>
    </w:div>
    <w:div w:id="381634135">
      <w:bodyDiv w:val="1"/>
      <w:marLeft w:val="0"/>
      <w:marRight w:val="0"/>
      <w:marTop w:val="0"/>
      <w:marBottom w:val="0"/>
      <w:divBdr>
        <w:top w:val="none" w:sz="0" w:space="0" w:color="auto"/>
        <w:left w:val="none" w:sz="0" w:space="0" w:color="auto"/>
        <w:bottom w:val="none" w:sz="0" w:space="0" w:color="auto"/>
        <w:right w:val="none" w:sz="0" w:space="0" w:color="auto"/>
      </w:divBdr>
      <w:divsChild>
        <w:div w:id="1207185275">
          <w:marLeft w:val="0"/>
          <w:marRight w:val="0"/>
          <w:marTop w:val="0"/>
          <w:marBottom w:val="0"/>
          <w:divBdr>
            <w:top w:val="none" w:sz="0" w:space="0" w:color="auto"/>
            <w:left w:val="none" w:sz="0" w:space="0" w:color="auto"/>
            <w:bottom w:val="none" w:sz="0" w:space="0" w:color="auto"/>
            <w:right w:val="none" w:sz="0" w:space="0" w:color="auto"/>
          </w:divBdr>
          <w:divsChild>
            <w:div w:id="1517573211">
              <w:marLeft w:val="0"/>
              <w:marRight w:val="0"/>
              <w:marTop w:val="0"/>
              <w:marBottom w:val="0"/>
              <w:divBdr>
                <w:top w:val="none" w:sz="0" w:space="0" w:color="auto"/>
                <w:left w:val="none" w:sz="0" w:space="0" w:color="auto"/>
                <w:bottom w:val="none" w:sz="0" w:space="0" w:color="auto"/>
                <w:right w:val="none" w:sz="0" w:space="0" w:color="auto"/>
              </w:divBdr>
              <w:divsChild>
                <w:div w:id="941841637">
                  <w:marLeft w:val="0"/>
                  <w:marRight w:val="0"/>
                  <w:marTop w:val="0"/>
                  <w:marBottom w:val="0"/>
                  <w:divBdr>
                    <w:top w:val="none" w:sz="0" w:space="0" w:color="auto"/>
                    <w:left w:val="none" w:sz="0" w:space="0" w:color="auto"/>
                    <w:bottom w:val="none" w:sz="0" w:space="0" w:color="auto"/>
                    <w:right w:val="none" w:sz="0" w:space="0" w:color="auto"/>
                  </w:divBdr>
                  <w:divsChild>
                    <w:div w:id="1353384294">
                      <w:marLeft w:val="0"/>
                      <w:marRight w:val="0"/>
                      <w:marTop w:val="0"/>
                      <w:marBottom w:val="0"/>
                      <w:divBdr>
                        <w:top w:val="none" w:sz="0" w:space="0" w:color="auto"/>
                        <w:left w:val="none" w:sz="0" w:space="0" w:color="auto"/>
                        <w:bottom w:val="none" w:sz="0" w:space="0" w:color="auto"/>
                        <w:right w:val="none" w:sz="0" w:space="0" w:color="auto"/>
                      </w:divBdr>
                      <w:divsChild>
                        <w:div w:id="1528759732">
                          <w:marLeft w:val="0"/>
                          <w:marRight w:val="0"/>
                          <w:marTop w:val="0"/>
                          <w:marBottom w:val="0"/>
                          <w:divBdr>
                            <w:top w:val="none" w:sz="0" w:space="0" w:color="auto"/>
                            <w:left w:val="none" w:sz="0" w:space="0" w:color="auto"/>
                            <w:bottom w:val="none" w:sz="0" w:space="0" w:color="auto"/>
                            <w:right w:val="none" w:sz="0" w:space="0" w:color="auto"/>
                          </w:divBdr>
                          <w:divsChild>
                            <w:div w:id="18449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769403">
      <w:bodyDiv w:val="1"/>
      <w:marLeft w:val="0"/>
      <w:marRight w:val="0"/>
      <w:marTop w:val="0"/>
      <w:marBottom w:val="0"/>
      <w:divBdr>
        <w:top w:val="none" w:sz="0" w:space="0" w:color="auto"/>
        <w:left w:val="none" w:sz="0" w:space="0" w:color="auto"/>
        <w:bottom w:val="none" w:sz="0" w:space="0" w:color="auto"/>
        <w:right w:val="none" w:sz="0" w:space="0" w:color="auto"/>
      </w:divBdr>
    </w:div>
    <w:div w:id="791094075">
      <w:bodyDiv w:val="1"/>
      <w:marLeft w:val="0"/>
      <w:marRight w:val="0"/>
      <w:marTop w:val="0"/>
      <w:marBottom w:val="0"/>
      <w:divBdr>
        <w:top w:val="none" w:sz="0" w:space="0" w:color="auto"/>
        <w:left w:val="none" w:sz="0" w:space="0" w:color="auto"/>
        <w:bottom w:val="none" w:sz="0" w:space="0" w:color="auto"/>
        <w:right w:val="none" w:sz="0" w:space="0" w:color="auto"/>
      </w:divBdr>
    </w:div>
    <w:div w:id="855116154">
      <w:bodyDiv w:val="1"/>
      <w:marLeft w:val="0"/>
      <w:marRight w:val="0"/>
      <w:marTop w:val="0"/>
      <w:marBottom w:val="0"/>
      <w:divBdr>
        <w:top w:val="none" w:sz="0" w:space="0" w:color="auto"/>
        <w:left w:val="none" w:sz="0" w:space="0" w:color="auto"/>
        <w:bottom w:val="none" w:sz="0" w:space="0" w:color="auto"/>
        <w:right w:val="none" w:sz="0" w:space="0" w:color="auto"/>
      </w:divBdr>
    </w:div>
    <w:div w:id="874269918">
      <w:bodyDiv w:val="1"/>
      <w:marLeft w:val="0"/>
      <w:marRight w:val="0"/>
      <w:marTop w:val="0"/>
      <w:marBottom w:val="0"/>
      <w:divBdr>
        <w:top w:val="none" w:sz="0" w:space="0" w:color="auto"/>
        <w:left w:val="none" w:sz="0" w:space="0" w:color="auto"/>
        <w:bottom w:val="none" w:sz="0" w:space="0" w:color="auto"/>
        <w:right w:val="none" w:sz="0" w:space="0" w:color="auto"/>
      </w:divBdr>
    </w:div>
    <w:div w:id="985476899">
      <w:bodyDiv w:val="1"/>
      <w:marLeft w:val="0"/>
      <w:marRight w:val="0"/>
      <w:marTop w:val="0"/>
      <w:marBottom w:val="0"/>
      <w:divBdr>
        <w:top w:val="none" w:sz="0" w:space="0" w:color="auto"/>
        <w:left w:val="none" w:sz="0" w:space="0" w:color="auto"/>
        <w:bottom w:val="none" w:sz="0" w:space="0" w:color="auto"/>
        <w:right w:val="none" w:sz="0" w:space="0" w:color="auto"/>
      </w:divBdr>
    </w:div>
    <w:div w:id="1380934979">
      <w:bodyDiv w:val="1"/>
      <w:marLeft w:val="0"/>
      <w:marRight w:val="0"/>
      <w:marTop w:val="0"/>
      <w:marBottom w:val="0"/>
      <w:divBdr>
        <w:top w:val="none" w:sz="0" w:space="0" w:color="auto"/>
        <w:left w:val="none" w:sz="0" w:space="0" w:color="auto"/>
        <w:bottom w:val="none" w:sz="0" w:space="0" w:color="auto"/>
        <w:right w:val="none" w:sz="0" w:space="0" w:color="auto"/>
      </w:divBdr>
    </w:div>
    <w:div w:id="1526870059">
      <w:bodyDiv w:val="1"/>
      <w:marLeft w:val="0"/>
      <w:marRight w:val="0"/>
      <w:marTop w:val="0"/>
      <w:marBottom w:val="0"/>
      <w:divBdr>
        <w:top w:val="none" w:sz="0" w:space="0" w:color="auto"/>
        <w:left w:val="none" w:sz="0" w:space="0" w:color="auto"/>
        <w:bottom w:val="none" w:sz="0" w:space="0" w:color="auto"/>
        <w:right w:val="none" w:sz="0" w:space="0" w:color="auto"/>
      </w:divBdr>
    </w:div>
    <w:div w:id="1923488157">
      <w:bodyDiv w:val="1"/>
      <w:marLeft w:val="0"/>
      <w:marRight w:val="0"/>
      <w:marTop w:val="0"/>
      <w:marBottom w:val="0"/>
      <w:divBdr>
        <w:top w:val="none" w:sz="0" w:space="0" w:color="auto"/>
        <w:left w:val="none" w:sz="0" w:space="0" w:color="auto"/>
        <w:bottom w:val="none" w:sz="0" w:space="0" w:color="auto"/>
        <w:right w:val="none" w:sz="0" w:space="0" w:color="auto"/>
      </w:divBdr>
    </w:div>
    <w:div w:id="1933662842">
      <w:bodyDiv w:val="1"/>
      <w:marLeft w:val="0"/>
      <w:marRight w:val="0"/>
      <w:marTop w:val="0"/>
      <w:marBottom w:val="0"/>
      <w:divBdr>
        <w:top w:val="none" w:sz="0" w:space="0" w:color="auto"/>
        <w:left w:val="none" w:sz="0" w:space="0" w:color="auto"/>
        <w:bottom w:val="none" w:sz="0" w:space="0" w:color="auto"/>
        <w:right w:val="none" w:sz="0" w:space="0" w:color="auto"/>
      </w:divBdr>
    </w:div>
    <w:div w:id="1970086678">
      <w:bodyDiv w:val="1"/>
      <w:marLeft w:val="0"/>
      <w:marRight w:val="0"/>
      <w:marTop w:val="0"/>
      <w:marBottom w:val="0"/>
      <w:divBdr>
        <w:top w:val="none" w:sz="0" w:space="0" w:color="auto"/>
        <w:left w:val="none" w:sz="0" w:space="0" w:color="auto"/>
        <w:bottom w:val="none" w:sz="0" w:space="0" w:color="auto"/>
        <w:right w:val="none" w:sz="0" w:space="0" w:color="auto"/>
      </w:divBdr>
      <w:divsChild>
        <w:div w:id="323899330">
          <w:marLeft w:val="0"/>
          <w:marRight w:val="0"/>
          <w:marTop w:val="0"/>
          <w:marBottom w:val="0"/>
          <w:divBdr>
            <w:top w:val="none" w:sz="0" w:space="0" w:color="auto"/>
            <w:left w:val="none" w:sz="0" w:space="0" w:color="auto"/>
            <w:bottom w:val="none" w:sz="0" w:space="0" w:color="auto"/>
            <w:right w:val="none" w:sz="0" w:space="0" w:color="auto"/>
          </w:divBdr>
          <w:divsChild>
            <w:div w:id="994142686">
              <w:marLeft w:val="0"/>
              <w:marRight w:val="0"/>
              <w:marTop w:val="0"/>
              <w:marBottom w:val="0"/>
              <w:divBdr>
                <w:top w:val="none" w:sz="0" w:space="0" w:color="auto"/>
                <w:left w:val="none" w:sz="0" w:space="0" w:color="auto"/>
                <w:bottom w:val="none" w:sz="0" w:space="0" w:color="auto"/>
                <w:right w:val="none" w:sz="0" w:space="0" w:color="auto"/>
              </w:divBdr>
              <w:divsChild>
                <w:div w:id="2037929468">
                  <w:marLeft w:val="0"/>
                  <w:marRight w:val="0"/>
                  <w:marTop w:val="0"/>
                  <w:marBottom w:val="0"/>
                  <w:divBdr>
                    <w:top w:val="none" w:sz="0" w:space="0" w:color="auto"/>
                    <w:left w:val="none" w:sz="0" w:space="0" w:color="auto"/>
                    <w:bottom w:val="none" w:sz="0" w:space="0" w:color="auto"/>
                    <w:right w:val="none" w:sz="0" w:space="0" w:color="auto"/>
                  </w:divBdr>
                  <w:divsChild>
                    <w:div w:id="1794206637">
                      <w:marLeft w:val="0"/>
                      <w:marRight w:val="0"/>
                      <w:marTop w:val="0"/>
                      <w:marBottom w:val="0"/>
                      <w:divBdr>
                        <w:top w:val="none" w:sz="0" w:space="0" w:color="auto"/>
                        <w:left w:val="none" w:sz="0" w:space="0" w:color="auto"/>
                        <w:bottom w:val="none" w:sz="0" w:space="0" w:color="auto"/>
                        <w:right w:val="none" w:sz="0" w:space="0" w:color="auto"/>
                      </w:divBdr>
                      <w:divsChild>
                        <w:div w:id="1714422427">
                          <w:marLeft w:val="0"/>
                          <w:marRight w:val="0"/>
                          <w:marTop w:val="0"/>
                          <w:marBottom w:val="0"/>
                          <w:divBdr>
                            <w:top w:val="none" w:sz="0" w:space="0" w:color="auto"/>
                            <w:left w:val="none" w:sz="0" w:space="0" w:color="auto"/>
                            <w:bottom w:val="none" w:sz="0" w:space="0" w:color="auto"/>
                            <w:right w:val="none" w:sz="0" w:space="0" w:color="auto"/>
                          </w:divBdr>
                          <w:divsChild>
                            <w:div w:id="8665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wmf"/><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2.wmf"/><Relationship Id="rId34" Type="http://schemas.openxmlformats.org/officeDocument/2006/relationships/image" Target="media/image24.w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jpeg"/><Relationship Id="rId29" Type="http://schemas.openxmlformats.org/officeDocument/2006/relationships/image" Target="media/image19.w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image" Target="media/image22.wmf"/><Relationship Id="rId37" Type="http://schemas.openxmlformats.org/officeDocument/2006/relationships/image" Target="media/image26.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wmf"/><Relationship Id="rId28" Type="http://schemas.openxmlformats.org/officeDocument/2006/relationships/image" Target="media/image18.jpeg"/><Relationship Id="rId36" Type="http://schemas.openxmlformats.org/officeDocument/2006/relationships/oleObject" Target="embeddings/oleObject2.bin"/><Relationship Id="rId10" Type="http://schemas.openxmlformats.org/officeDocument/2006/relationships/image" Target="media/image1.jpeg"/><Relationship Id="rId19" Type="http://schemas.openxmlformats.org/officeDocument/2006/relationships/image" Target="media/image10.wmf"/><Relationship Id="rId31" Type="http://schemas.openxmlformats.org/officeDocument/2006/relationships/image" Target="media/image21.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wmf"/><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wmf"/><Relationship Id="rId33" Type="http://schemas.openxmlformats.org/officeDocument/2006/relationships/image" Target="media/image23.jpe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B7DFC1-5D77-43D8-9ABD-9927059EE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7067</Words>
  <Characters>40287</Characters>
  <Application>Microsoft Office Word</Application>
  <DocSecurity>0</DocSecurity>
  <Lines>335</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47260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dc:creator>
  <cp:lastModifiedBy>M. Sami Khawaja</cp:lastModifiedBy>
  <cp:revision>2</cp:revision>
  <dcterms:created xsi:type="dcterms:W3CDTF">2016-02-15T00:39:00Z</dcterms:created>
  <dcterms:modified xsi:type="dcterms:W3CDTF">2016-02-15T00:39:00Z</dcterms:modified>
</cp:coreProperties>
</file>