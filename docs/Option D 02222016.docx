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A2A6D7" w14:textId="12FE9108"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14:paraId="68E7681C" w14:textId="7184C43B"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14:paraId="18D8B27B" w14:textId="270B1B21"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14:paraId="1091EA7E" w14:textId="0D6903C6"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p w14:paraId="48DDA1F7" w14:textId="77777777" w:rsidR="00924111" w:rsidRPr="00883FF3" w:rsidRDefault="00924111" w:rsidP="00924111">
      <w:pPr>
        <w:rPr>
          <w:rStyle w:val="hps"/>
          <w:sz w:val="22"/>
        </w:rPr>
      </w:pPr>
    </w:p>
    <w:p w14:paraId="799B516D" w14:textId="0B5DE87F"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14:paraId="568FB47D" w14:textId="566E1569"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14:paraId="620BFCD8" w14:textId="77777777" w:rsidR="00924111" w:rsidRPr="00883FF3" w:rsidRDefault="00883FF3" w:rsidP="006F7069">
      <w:pPr>
        <w:pStyle w:val="Heading3"/>
      </w:pPr>
      <w:r>
        <w:t xml:space="preserve">1. </w:t>
      </w:r>
      <w:r w:rsidR="00924111" w:rsidRPr="00883FF3">
        <w:t xml:space="preserve">Situation </w:t>
      </w:r>
    </w:p>
    <w:p w14:paraId="00EFD7B8" w14:textId="20108295"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new construction of a medium office building in San Francisco, CA. The sensitivity 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14:paraId="0148330A" w14:textId="45CB88AF"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14:paraId="2962BD54" w14:textId="77777777"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14:paraId="038BF92A" w14:textId="083FA677"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14:paraId="710F4DB4" w14:textId="3BFE4DF6" w:rsidR="006F7069" w:rsidRDefault="006F7069" w:rsidP="006F7069">
      <w:pPr>
        <w:pStyle w:val="Heading3"/>
      </w:pPr>
      <w:r>
        <w:t xml:space="preserve">2. </w:t>
      </w:r>
      <w:r w:rsidR="00CC6919">
        <w:t>Building Modeling and Analysis Tools</w:t>
      </w:r>
    </w:p>
    <w:p w14:paraId="7231000C" w14:textId="6A5DEDD9"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473679">
        <w:rPr>
          <w:rStyle w:val="FootnoteReference"/>
        </w:rPr>
        <w:footnoteReference w:id="2"/>
      </w:r>
      <w:r w:rsidR="00473679">
        <w:t xml:space="preserve">, which </w:t>
      </w:r>
      <w:r w:rsidR="0063509F">
        <w:t>are</w:t>
      </w:r>
      <w:r w:rsidR="00473679" w:rsidRPr="00473679">
        <w:t xml:space="preserve"> a set of programmatic instructions that makes changes to an energy model to reflect its application.</w:t>
      </w:r>
      <w:r w:rsidR="0063509F">
        <w:t xml:space="preserve">  This concept of creating and manipulating energy models through Measures will allow us to turn building characteristics into </w:t>
      </w:r>
      <w:commentRangeStart w:id="0"/>
      <w:r w:rsidR="004136B1" w:rsidRPr="006B799E">
        <w:t>Explanatory</w:t>
      </w:r>
      <w:r w:rsidR="004136B1">
        <w:t xml:space="preserve"> Variables</w:t>
      </w:r>
      <w:commentRangeEnd w:id="0"/>
      <w:r w:rsidR="004136B1">
        <w:rPr>
          <w:rStyle w:val="CommentReference"/>
        </w:rPr>
        <w:commentReference w:id="0"/>
      </w:r>
      <w:r w:rsidR="0063509F">
        <w:t xml:space="preserve"> and determine their sensitivity in a way that is consistent, scalable</w:t>
      </w:r>
      <w:r w:rsidR="0055183E">
        <w:t xml:space="preserve"> and easily shared with co-workers, clients or the general public</w:t>
      </w:r>
      <w:r w:rsidR="0063509F">
        <w:t>.</w:t>
      </w:r>
    </w:p>
    <w:p w14:paraId="3E1628EA" w14:textId="77777777" w:rsidR="00473679" w:rsidRDefault="00473679" w:rsidP="00CC6919"/>
    <w:p w14:paraId="620A30C8" w14:textId="1779768F"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will be programmatically generated by using the OpenStudio Prototype Buildings Measure</w:t>
      </w:r>
      <w:r>
        <w:rPr>
          <w:rStyle w:val="FootnoteReference"/>
        </w:rPr>
        <w:footnoteReference w:id="4"/>
      </w:r>
      <w:r w:rsidR="00FA3A7C">
        <w:t xml:space="preserve">.  This has the advantage that the reader can easily reproduce the workflow and results shown in this section, however a user </w:t>
      </w:r>
      <w:r w:rsidR="00757BD3">
        <w:t>defined</w:t>
      </w:r>
      <w:r w:rsidR="00FA3A7C">
        <w:t xml:space="preserve"> energy model can easily be created by modifying the energy model created by the OS Prototype Measure or by building a model from scratch using the OpenStudio Application.</w:t>
      </w:r>
    </w:p>
    <w:p w14:paraId="545862BB" w14:textId="77777777" w:rsidR="00FA3A7C" w:rsidRDefault="00FA3A7C" w:rsidP="00CC6919"/>
    <w:p w14:paraId="5DD08F0D" w14:textId="25E91009" w:rsidR="00FA3A7C" w:rsidRPr="00CC6919" w:rsidRDefault="00DC0A12" w:rsidP="00CC6919">
      <w:r>
        <w:t>The sensitivity analys</w:t>
      </w:r>
      <w:r w:rsidR="00757BD3">
        <w:t>e</w:t>
      </w:r>
      <w:r>
        <w:t xml:space="preserve">s </w:t>
      </w:r>
      <w:r w:rsidR="00757BD3">
        <w:t xml:space="preserve">presented utilize the OpenStudio Analysis Framework, consisting of the </w:t>
      </w:r>
      <w:r w:rsidR="00871641">
        <w:t>OpenStudio Analysis Spreadsheet</w:t>
      </w:r>
      <w:r w:rsidR="00871641">
        <w:rPr>
          <w:rStyle w:val="FootnoteReference"/>
        </w:rPr>
        <w:footnoteReference w:id="5"/>
      </w:r>
      <w:r w:rsidR="00757BD3">
        <w:t xml:space="preserve"> for problem definition</w:t>
      </w:r>
      <w:r w:rsidR="00871641">
        <w:t xml:space="preserve"> and the cloud computing capabilities of OpenStudio Server</w:t>
      </w:r>
      <w:r w:rsidR="00871641">
        <w:rPr>
          <w:rStyle w:val="FootnoteReference"/>
        </w:rPr>
        <w:footnoteReference w:id="6"/>
      </w:r>
      <w:r w:rsidR="00757BD3">
        <w:t xml:space="preserve"> for algorithm implementation and simulation runs</w:t>
      </w:r>
      <w:r w:rsidR="00871641">
        <w:t xml:space="preserve">. Both of these tools are free to use, however the actual cloud computing time from Amazon must be purchased from a user specific Amazon EC2 account. </w:t>
      </w:r>
    </w:p>
    <w:p w14:paraId="3B6881E4" w14:textId="64822EFF" w:rsidR="006F7069" w:rsidRDefault="006F7069" w:rsidP="006F7069">
      <w:pPr>
        <w:pStyle w:val="Heading3"/>
      </w:pPr>
      <w:r>
        <w:lastRenderedPageBreak/>
        <w:t xml:space="preserve">3. </w:t>
      </w:r>
      <w:r w:rsidR="005B6719">
        <w:t>Energy Model</w:t>
      </w:r>
      <w:r w:rsidR="00871641">
        <w:t xml:space="preserve"> and </w:t>
      </w:r>
      <w:r w:rsidR="001854D9">
        <w:t>Variable Characterization</w:t>
      </w:r>
    </w:p>
    <w:p w14:paraId="56357400" w14:textId="77777777" w:rsidR="005B6719" w:rsidRDefault="001854D9" w:rsidP="001854D9">
      <w:r w:rsidRPr="005B6719">
        <w:t xml:space="preserve">The </w:t>
      </w:r>
      <w:r w:rsidR="005B6719" w:rsidRPr="005B6719">
        <w:t>energy model for this example is created by using the following inputs in the Prototype Building Measure:</w:t>
      </w:r>
    </w:p>
    <w:p w14:paraId="383C3DCB" w14:textId="0EE9ED5F" w:rsidR="00ED1DC2" w:rsidRDefault="00ED1DC2" w:rsidP="00ED1DC2">
      <w:pPr>
        <w:pStyle w:val="ListParagraph"/>
        <w:numPr>
          <w:ilvl w:val="0"/>
          <w:numId w:val="39"/>
        </w:numPr>
      </w:pPr>
      <w:r>
        <w:t xml:space="preserve">Building Type: Medium Office </w:t>
      </w:r>
    </w:p>
    <w:p w14:paraId="7A1B53C2" w14:textId="68D68523" w:rsidR="00ED1DC2" w:rsidRDefault="00ED1DC2" w:rsidP="00ED1DC2">
      <w:pPr>
        <w:pStyle w:val="ListParagraph"/>
        <w:numPr>
          <w:ilvl w:val="0"/>
          <w:numId w:val="39"/>
        </w:numPr>
      </w:pPr>
      <w:r>
        <w:t xml:space="preserve">Vintage: 90.1-2010 </w:t>
      </w:r>
    </w:p>
    <w:p w14:paraId="05693077" w14:textId="42305973" w:rsidR="00ED1DC2" w:rsidRDefault="00ED1DC2" w:rsidP="00ED1DC2">
      <w:pPr>
        <w:pStyle w:val="ListParagraph"/>
        <w:numPr>
          <w:ilvl w:val="0"/>
          <w:numId w:val="39"/>
        </w:numPr>
      </w:pPr>
      <w:r>
        <w:t>Climate Zone: ASHRAE 169-2006-3C</w:t>
      </w:r>
    </w:p>
    <w:p w14:paraId="5E8062BD" w14:textId="01964057"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14:paraId="352A0D04" w14:textId="620E5530"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14:paraId="38050F55" w14:textId="77777777" w:rsidR="000269B3" w:rsidRDefault="000269B3" w:rsidP="00ED1DC2"/>
    <w:p w14:paraId="0C52E1DB" w14:textId="62AF360B" w:rsidR="00ED1DC2" w:rsidRDefault="00ED1DC2" w:rsidP="00ED1DC2">
      <w:pPr>
        <w:jc w:val="center"/>
      </w:pPr>
      <w:r w:rsidRPr="00EF28DA">
        <w:rPr>
          <w:noProof/>
          <w:lang w:eastAsia="en-US"/>
        </w:rPr>
        <w:drawing>
          <wp:inline distT="0" distB="0" distL="0" distR="0" wp14:anchorId="76B939A1" wp14:editId="3AE4DC6F">
            <wp:extent cx="2595035" cy="1155266"/>
            <wp:effectExtent l="0" t="0" r="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595035" cy="115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
                          <a:solidFill>
                            <a:srgbClr val="000000"/>
                          </a:solidFill>
                          <a:miter lim="800000"/>
                          <a:headEnd/>
                          <a:tailEnd/>
                        </a14:hiddenLine>
                      </a:ext>
                    </a:extLst>
                  </pic:spPr>
                </pic:pic>
              </a:graphicData>
            </a:graphic>
          </wp:inline>
        </w:drawing>
      </w:r>
    </w:p>
    <w:p w14:paraId="1614C89A" w14:textId="77777777" w:rsidR="00E04A80" w:rsidRDefault="00E04A80" w:rsidP="00ED1DC2"/>
    <w:p w14:paraId="03792181" w14:textId="3F21F7AC" w:rsidR="00B574CC" w:rsidRDefault="00E72F10" w:rsidP="00ED1DC2">
      <w:r>
        <w:t xml:space="preserve">The building characteristics </w:t>
      </w:r>
      <w:r w:rsidR="00E04A80">
        <w:t>of Window to Wall Ratio, Lighting Power Density and Space Infiltration will be altered by using</w:t>
      </w:r>
      <w:ins w:id="1" w:author="Henry Horsey" w:date="2016-02-21T19:20:00Z">
        <w:r w:rsidR="00757BD3">
          <w:t xml:space="preserve"> OpenStudio</w:t>
        </w:r>
      </w:ins>
      <w:r w:rsidR="00E04A80">
        <w:t xml:space="preserve"> Measures that specifically manipulate those values in the energy model.  The actual </w:t>
      </w:r>
      <w:ins w:id="2" w:author="Henry Horsey" w:date="2016-02-21T19:21:00Z">
        <w:r w:rsidR="00757BD3">
          <w:t xml:space="preserve">OpenStudio </w:t>
        </w:r>
      </w:ins>
      <w:r w:rsidR="00E04A80">
        <w:t>Measures used</w:t>
      </w:r>
      <w:ins w:id="3" w:author="Henry Horsey" w:date="2016-02-21T19:20:00Z">
        <w:r w:rsidR="00757BD3">
          <w:t xml:space="preserve"> in this example,</w:t>
        </w:r>
      </w:ins>
      <w:r w:rsidR="00E04A80">
        <w:t xml:space="preserve"> </w:t>
      </w:r>
      <w:r w:rsidR="00B574CC">
        <w:t xml:space="preserve">along with the code used in this analysis </w:t>
      </w:r>
      <w:r w:rsidR="00E04A80">
        <w:t>can be downloaded from (</w:t>
      </w:r>
      <w:commentRangeStart w:id="4"/>
      <w:r w:rsidR="00E04A80">
        <w:t>XXX</w:t>
      </w:r>
      <w:commentRangeEnd w:id="4"/>
      <w:r w:rsidR="00E04A80">
        <w:rPr>
          <w:rStyle w:val="CommentReference"/>
        </w:rPr>
        <w:commentReference w:id="4"/>
      </w:r>
      <w:r w:rsidR="00E04A80">
        <w:t>)</w:t>
      </w:r>
      <w:bookmarkStart w:id="5" w:name="_GoBack"/>
      <w:bookmarkEnd w:id="5"/>
      <w:r w:rsidR="00E04A80">
        <w:t>.</w:t>
      </w:r>
      <w:r w:rsidR="00B574CC">
        <w:t xml:space="preserve"> </w:t>
      </w:r>
      <w:r w:rsidR="00E04A80">
        <w:t>T</w:t>
      </w:r>
      <w:r w:rsidR="00B574CC">
        <w:t>o understand t</w:t>
      </w:r>
      <w:r w:rsidR="00E04A80">
        <w:t>he</w:t>
      </w:r>
      <w:r w:rsidR="00B574CC">
        <w:t xml:space="preserve"> effect that these parameters have on building </w:t>
      </w:r>
      <w:del w:id="6" w:author="Henry Horsey" w:date="2016-02-21T19:22:00Z">
        <w:r w:rsidR="00B574CC" w:rsidDel="009235BC">
          <w:delText xml:space="preserve">Electric </w:delText>
        </w:r>
      </w:del>
      <w:ins w:id="7" w:author="Henry Horsey" w:date="2016-02-21T19:22:00Z">
        <w:r w:rsidR="009235BC">
          <w:t xml:space="preserve">electric </w:t>
        </w:r>
      </w:ins>
      <w:r w:rsidR="00B574CC">
        <w:t xml:space="preserve">EUI, we first need to define valid ranges (minimum and maximum) and distributions (triangular, uniform, </w:t>
      </w:r>
      <w:proofErr w:type="spellStart"/>
      <w:r w:rsidR="00B574CC">
        <w:t>etc</w:t>
      </w:r>
      <w:proofErr w:type="spellEnd"/>
      <w:r w:rsidR="00B574CC">
        <w:t>) for each</w:t>
      </w:r>
      <w:ins w:id="8" w:author="Henry Horsey" w:date="2016-02-21T19:23:00Z">
        <w:r w:rsidR="009235BC">
          <w:t xml:space="preserve"> input</w:t>
        </w:r>
      </w:ins>
      <w:r w:rsidR="00B574CC">
        <w:t xml:space="preserve">, thus turning our building parameters into </w:t>
      </w:r>
      <w:r w:rsidR="006B799E" w:rsidRPr="006B799E">
        <w:t>Explanatory</w:t>
      </w:r>
      <w:r w:rsidR="006B799E">
        <w:t xml:space="preserve"> </w:t>
      </w:r>
      <w:r w:rsidR="00B574CC">
        <w:t xml:space="preserve">Variables. </w:t>
      </w:r>
    </w:p>
    <w:p w14:paraId="7D19EFA3" w14:textId="77777777" w:rsidR="00B574CC" w:rsidRDefault="00B574CC" w:rsidP="00ED1DC2"/>
    <w:p w14:paraId="295A122D" w14:textId="1F05445E" w:rsidR="00C50328" w:rsidRDefault="000269B3" w:rsidP="00ED1DC2">
      <w:r>
        <w:t xml:space="preserve">For this </w:t>
      </w:r>
      <w:r w:rsidR="00B574CC">
        <w:t>example</w:t>
      </w:r>
      <w:r>
        <w:t>, triangular distributions we</w:t>
      </w:r>
      <w:r w:rsidR="00EE7DC2">
        <w:t>re</w:t>
      </w:r>
      <w:r>
        <w:t xml:space="preserve"> chosen for each </w:t>
      </w:r>
      <w:r w:rsidR="006B799E" w:rsidRPr="006B799E">
        <w:t>Explanatory</w:t>
      </w:r>
      <w:r w:rsidR="006B799E">
        <w:t xml:space="preserve"> </w:t>
      </w:r>
      <w:r>
        <w:t>Variable and are depicted in Figures 2-4</w:t>
      </w:r>
      <w:r w:rsidR="00C50328">
        <w:t xml:space="preserve"> </w:t>
      </w:r>
      <w:del w:id="9" w:author="Henry Horsey" w:date="2016-02-21T19:23:00Z">
        <w:r w:rsidR="00C50328" w:rsidDel="009235BC">
          <w:delText xml:space="preserve">and </w:delText>
        </w:r>
      </w:del>
      <w:ins w:id="10" w:author="Henry Horsey" w:date="2016-02-21T19:23:00Z">
        <w:r w:rsidR="009235BC">
          <w:t xml:space="preserve">with </w:t>
        </w:r>
      </w:ins>
      <w:r w:rsidR="00C50328">
        <w:t>the ranges listed in Table 1</w:t>
      </w:r>
      <w:r>
        <w:t>.</w:t>
      </w:r>
      <w:r w:rsidR="00182168">
        <w:t xml:space="preserve">  Ranges for each </w:t>
      </w:r>
      <w:r w:rsidR="006B799E" w:rsidRPr="006B799E">
        <w:t>Explanatory</w:t>
      </w:r>
      <w:r w:rsidR="006B799E">
        <w:t xml:space="preserve"> </w:t>
      </w:r>
      <w:r w:rsidR="00182168">
        <w:t xml:space="preserve">Variable are typically </w:t>
      </w:r>
      <w:del w:id="11" w:author="Henry Horsey" w:date="2016-02-21T19:23:00Z">
        <w:r w:rsidR="00182168" w:rsidDel="009235BC">
          <w:delText>given from</w:delText>
        </w:r>
      </w:del>
      <w:ins w:id="12" w:author="Henry Horsey" w:date="2016-02-21T19:23:00Z">
        <w:r w:rsidR="009235BC">
          <w:t>defined by</w:t>
        </w:r>
      </w:ins>
      <w:r w:rsidR="00182168">
        <w:t xml:space="preserve"> project constraints or best practices.  </w:t>
      </w:r>
      <w:r w:rsidR="00C50328">
        <w:t xml:space="preserve">It should be noted that while the plotted distributions do not appear to be triangles, </w:t>
      </w:r>
      <w:commentRangeStart w:id="13"/>
      <w:r w:rsidR="00C50328">
        <w:t xml:space="preserve">that is just an artifact of plotting them using histogram and curve fit functions in R. </w:t>
      </w:r>
      <w:commentRangeEnd w:id="13"/>
      <w:r w:rsidR="009235BC">
        <w:rPr>
          <w:rStyle w:val="CommentReference"/>
        </w:rPr>
        <w:commentReference w:id="13"/>
      </w:r>
    </w:p>
    <w:p w14:paraId="26A18DF8" w14:textId="201EDB92" w:rsidR="00182168" w:rsidRPr="00D62EA1" w:rsidRDefault="00182168" w:rsidP="00182168">
      <w:pPr>
        <w:pStyle w:val="tabletitle"/>
      </w:pPr>
      <w:commentRangeStart w:id="14"/>
      <w:r>
        <w:t xml:space="preserve">Table 1: </w:t>
      </w:r>
      <w:r w:rsidR="006B799E" w:rsidRPr="006B799E">
        <w:t>Explanatory</w:t>
      </w:r>
      <w:r w:rsidR="006B799E">
        <w:t xml:space="preserve"> </w:t>
      </w:r>
      <w:r>
        <w:t>Variable Ranges</w:t>
      </w:r>
      <w:commentRangeEnd w:id="14"/>
      <w:r w:rsidR="009235BC">
        <w:rPr>
          <w:rStyle w:val="CommentReference"/>
          <w:rFonts w:ascii="Times New Roman" w:hAnsi="Times New Roman"/>
          <w:b w:val="0"/>
          <w:bCs w:val="0"/>
          <w:kern w:val="0"/>
        </w:rPr>
        <w:commentReference w:id="14"/>
      </w:r>
    </w:p>
    <w:tbl>
      <w:tblPr>
        <w:tblStyle w:val="LightList-Accent3"/>
        <w:tblW w:w="0" w:type="auto"/>
        <w:jc w:val="center"/>
        <w:tblLook w:val="04E0" w:firstRow="1" w:lastRow="1" w:firstColumn="1" w:lastColumn="0" w:noHBand="0" w:noVBand="1"/>
      </w:tblPr>
      <w:tblGrid>
        <w:gridCol w:w="3128"/>
        <w:gridCol w:w="180"/>
        <w:gridCol w:w="1072"/>
        <w:gridCol w:w="1570"/>
      </w:tblGrid>
      <w:tr w:rsidR="00182168" w:rsidRPr="00883FF3" w14:paraId="19BD9E80" w14:textId="77777777" w:rsidTr="00757BD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1ED01D3E" w14:textId="77777777" w:rsidR="00182168" w:rsidRPr="00883FF3" w:rsidRDefault="00182168"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702" w:type="dxa"/>
            <w:vMerge w:val="restart"/>
            <w:vAlign w:val="center"/>
          </w:tcPr>
          <w:p w14:paraId="30FE8534" w14:textId="77777777" w:rsidR="00182168" w:rsidRPr="00883FF3" w:rsidRDefault="0018216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Merge w:val="restart"/>
            <w:vAlign w:val="center"/>
          </w:tcPr>
          <w:p w14:paraId="2F48DFC7" w14:textId="77777777" w:rsidR="00182168" w:rsidRPr="00883FF3" w:rsidRDefault="0018216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Maximum</w:t>
            </w:r>
          </w:p>
        </w:tc>
      </w:tr>
      <w:tr w:rsidR="00182168" w:rsidRPr="00883FF3" w14:paraId="5B6C338A" w14:textId="77777777" w:rsidTr="00757BD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1A7659BD" w14:textId="77777777" w:rsidR="00182168" w:rsidRPr="00883FF3" w:rsidRDefault="00182168" w:rsidP="00757BD3">
            <w:pPr>
              <w:pStyle w:val="CELEFICNORMAL"/>
              <w:jc w:val="center"/>
              <w:rPr>
                <w:rFonts w:ascii="Times New Roman" w:hAnsi="Times New Roman"/>
                <w:b w:val="0"/>
                <w:bCs w:val="0"/>
                <w:lang w:val="en-US"/>
              </w:rPr>
            </w:pPr>
          </w:p>
        </w:tc>
        <w:tc>
          <w:tcPr>
            <w:tcW w:w="702" w:type="dxa"/>
            <w:vMerge/>
            <w:vAlign w:val="center"/>
          </w:tcPr>
          <w:p w14:paraId="495D54D7" w14:textId="77777777" w:rsidR="00182168" w:rsidRPr="00883FF3" w:rsidRDefault="0018216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1C8CAA41" w14:textId="77777777" w:rsidR="00182168" w:rsidRPr="00883FF3" w:rsidRDefault="0018216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182168" w:rsidRPr="00883FF3" w14:paraId="0A5D51B1" w14:textId="77777777" w:rsidTr="00757BD3">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1020A40" w14:textId="77777777" w:rsidR="00182168" w:rsidRPr="00883FF3" w:rsidRDefault="00182168" w:rsidP="00757BD3">
            <w:pPr>
              <w:pStyle w:val="CELEFICNORMAL"/>
              <w:jc w:val="center"/>
              <w:rPr>
                <w:rFonts w:ascii="Times New Roman" w:hAnsi="Times New Roman"/>
                <w:b w:val="0"/>
                <w:bCs w:val="0"/>
                <w:lang w:val="en-US"/>
              </w:rPr>
            </w:pPr>
            <w:r>
              <w:rPr>
                <w:rFonts w:ascii="Times New Roman" w:hAnsi="Times New Roman"/>
                <w:lang w:val="en-US"/>
              </w:rPr>
              <w:t xml:space="preserve">Lighting Power </w:t>
            </w:r>
            <w:commentRangeStart w:id="15"/>
            <w:commentRangeStart w:id="16"/>
            <w:r>
              <w:rPr>
                <w:rFonts w:ascii="Times New Roman" w:hAnsi="Times New Roman"/>
                <w:lang w:val="en-US"/>
              </w:rPr>
              <w:t>Reduction</w:t>
            </w:r>
            <w:commentRangeEnd w:id="15"/>
            <w:r w:rsidR="00A256B2">
              <w:rPr>
                <w:rStyle w:val="CommentReference"/>
                <w:rFonts w:ascii="Times New Roman" w:hAnsi="Times New Roman"/>
                <w:b w:val="0"/>
                <w:bCs w:val="0"/>
                <w:lang w:val="en-US"/>
              </w:rPr>
              <w:commentReference w:id="15"/>
            </w:r>
            <w:commentRangeEnd w:id="16"/>
            <w:r w:rsidR="00A256B2">
              <w:rPr>
                <w:rStyle w:val="CommentReference"/>
                <w:rFonts w:ascii="Times New Roman" w:hAnsi="Times New Roman"/>
                <w:b w:val="0"/>
                <w:bCs w:val="0"/>
                <w:lang w:val="en-US"/>
              </w:rPr>
              <w:commentReference w:id="16"/>
            </w:r>
            <w:r>
              <w:rPr>
                <w:rFonts w:ascii="Times New Roman" w:hAnsi="Times New Roman"/>
                <w:lang w:val="en-US"/>
              </w:rPr>
              <w:t xml:space="preserve"> (W/ft</w:t>
            </w:r>
            <w:r w:rsidRPr="00450114">
              <w:rPr>
                <w:rFonts w:ascii="Times New Roman" w:hAnsi="Times New Roman"/>
                <w:vertAlign w:val="superscript"/>
                <w:lang w:val="en-US"/>
              </w:rPr>
              <w:t>2</w:t>
            </w:r>
            <w:r>
              <w:rPr>
                <w:rFonts w:ascii="Times New Roman" w:hAnsi="Times New Roman"/>
                <w:lang w:val="en-US"/>
              </w:rPr>
              <w:t>)</w:t>
            </w:r>
          </w:p>
        </w:tc>
        <w:tc>
          <w:tcPr>
            <w:tcW w:w="882" w:type="dxa"/>
            <w:gridSpan w:val="2"/>
            <w:vAlign w:val="center"/>
          </w:tcPr>
          <w:p w14:paraId="26502047" w14:textId="77777777" w:rsidR="00182168" w:rsidRPr="00883FF3" w:rsidRDefault="0018216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6AF31443" w14:textId="77777777" w:rsidR="00182168" w:rsidRPr="00883FF3" w:rsidRDefault="0018216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182168" w:rsidRPr="00883FF3" w14:paraId="59AB00E1" w14:textId="77777777" w:rsidTr="00757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3913B6D0" w14:textId="77777777" w:rsidR="00182168" w:rsidRPr="00883FF3" w:rsidRDefault="00182168"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882" w:type="dxa"/>
            <w:gridSpan w:val="2"/>
            <w:vAlign w:val="center"/>
          </w:tcPr>
          <w:p w14:paraId="4459164A" w14:textId="77777777" w:rsidR="00182168" w:rsidRPr="00883FF3" w:rsidRDefault="0018216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28B8EEB9" w14:textId="77777777" w:rsidR="00182168" w:rsidRPr="00883FF3" w:rsidRDefault="0018216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182168" w:rsidRPr="00883FF3" w14:paraId="1A9ED247" w14:textId="77777777" w:rsidTr="00757BD3">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104D9122" w14:textId="77777777" w:rsidR="00182168" w:rsidRPr="00883FF3" w:rsidRDefault="00182168"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882" w:type="dxa"/>
            <w:gridSpan w:val="2"/>
            <w:vAlign w:val="center"/>
          </w:tcPr>
          <w:p w14:paraId="0AC56D38" w14:textId="77777777" w:rsidR="00182168" w:rsidRPr="00450114" w:rsidRDefault="00182168" w:rsidP="00757BD3">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lang w:val="en-US"/>
              </w:rPr>
            </w:pPr>
            <w:r w:rsidRPr="00450114">
              <w:rPr>
                <w:rFonts w:ascii="Times New Roman" w:hAnsi="Times New Roman"/>
                <w:b w:val="0"/>
                <w:lang w:val="en-US"/>
              </w:rPr>
              <w:t>-30</w:t>
            </w:r>
          </w:p>
        </w:tc>
        <w:tc>
          <w:tcPr>
            <w:tcW w:w="1570" w:type="dxa"/>
            <w:vAlign w:val="center"/>
          </w:tcPr>
          <w:p w14:paraId="52FBA2BB" w14:textId="77777777" w:rsidR="00182168" w:rsidRPr="00450114" w:rsidRDefault="00182168" w:rsidP="00757BD3">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lang w:val="en-US"/>
              </w:rPr>
            </w:pPr>
            <w:r w:rsidRPr="00450114">
              <w:rPr>
                <w:rFonts w:ascii="Times New Roman" w:hAnsi="Times New Roman"/>
                <w:b w:val="0"/>
                <w:lang w:val="en-US"/>
              </w:rPr>
              <w:t>30</w:t>
            </w:r>
          </w:p>
        </w:tc>
      </w:tr>
    </w:tbl>
    <w:p w14:paraId="39779A27" w14:textId="77777777" w:rsidR="00C50328" w:rsidRDefault="00C50328" w:rsidP="00ED1DC2"/>
    <w:p w14:paraId="5199D888" w14:textId="76E89565" w:rsidR="00E04A80" w:rsidRDefault="00EE7DC2" w:rsidP="00ED1DC2">
      <w:r>
        <w:t>The distributions for</w:t>
      </w:r>
      <w:r w:rsidR="000269B3">
        <w:t xml:space="preserve"> </w:t>
      </w:r>
      <w:r>
        <w:t xml:space="preserve">LPD and WWR specify </w:t>
      </w:r>
      <w:commentRangeStart w:id="17"/>
      <w:r>
        <w:t xml:space="preserve">actual parameter values while the </w:t>
      </w:r>
      <w:commentRangeEnd w:id="17"/>
      <w:r w:rsidR="00A256B2">
        <w:rPr>
          <w:rStyle w:val="CommentReference"/>
        </w:rPr>
        <w:commentReference w:id="17"/>
      </w:r>
      <w:r>
        <w:t xml:space="preserve">distribution for Space Infiltration represents a percent change from the baseline model.  This is done to be consistent with how </w:t>
      </w:r>
      <w:del w:id="18" w:author="Henry Horsey" w:date="2016-02-21T19:28:00Z">
        <w:r w:rsidDel="009235BC">
          <w:delText xml:space="preserve">each </w:delText>
        </w:r>
      </w:del>
      <w:ins w:id="19" w:author="Henry Horsey" w:date="2016-02-21T19:29:00Z">
        <w:r w:rsidR="009235BC">
          <w:t>each</w:t>
        </w:r>
      </w:ins>
      <w:ins w:id="20" w:author="Henry Horsey" w:date="2016-02-21T19:28:00Z">
        <w:r w:rsidR="009235BC">
          <w:t xml:space="preserve"> OpenStudio </w:t>
        </w:r>
      </w:ins>
      <w:r>
        <w:t xml:space="preserve">Measure </w:t>
      </w:r>
      <w:del w:id="21" w:author="Henry Horsey" w:date="2016-02-21T19:28:00Z">
        <w:r w:rsidDel="009235BC">
          <w:delText xml:space="preserve">for </w:delText>
        </w:r>
      </w:del>
      <w:ins w:id="22" w:author="Henry Horsey" w:date="2016-02-21T19:28:00Z">
        <w:r w:rsidR="009235BC">
          <w:t>interact</w:t>
        </w:r>
      </w:ins>
      <w:ins w:id="23" w:author="Henry Horsey" w:date="2016-02-21T19:29:00Z">
        <w:r w:rsidR="009235BC">
          <w:t>s</w:t>
        </w:r>
      </w:ins>
      <w:ins w:id="24" w:author="Henry Horsey" w:date="2016-02-21T19:28:00Z">
        <w:r w:rsidR="009235BC">
          <w:t xml:space="preserve"> with </w:t>
        </w:r>
      </w:ins>
      <w:r>
        <w:t xml:space="preserve">each </w:t>
      </w:r>
      <w:ins w:id="25" w:author="Henry Horsey" w:date="2016-02-21T19:28:00Z">
        <w:r w:rsidR="009235BC">
          <w:t xml:space="preserve">Explanatory </w:t>
        </w:r>
      </w:ins>
      <w:r>
        <w:t>Variable</w:t>
      </w:r>
      <w:del w:id="26" w:author="Henry Horsey" w:date="2016-02-21T19:28:00Z">
        <w:r w:rsidDel="009235BC">
          <w:delText xml:space="preserve"> operates</w:delText>
        </w:r>
      </w:del>
      <w:r>
        <w:t xml:space="preserve">.  </w:t>
      </w:r>
      <w:commentRangeStart w:id="27"/>
      <w:r>
        <w:t xml:space="preserve">The </w:t>
      </w:r>
      <w:ins w:id="28" w:author="Henry Horsey" w:date="2016-02-21T19:29:00Z">
        <w:r w:rsidR="009235BC">
          <w:t xml:space="preserve">OpenStudio </w:t>
        </w:r>
      </w:ins>
      <w:r>
        <w:t xml:space="preserve">Measures for LPD and WWR apply an actual value of these parameters to the model, while the Space Infiltration Measure applies a percent change to the baseline models value.  Some projects like to deal with absolutes, while others like to deal with percent changes.  Neither way is </w:t>
      </w:r>
      <w:r>
        <w:lastRenderedPageBreak/>
        <w:t xml:space="preserve">incorrect, however, care must be taken to be aware and consistent with how each </w:t>
      </w:r>
      <w:ins w:id="29" w:author="Henry Horsey" w:date="2016-02-21T19:29:00Z">
        <w:r w:rsidR="009235BC">
          <w:t xml:space="preserve">OpenStudio </w:t>
        </w:r>
      </w:ins>
      <w:r>
        <w:t xml:space="preserve">Measure operates. </w:t>
      </w:r>
      <w:commentRangeEnd w:id="27"/>
      <w:r w:rsidR="009235BC">
        <w:rPr>
          <w:rStyle w:val="CommentReference"/>
        </w:rPr>
        <w:commentReference w:id="27"/>
      </w:r>
    </w:p>
    <w:p w14:paraId="5B3EF384" w14:textId="77777777" w:rsidR="00450114" w:rsidRPr="00ED1DC2" w:rsidRDefault="00450114" w:rsidP="00ED1DC2"/>
    <w:p w14:paraId="08DA7250" w14:textId="6E3BEF7E" w:rsidR="000269B3" w:rsidRPr="00883FF3" w:rsidRDefault="000269B3" w:rsidP="000269B3">
      <w:pPr>
        <w:pStyle w:val="tabletitle"/>
        <w:rPr>
          <w:rFonts w:ascii="Times New Roman" w:hAnsi="Times New Roman"/>
        </w:rPr>
      </w:pPr>
      <w:r w:rsidRPr="00883FF3">
        <w:t>Fig</w:t>
      </w:r>
      <w:r>
        <w:t>ure</w:t>
      </w:r>
      <w:r w:rsidRPr="00883FF3">
        <w:t xml:space="preserve"> </w:t>
      </w:r>
      <w:r>
        <w:t>2:</w:t>
      </w:r>
      <w:r w:rsidRPr="00883FF3">
        <w:t xml:space="preserve"> </w:t>
      </w:r>
      <w:r w:rsidRPr="000269B3">
        <w:t>Lighting Power Density Distribution</w:t>
      </w:r>
    </w:p>
    <w:p w14:paraId="38CA8CB4" w14:textId="6DE18E95" w:rsidR="005B6719" w:rsidRPr="005B6719" w:rsidRDefault="005B6719" w:rsidP="005B6719">
      <w:pPr>
        <w:pStyle w:val="CELEFICNORMAL"/>
        <w:jc w:val="center"/>
        <w:rPr>
          <w:rFonts w:ascii="Times New Roman" w:hAnsi="Times New Roman"/>
          <w:lang w:val="en-US"/>
        </w:rPr>
      </w:pPr>
    </w:p>
    <w:p w14:paraId="55A87A4B" w14:textId="0B5282FA"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0B3B611D" wp14:editId="794CFF86">
            <wp:extent cx="2286000" cy="2286000"/>
            <wp:effectExtent l="0" t="0" r="0" b="0"/>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F423E39" w14:textId="23BE214C"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14:paraId="120FAF4F" w14:textId="24DB61C3" w:rsidR="000269B3" w:rsidRDefault="000269B3" w:rsidP="000269B3">
      <w:pPr>
        <w:jc w:val="center"/>
        <w:rPr>
          <w:sz w:val="20"/>
          <w:szCs w:val="20"/>
        </w:rPr>
      </w:pPr>
      <w:r>
        <w:rPr>
          <w:noProof/>
          <w:sz w:val="20"/>
          <w:szCs w:val="20"/>
          <w:lang w:eastAsia="en-US"/>
        </w:rPr>
        <w:drawing>
          <wp:inline distT="0" distB="0" distL="0" distR="0" wp14:anchorId="623F9E6E" wp14:editId="16E05C1E">
            <wp:extent cx="2286000" cy="22860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D0471A7" w14:textId="5B295E29"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14:paraId="7D79711F" w14:textId="4672696B" w:rsidR="000269B3" w:rsidRPr="00182168" w:rsidRDefault="000269B3" w:rsidP="00182168">
      <w:pPr>
        <w:jc w:val="center"/>
        <w:rPr>
          <w:sz w:val="20"/>
          <w:szCs w:val="20"/>
        </w:rPr>
      </w:pPr>
      <w:r>
        <w:rPr>
          <w:noProof/>
          <w:sz w:val="20"/>
          <w:szCs w:val="20"/>
          <w:lang w:eastAsia="en-US"/>
        </w:rPr>
        <w:drawing>
          <wp:inline distT="0" distB="0" distL="0" distR="0" wp14:anchorId="690B1B30" wp14:editId="4C33F3BC">
            <wp:extent cx="2286000" cy="228600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037AFF9" w14:textId="5995937A" w:rsidR="00E57561" w:rsidRDefault="00E57561" w:rsidP="00E57561">
      <w:pPr>
        <w:pStyle w:val="Heading3"/>
      </w:pPr>
      <w:r>
        <w:lastRenderedPageBreak/>
        <w:t xml:space="preserve">4. </w:t>
      </w:r>
      <w:r w:rsidR="006B02DE" w:rsidRPr="006B02DE">
        <w:t>Local One-step-at-a-time (OAT) sampling analysis</w:t>
      </w:r>
    </w:p>
    <w:p w14:paraId="717A1C69" w14:textId="3A979B53" w:rsidR="00893DD2" w:rsidRDefault="00893DD2" w:rsidP="00893DD2">
      <w:r>
        <w:t>Latin Hypercube Sampling</w:t>
      </w:r>
      <w:r>
        <w:rPr>
          <w:rStyle w:val="FootnoteReference"/>
        </w:rPr>
        <w:footnoteReference w:id="7"/>
      </w:r>
      <w:r>
        <w:t xml:space="preserve"> </w:t>
      </w:r>
      <w:r w:rsidRPr="00893DD2">
        <w:t>(LHS) is a method of sampling that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puts an equal number of points into each area.  This has the effect of giving a more even sampling across a distribution </w:t>
      </w:r>
      <w:r w:rsidR="00DD14F4">
        <w:t xml:space="preserve">with fewer points compared to a </w:t>
      </w:r>
      <w:ins w:id="30" w:author="Henry Horsey" w:date="2016-02-21T19:30:00Z">
        <w:r w:rsidR="009235BC">
          <w:t xml:space="preserve">purely </w:t>
        </w:r>
      </w:ins>
      <w:commentRangeStart w:id="31"/>
      <w:r w:rsidR="00DD14F4">
        <w:t>random sample.</w:t>
      </w:r>
      <w:commentRangeEnd w:id="31"/>
      <w:r w:rsidR="003079C7">
        <w:rPr>
          <w:rStyle w:val="CommentReference"/>
        </w:rPr>
        <w:commentReference w:id="31"/>
      </w:r>
    </w:p>
    <w:p w14:paraId="2BFF0690" w14:textId="77777777" w:rsidR="00F62481" w:rsidRDefault="00F62481" w:rsidP="00893DD2"/>
    <w:p w14:paraId="23954F9B" w14:textId="7009C906" w:rsidR="00B34728" w:rsidRDefault="006B799E" w:rsidP="00893DD2">
      <w:r>
        <w:t xml:space="preserve">Using the OpenStudio Analysis </w:t>
      </w:r>
      <w:del w:id="32" w:author="Henry Horsey" w:date="2016-02-21T19:31:00Z">
        <w:r w:rsidDel="009235BC">
          <w:delText>Spreadsheet</w:delText>
        </w:r>
        <w:r w:rsidR="00F62481" w:rsidDel="009235BC">
          <w:delText>,</w:delText>
        </w:r>
      </w:del>
      <w:ins w:id="33" w:author="Henry Horsey" w:date="2016-02-21T19:31:00Z">
        <w:r w:rsidR="009235BC">
          <w:t>Workflow</w:t>
        </w:r>
      </w:ins>
      <w:r w:rsidR="00F62481">
        <w:t xml:space="preserve"> </w:t>
      </w:r>
      <w:r w:rsidR="00962695">
        <w:t xml:space="preserve">we will sample </w:t>
      </w:r>
      <w:r w:rsidR="006B02DE">
        <w:t>the</w:t>
      </w:r>
      <w:r w:rsidR="00962695">
        <w:t xml:space="preserve"> three </w:t>
      </w:r>
      <w:r w:rsidRPr="006B799E">
        <w:t>Explanatory</w:t>
      </w:r>
      <w:r>
        <w:t xml:space="preserve"> </w:t>
      </w:r>
      <w:r w:rsidR="00962695">
        <w:t xml:space="preserve">Variables, one at a time, while holding the others </w:t>
      </w:r>
      <w:ins w:id="34" w:author="Henry Horsey" w:date="2016-02-21T19:31:00Z">
        <w:r w:rsidR="009235BC">
          <w:t xml:space="preserve">Variables </w:t>
        </w:r>
      </w:ins>
      <w:r w:rsidR="00962695">
        <w:t>constant (at their default values)</w:t>
      </w:r>
      <w:r w:rsidR="006B02DE">
        <w:t xml:space="preserve"> resulting in a one-at-a-time (OAT) sampling method</w:t>
      </w:r>
      <w:r w:rsidR="00962695">
        <w:t xml:space="preserve">. </w:t>
      </w:r>
      <w:r w:rsidR="006B02DE">
        <w:t xml:space="preserve">This method is also described as a local method since we are holding all the </w:t>
      </w:r>
      <w:r w:rsidR="00F16E03">
        <w:t xml:space="preserve">non-sampled </w:t>
      </w:r>
      <w:r w:rsidR="006B02DE">
        <w:t xml:space="preserve">Explanatory Variables </w:t>
      </w:r>
      <w:r w:rsidR="00F16E03">
        <w:t xml:space="preserve">to their default values.  Thus, while we are getting some sense of the effect of the perturbed Variable, this perturbation is only with respect to the same locally fixed values for the other Variables. </w:t>
      </w:r>
      <w:r>
        <w:t xml:space="preserve">The details on how to accomplish this can be found in the user guide for the </w:t>
      </w:r>
      <w:del w:id="35" w:author="Henry Horsey" w:date="2016-02-21T19:32:00Z">
        <w:r w:rsidDel="009235BC">
          <w:delText>spreadsheet</w:delText>
        </w:r>
      </w:del>
      <w:ins w:id="36" w:author="Henry Horsey" w:date="2016-02-21T19:32:00Z">
        <w:r w:rsidR="009235BC">
          <w:t>OpenStudio Analysis Spreadsheet</w:t>
        </w:r>
      </w:ins>
      <w:r w:rsidR="008C4097">
        <w:rPr>
          <w:rStyle w:val="FootnoteReference"/>
        </w:rPr>
        <w:footnoteReference w:id="8"/>
      </w:r>
      <w:r>
        <w:t xml:space="preserve"> and the actual spreadsheet used </w:t>
      </w:r>
      <w:r w:rsidR="008C4097">
        <w:t xml:space="preserve">in this example </w:t>
      </w:r>
      <w:r>
        <w:t xml:space="preserve">can be found </w:t>
      </w:r>
      <w:commentRangeStart w:id="37"/>
      <w:r>
        <w:t>here</w:t>
      </w:r>
      <w:commentRangeEnd w:id="37"/>
      <w:r>
        <w:rPr>
          <w:rStyle w:val="CommentReference"/>
        </w:rPr>
        <w:commentReference w:id="37"/>
      </w:r>
      <w:r>
        <w:t xml:space="preserve">.  </w:t>
      </w:r>
      <w:commentRangeStart w:id="38"/>
      <w:r w:rsidR="00962695">
        <w:t xml:space="preserve">The number of samples </w:t>
      </w:r>
      <w:r>
        <w:t xml:space="preserve">used in the LHS method </w:t>
      </w:r>
      <w:r w:rsidR="00962695">
        <w:t xml:space="preserve">should be chosen following guidance </w:t>
      </w:r>
      <w:commentRangeEnd w:id="38"/>
      <w:r w:rsidR="003079C7">
        <w:rPr>
          <w:rStyle w:val="CommentReference"/>
        </w:rPr>
        <w:commentReference w:id="38"/>
      </w:r>
      <w:r w:rsidR="00962695">
        <w:t xml:space="preserve">as detailed in </w:t>
      </w:r>
      <w:r w:rsidR="00BF7E71">
        <w:t>Section (</w:t>
      </w:r>
      <w:commentRangeStart w:id="39"/>
      <w:r w:rsidR="00BF7E71">
        <w:t>XX</w:t>
      </w:r>
      <w:commentRangeEnd w:id="39"/>
      <w:r w:rsidR="00BF7E71">
        <w:rPr>
          <w:rStyle w:val="CommentReference"/>
        </w:rPr>
        <w:commentReference w:id="39"/>
      </w:r>
      <w:r w:rsidR="00BF7E71">
        <w:t>).  For cleaner illustrations, the number of samples in this example for each variable was chosen to be 100.  This resulted in a total of 300</w:t>
      </w:r>
      <w:r w:rsidR="00B34728">
        <w:t xml:space="preserve"> simulations to run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Pr="006B799E">
        <w:t>Explanatory</w:t>
      </w:r>
      <w:r>
        <w:t xml:space="preserve"> </w:t>
      </w:r>
      <w:r w:rsidR="00C255A3">
        <w:t>Variables: Space Infiltration, LPD and WWR.</w:t>
      </w:r>
      <w:r w:rsidR="00D17A26">
        <w:t xml:space="preserve">  The fourth coordinate is the D</w:t>
      </w:r>
      <w:r w:rsidR="00C255A3">
        <w:t>ependent Variable Electric EUI.</w:t>
      </w:r>
    </w:p>
    <w:p w14:paraId="289CBE14" w14:textId="77777777" w:rsidR="00F16E03" w:rsidRDefault="00F16E03" w:rsidP="00893DD2"/>
    <w:p w14:paraId="23F0480E" w14:textId="77777777" w:rsidR="00F16E03" w:rsidRDefault="00F16E03" w:rsidP="00F16E03">
      <w:commentRangeStart w:id="40"/>
      <w:commentRangeStart w:id="41"/>
      <w:r>
        <w:t xml:space="preserve">To visually estimate the relative sensitivity of each </w:t>
      </w:r>
      <w:r w:rsidRPr="006B799E">
        <w:t>Explanatory</w:t>
      </w:r>
      <w:r>
        <w:t xml:space="preserve"> Variable</w:t>
      </w:r>
      <w:commentRangeEnd w:id="40"/>
      <w:r w:rsidR="003079C7">
        <w:rPr>
          <w:rStyle w:val="CommentReference"/>
        </w:rPr>
        <w:commentReference w:id="40"/>
      </w:r>
      <w:commentRangeEnd w:id="41"/>
      <w:r w:rsidR="003079C7">
        <w:rPr>
          <w:rStyle w:val="CommentReference"/>
        </w:rPr>
        <w:commentReference w:id="41"/>
      </w:r>
      <w:r>
        <w:t xml:space="preserve">, we can restrict the parallel coordinates plot to display the results of only one of the sampled Variables at a time and examine the resulting spread in the Electric EUI.  This is depicted in Figures 6-8 for the </w:t>
      </w:r>
      <w:r w:rsidRPr="006B799E">
        <w:t>Explanatory</w:t>
      </w:r>
      <w:r>
        <w:t xml:space="preserve"> Variables: Space Infiltration reduction, LPD and WWR respectively.</w:t>
      </w:r>
    </w:p>
    <w:p w14:paraId="2034C82E" w14:textId="77777777" w:rsidR="00F16E03" w:rsidRDefault="00F16E03" w:rsidP="00893DD2"/>
    <w:p w14:paraId="10B63D60" w14:textId="033663F0"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14:paraId="321BC460" w14:textId="6E497342" w:rsidR="00B34728" w:rsidRDefault="00B34728" w:rsidP="00C255A3">
      <w:pPr>
        <w:jc w:val="center"/>
      </w:pPr>
      <w:r>
        <w:rPr>
          <w:noProof/>
          <w:lang w:eastAsia="en-US"/>
        </w:rPr>
        <w:drawing>
          <wp:inline distT="0" distB="0" distL="0" distR="0" wp14:anchorId="12D7A9C2" wp14:editId="6E49A2C9">
            <wp:extent cx="5000636" cy="4572000"/>
            <wp:effectExtent l="0" t="0" r="9525"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36" cy="4572000"/>
                    </a:xfrm>
                    <a:prstGeom prst="rect">
                      <a:avLst/>
                    </a:prstGeom>
                    <a:noFill/>
                    <a:ln>
                      <a:noFill/>
                    </a:ln>
                  </pic:spPr>
                </pic:pic>
              </a:graphicData>
            </a:graphic>
          </wp:inline>
        </w:drawing>
      </w:r>
    </w:p>
    <w:p w14:paraId="4EFD6DF3" w14:textId="3A499540" w:rsidR="00BE3B41" w:rsidRDefault="00BE3B41" w:rsidP="00BE3B41">
      <w:pPr>
        <w:pStyle w:val="tabletitle"/>
      </w:pPr>
      <w:r w:rsidRPr="00883FF3">
        <w:lastRenderedPageBreak/>
        <w:t>Fig</w:t>
      </w:r>
      <w:r>
        <w:t>ure</w:t>
      </w:r>
      <w:r w:rsidRPr="00883FF3">
        <w:t xml:space="preserve"> </w:t>
      </w:r>
      <w:r>
        <w:t>6:</w:t>
      </w:r>
      <w:r w:rsidRPr="00883FF3">
        <w:t xml:space="preserve"> </w:t>
      </w:r>
      <w:r>
        <w:t>Space Infiltration Reduction. Smallest variation in Electric EUI</w:t>
      </w:r>
    </w:p>
    <w:p w14:paraId="6B6FD28D" w14:textId="230EB10E" w:rsidR="00BE3B41" w:rsidRDefault="00BE3B41" w:rsidP="00BE3B41">
      <w:pPr>
        <w:jc w:val="center"/>
      </w:pPr>
      <w:r>
        <w:rPr>
          <w:noProof/>
          <w:lang w:eastAsia="en-US"/>
        </w:rPr>
        <w:drawing>
          <wp:inline distT="0" distB="0" distL="0" distR="0" wp14:anchorId="05AB282D" wp14:editId="3F37F93D">
            <wp:extent cx="5051652" cy="4572000"/>
            <wp:effectExtent l="0" t="0" r="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652" cy="4572000"/>
                    </a:xfrm>
                    <a:prstGeom prst="rect">
                      <a:avLst/>
                    </a:prstGeom>
                    <a:noFill/>
                    <a:ln>
                      <a:noFill/>
                    </a:ln>
                  </pic:spPr>
                </pic:pic>
              </a:graphicData>
            </a:graphic>
          </wp:inline>
        </w:drawing>
      </w:r>
    </w:p>
    <w:p w14:paraId="7D1D979D" w14:textId="77777777" w:rsidR="00BE3B41" w:rsidRDefault="00BE3B41" w:rsidP="00893DD2"/>
    <w:p w14:paraId="0CA2C6A6" w14:textId="77777777" w:rsidR="00BE3B41" w:rsidRDefault="00BE3B41">
      <w:pPr>
        <w:spacing w:after="200" w:line="276" w:lineRule="auto"/>
        <w:rPr>
          <w:rFonts w:ascii="Arial" w:hAnsi="Arial" w:cs="Arial"/>
          <w:b/>
          <w:bCs/>
          <w:kern w:val="32"/>
          <w:szCs w:val="32"/>
        </w:rPr>
      </w:pPr>
      <w:r>
        <w:br w:type="page"/>
      </w:r>
    </w:p>
    <w:p w14:paraId="33EF93BD" w14:textId="60F0B028" w:rsidR="00BE3B41" w:rsidRDefault="00BE3B41" w:rsidP="00BE3B41">
      <w:pPr>
        <w:pStyle w:val="tabletitle"/>
      </w:pPr>
      <w:r w:rsidRPr="00883FF3">
        <w:lastRenderedPageBreak/>
        <w:t>Fig</w:t>
      </w:r>
      <w:r>
        <w:t>ure</w:t>
      </w:r>
      <w:r w:rsidRPr="00883FF3">
        <w:t xml:space="preserve"> </w:t>
      </w:r>
      <w:r>
        <w:t>7:</w:t>
      </w:r>
      <w:r w:rsidRPr="00883FF3">
        <w:t xml:space="preserve"> </w:t>
      </w:r>
      <w:r>
        <w:t>LPD. Largest variation in Electric EUI</w:t>
      </w:r>
    </w:p>
    <w:p w14:paraId="734E52F3" w14:textId="77777777" w:rsidR="00BE3B41" w:rsidRDefault="00BE3B41" w:rsidP="00893DD2"/>
    <w:p w14:paraId="47F78A36" w14:textId="7E7E0AD6" w:rsidR="00BE3B41" w:rsidRDefault="00BE3B41" w:rsidP="00BE3B41">
      <w:pPr>
        <w:jc w:val="center"/>
      </w:pPr>
      <w:r>
        <w:rPr>
          <w:noProof/>
          <w:lang w:eastAsia="en-US"/>
        </w:rPr>
        <w:drawing>
          <wp:inline distT="0" distB="0" distL="0" distR="0" wp14:anchorId="4472B00C" wp14:editId="4A91F519">
            <wp:extent cx="5022547" cy="4572000"/>
            <wp:effectExtent l="0" t="0" r="6985"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2547" cy="4572000"/>
                    </a:xfrm>
                    <a:prstGeom prst="rect">
                      <a:avLst/>
                    </a:prstGeom>
                    <a:noFill/>
                    <a:ln>
                      <a:noFill/>
                    </a:ln>
                  </pic:spPr>
                </pic:pic>
              </a:graphicData>
            </a:graphic>
          </wp:inline>
        </w:drawing>
      </w:r>
    </w:p>
    <w:p w14:paraId="611F7EFA" w14:textId="77777777" w:rsidR="00BE3B41" w:rsidRDefault="00BE3B41">
      <w:pPr>
        <w:spacing w:after="200" w:line="276" w:lineRule="auto"/>
        <w:rPr>
          <w:rFonts w:ascii="Arial" w:hAnsi="Arial" w:cs="Arial"/>
          <w:b/>
          <w:bCs/>
          <w:kern w:val="32"/>
          <w:szCs w:val="32"/>
        </w:rPr>
      </w:pPr>
      <w:r>
        <w:br w:type="page"/>
      </w:r>
    </w:p>
    <w:p w14:paraId="38851E9A" w14:textId="5BAB9928" w:rsidR="00BE3B41" w:rsidRDefault="00BE3B41" w:rsidP="00BE3B41">
      <w:pPr>
        <w:pStyle w:val="tabletitle"/>
      </w:pPr>
      <w:r w:rsidRPr="00883FF3">
        <w:lastRenderedPageBreak/>
        <w:t>Fig</w:t>
      </w:r>
      <w:r>
        <w:t>ure</w:t>
      </w:r>
      <w:r w:rsidRPr="00883FF3">
        <w:t xml:space="preserve"> </w:t>
      </w:r>
      <w:r>
        <w:t>8:</w:t>
      </w:r>
      <w:r w:rsidRPr="00883FF3">
        <w:t xml:space="preserve"> </w:t>
      </w:r>
      <w:r>
        <w:t>WWR. Medium variation in Electric EUI</w:t>
      </w:r>
    </w:p>
    <w:p w14:paraId="5800DD70" w14:textId="77777777" w:rsidR="00BE3B41" w:rsidRDefault="00BE3B41" w:rsidP="00893DD2"/>
    <w:p w14:paraId="343BEED3" w14:textId="77777777" w:rsidR="00BE3B41" w:rsidRDefault="00BE3B41" w:rsidP="00893DD2"/>
    <w:p w14:paraId="76680EC2" w14:textId="110B0F6E" w:rsidR="00BE3B41" w:rsidRDefault="00BE3B41" w:rsidP="00893DD2">
      <w:r>
        <w:rPr>
          <w:noProof/>
          <w:lang w:eastAsia="en-US"/>
        </w:rPr>
        <w:drawing>
          <wp:inline distT="0" distB="0" distL="0" distR="0" wp14:anchorId="705BB89D" wp14:editId="0357F8CE">
            <wp:extent cx="5030747" cy="4572000"/>
            <wp:effectExtent l="0" t="0" r="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0747" cy="4572000"/>
                    </a:xfrm>
                    <a:prstGeom prst="rect">
                      <a:avLst/>
                    </a:prstGeom>
                    <a:noFill/>
                    <a:ln>
                      <a:noFill/>
                    </a:ln>
                  </pic:spPr>
                </pic:pic>
              </a:graphicData>
            </a:graphic>
          </wp:inline>
        </w:drawing>
      </w:r>
    </w:p>
    <w:p w14:paraId="17AE369A" w14:textId="77777777" w:rsidR="00BE3B41" w:rsidRDefault="00BE3B41" w:rsidP="00893DD2"/>
    <w:p w14:paraId="4F47A788" w14:textId="77777777" w:rsidR="00C66732" w:rsidRDefault="00E95A4E" w:rsidP="00893DD2">
      <w:r>
        <w:t xml:space="preserve">While this method only provides a visual estimation of the </w:t>
      </w:r>
      <w:r w:rsidR="006B799E" w:rsidRPr="006B799E">
        <w:t>Explanatory</w:t>
      </w:r>
      <w:r w:rsidR="006B799E">
        <w:t xml:space="preserve"> </w:t>
      </w:r>
      <w:r>
        <w:t xml:space="preserve">Variable sensitives, it is nonetheless very powerful and instructive.  From Figures 6-8 it is clear that LPD is the most sensitive with respect to Electric EUI, followed by WWR and then Space Infiltration. </w:t>
      </w:r>
    </w:p>
    <w:p w14:paraId="2737E55E" w14:textId="77777777" w:rsidR="00C66732" w:rsidRDefault="00C66732" w:rsidP="00893DD2"/>
    <w:p w14:paraId="1171638D" w14:textId="3A134C40" w:rsidR="00BE3B41" w:rsidRDefault="00115829" w:rsidP="00893DD2">
      <w:r>
        <w:t xml:space="preserve">This </w:t>
      </w:r>
      <w:ins w:id="42" w:author="Henry Horsey" w:date="2016-02-21T19:33:00Z">
        <w:r w:rsidR="007125FB">
          <w:t xml:space="preserve">visual inspection </w:t>
        </w:r>
      </w:ins>
      <w:r>
        <w:t>can be followed up by overlaying the resulting histograms of Electric EUI variation due to the variation in the Explanatory Variables which is depicted in Figure 9.  The sensitivity of each Explanatory Variable on Electric EUI can be determined by looking at the support or base width of each colored distribution.  For example, the green distribution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r w:rsidR="00C66732">
        <w:t xml:space="preserve">It should be noted that the height of the distributions are such that the area under the distribution equals one, </w:t>
      </w:r>
      <w:commentRangeStart w:id="43"/>
      <w:r w:rsidR="00C66732">
        <w:t>resulting in each being a probability distribution</w:t>
      </w:r>
      <w:commentRangeEnd w:id="43"/>
      <w:r w:rsidR="007125FB">
        <w:rPr>
          <w:rStyle w:val="CommentReference"/>
        </w:rPr>
        <w:commentReference w:id="43"/>
      </w:r>
      <w:r w:rsidR="00C66732">
        <w:t>.</w:t>
      </w:r>
    </w:p>
    <w:p w14:paraId="2E9FEA82" w14:textId="77777777" w:rsidR="00115829" w:rsidRDefault="00115829" w:rsidP="00893DD2"/>
    <w:p w14:paraId="3826F023" w14:textId="5FDEC05B" w:rsidR="00115829" w:rsidRDefault="00115829" w:rsidP="00115829">
      <w:pPr>
        <w:pStyle w:val="tabletitle"/>
      </w:pPr>
      <w:r w:rsidRPr="00883FF3">
        <w:lastRenderedPageBreak/>
        <w:t>Fig</w:t>
      </w:r>
      <w:r>
        <w:t>ure</w:t>
      </w:r>
      <w:r w:rsidRPr="00883FF3">
        <w:t xml:space="preserve"> </w:t>
      </w:r>
      <w:r>
        <w:t>9:</w:t>
      </w:r>
      <w:r w:rsidRPr="00883FF3">
        <w:t xml:space="preserve"> </w:t>
      </w:r>
      <w:r>
        <w:t>Electric EUI Variation due to Explanatory Variables</w:t>
      </w:r>
    </w:p>
    <w:p w14:paraId="47F45891" w14:textId="081F30F8" w:rsidR="00115829" w:rsidRPr="00893DD2" w:rsidRDefault="00115829" w:rsidP="00115829">
      <w:pPr>
        <w:jc w:val="center"/>
      </w:pPr>
      <w:r>
        <w:rPr>
          <w:noProof/>
          <w:lang w:eastAsia="en-US"/>
        </w:rPr>
        <w:drawing>
          <wp:inline distT="0" distB="0" distL="0" distR="0" wp14:anchorId="3AF1DD24" wp14:editId="425D820E">
            <wp:extent cx="3657600" cy="3657600"/>
            <wp:effectExtent l="0" t="0" r="0"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EF73566" w14:textId="7968E819" w:rsidR="002D06C9" w:rsidRDefault="00883FF3" w:rsidP="006F7069">
      <w:pPr>
        <w:pStyle w:val="Heading3"/>
      </w:pPr>
      <w:r>
        <w:t xml:space="preserve">5. </w:t>
      </w:r>
      <w:r w:rsidR="00F16E03" w:rsidRPr="00F16E03">
        <w:t>Global OAT screening method</w:t>
      </w:r>
    </w:p>
    <w:p w14:paraId="57D97888" w14:textId="32D4EA3F" w:rsidR="00156C32" w:rsidRDefault="008E12E2" w:rsidP="008E12E2">
      <w:r>
        <w:t xml:space="preserve">To gain a more </w:t>
      </w:r>
      <w:commentRangeStart w:id="44"/>
      <w:r w:rsidR="005D3C5A">
        <w:t>qualitative</w:t>
      </w:r>
      <w:r>
        <w:t xml:space="preserve"> </w:t>
      </w:r>
      <w:commentRangeEnd w:id="44"/>
      <w:r w:rsidR="007125FB">
        <w:rPr>
          <w:rStyle w:val="CommentReference"/>
        </w:rPr>
        <w:commentReference w:id="44"/>
      </w:r>
      <w:r>
        <w:t xml:space="preserve">assessment of the sensitivity of each </w:t>
      </w:r>
      <w:r w:rsidR="006B799E" w:rsidRPr="006B799E">
        <w:t xml:space="preserve">Explanatory </w:t>
      </w:r>
      <w:r>
        <w:t xml:space="preserve">Variable, we will use the Morris </w:t>
      </w:r>
      <w:r w:rsidR="00D34E9A">
        <w:t>OAT Method</w:t>
      </w:r>
      <w:r w:rsidR="00D34E9A">
        <w:rPr>
          <w:rStyle w:val="FootnoteReference"/>
        </w:rPr>
        <w:footnoteReference w:id="9"/>
      </w:r>
      <w:r w:rsidR="00D34E9A">
        <w:t>.</w:t>
      </w:r>
      <w:r w:rsidR="007C560F">
        <w:t xml:space="preserve">  </w:t>
      </w:r>
      <w:r w:rsidR="005D3C5A" w:rsidRPr="005D3C5A">
        <w:t>Morris’s elementary effects screening method</w:t>
      </w:r>
      <w:r w:rsidR="005D3C5A">
        <w:t xml:space="preserve"> identifies the few important factors or elementary effects at a cost of r × (p + 1) simulations (where </w:t>
      </w:r>
      <w:r w:rsidR="005D3C5A" w:rsidRPr="005D3C5A">
        <w:rPr>
          <w:i/>
        </w:rPr>
        <w:t>p</w:t>
      </w:r>
      <w:r w:rsidR="005D3C5A">
        <w:t xml:space="preserve"> is the number of factors and </w:t>
      </w:r>
      <w:r w:rsidR="005D3C5A" w:rsidRPr="005D3C5A">
        <w:rPr>
          <w:i/>
        </w:rPr>
        <w:t>r</w:t>
      </w:r>
      <w:r w:rsidR="005D3C5A">
        <w:t xml:space="preserve"> is the number of elementary effect computed per factor).</w:t>
      </w:r>
      <w:r w:rsidR="00D456CD">
        <w:t xml:space="preserve">  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w:t>
      </w:r>
      <w:ins w:id="45" w:author="Henry Horsey" w:date="2016-02-21T19:37:00Z">
        <w:r w:rsidR="007125FB">
          <w:t xml:space="preserve"> defined by Morris, specifically</w:t>
        </w:r>
      </w:ins>
      <w:del w:id="46" w:author="Henry Horsey" w:date="2016-02-21T19:37:00Z">
        <w:r w:rsidR="00D456CD" w:rsidDel="007125FB">
          <w:delText xml:space="preserve">: </w:delText>
        </w:r>
      </w:del>
      <w:ins w:id="47" w:author="Henry Horsey" w:date="2016-02-21T19:37:00Z">
        <w:r w:rsidR="007125FB">
          <w:t xml:space="preserve"> a </w:t>
        </w:r>
      </w:ins>
      <w:r w:rsidR="00D456CD">
        <w:t>space-filling optimization of the design</w:t>
      </w:r>
      <w:r w:rsidR="00D456CD">
        <w:rPr>
          <w:rStyle w:val="FootnoteReference"/>
        </w:rPr>
        <w:footnoteReference w:id="10"/>
      </w:r>
      <w:r w:rsidR="00D456CD">
        <w:t xml:space="preserve"> and </w:t>
      </w:r>
      <w:ins w:id="48" w:author="Henry Horsey" w:date="2016-02-21T19:37:00Z">
        <w:r w:rsidR="007125FB">
          <w:t xml:space="preserve">a </w:t>
        </w:r>
      </w:ins>
      <w:r w:rsidR="00D456CD">
        <w:t>simplex-based design</w:t>
      </w:r>
      <w:r w:rsidR="00D456CD">
        <w:rPr>
          <w:rStyle w:val="FootnoteReference"/>
        </w:rPr>
        <w:footnoteReference w:id="11"/>
      </w:r>
      <w:r w:rsidR="00D456CD">
        <w:t>.</w:t>
      </w:r>
    </w:p>
    <w:p w14:paraId="3B2321A0" w14:textId="77777777" w:rsidR="0072309E" w:rsidRDefault="0072309E" w:rsidP="008E12E2"/>
    <w:p w14:paraId="3ACC7389" w14:textId="0C474DDF" w:rsidR="00C57319" w:rsidRDefault="0072309E" w:rsidP="00C57319">
      <w:r>
        <w:t xml:space="preserve">The </w:t>
      </w:r>
      <w:r w:rsidRPr="0072309E">
        <w:rPr>
          <w:i/>
        </w:rPr>
        <w:t>r</w:t>
      </w:r>
      <w:r>
        <w:t xml:space="preserve"> value for this example was set to 10 resulting in a total number of 40 simulations.  The resulting sampling pattern of the solut</w:t>
      </w:r>
      <w:r w:rsidR="00115829">
        <w:t>ion space is plotted in Figure 10</w:t>
      </w:r>
      <w:r>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 Elementary Effects (EE) for the Explanatory Variables, with each one coming from a </w:t>
      </w:r>
      <w:r w:rsidR="00C57319" w:rsidRPr="00F642F9">
        <w:rPr>
          <w:i/>
        </w:rPr>
        <w:t>different initial condition</w:t>
      </w:r>
      <w:r w:rsidR="00C57319">
        <w:t xml:space="preserve"> in the solution space </w:t>
      </w:r>
      <w:r w:rsidR="00115829">
        <w:t>depicted in Figure 10</w:t>
      </w:r>
      <w:r w:rsidR="00F642F9">
        <w:t>, thus making the method more global in nature</w:t>
      </w:r>
      <w:ins w:id="49" w:author="Henry Horsey" w:date="2016-02-21T19:37:00Z">
        <w:r w:rsidR="007125FB">
          <w:t>.</w:t>
        </w:r>
      </w:ins>
      <w:del w:id="50" w:author="Henry Horsey" w:date="2016-02-21T19:37:00Z">
        <w:r w:rsidR="00F642F9" w:rsidDel="007125FB">
          <w:delText>, especially when compared to the previous method</w:delText>
        </w:r>
        <w:r w:rsidR="00C57319" w:rsidDel="007125FB">
          <w:delText xml:space="preserve">. </w:delText>
        </w:r>
      </w:del>
      <w:r w:rsidR="00C57319">
        <w:t xml:space="preserve"> </w:t>
      </w:r>
    </w:p>
    <w:p w14:paraId="37890725" w14:textId="77777777" w:rsidR="00C66732" w:rsidRDefault="00C66732">
      <w:pPr>
        <w:spacing w:after="200" w:line="276" w:lineRule="auto"/>
        <w:rPr>
          <w:rFonts w:ascii="Arial" w:hAnsi="Arial" w:cs="Arial"/>
          <w:b/>
          <w:bCs/>
          <w:kern w:val="32"/>
          <w:szCs w:val="32"/>
        </w:rPr>
      </w:pPr>
      <w:r>
        <w:br w:type="page"/>
      </w:r>
    </w:p>
    <w:p w14:paraId="2FC21F22" w14:textId="0082DDF1" w:rsidR="00D42A8E" w:rsidRDefault="00D42A8E" w:rsidP="00D42A8E">
      <w:pPr>
        <w:pStyle w:val="tabletitle"/>
      </w:pPr>
      <w:r w:rsidRPr="00883FF3">
        <w:lastRenderedPageBreak/>
        <w:t>Fig</w:t>
      </w:r>
      <w:r>
        <w:t>ure</w:t>
      </w:r>
      <w:r w:rsidRPr="00883FF3">
        <w:t xml:space="preserve"> </w:t>
      </w:r>
      <w:r w:rsidR="00115829">
        <w:t>10</w:t>
      </w:r>
      <w:r>
        <w:t>:</w:t>
      </w:r>
      <w:r w:rsidRPr="00883FF3">
        <w:t xml:space="preserve"> </w:t>
      </w:r>
      <w:r w:rsidRPr="00D42A8E">
        <w:t>Sampling pattern for Morris Method</w:t>
      </w:r>
    </w:p>
    <w:p w14:paraId="6503B384" w14:textId="77777777" w:rsidR="00156C32" w:rsidRDefault="00156C32" w:rsidP="008E12E2"/>
    <w:p w14:paraId="5A0ABE25" w14:textId="5ECA4686" w:rsidR="00156C32" w:rsidRDefault="00D42A8E" w:rsidP="00D42A8E">
      <w:pPr>
        <w:jc w:val="center"/>
      </w:pPr>
      <w:r>
        <w:rPr>
          <w:noProof/>
          <w:lang w:eastAsia="en-US"/>
        </w:rPr>
        <w:drawing>
          <wp:inline distT="0" distB="0" distL="0" distR="0" wp14:anchorId="110067E9" wp14:editId="7E603455">
            <wp:extent cx="5026647" cy="4572000"/>
            <wp:effectExtent l="0" t="0" r="3175"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6647" cy="4572000"/>
                    </a:xfrm>
                    <a:prstGeom prst="rect">
                      <a:avLst/>
                    </a:prstGeom>
                    <a:noFill/>
                    <a:ln>
                      <a:noFill/>
                    </a:ln>
                  </pic:spPr>
                </pic:pic>
              </a:graphicData>
            </a:graphic>
          </wp:inline>
        </w:drawing>
      </w:r>
    </w:p>
    <w:p w14:paraId="692D808F" w14:textId="77777777" w:rsidR="00156C32" w:rsidRDefault="00156C32" w:rsidP="008E12E2"/>
    <w:p w14:paraId="3B87695B" w14:textId="77777777" w:rsidR="00156C32" w:rsidRDefault="00156C32" w:rsidP="008E12E2"/>
    <w:p w14:paraId="7DB7D2DB" w14:textId="0B29C370" w:rsidR="009504AC" w:rsidRDefault="009504AC" w:rsidP="009504AC">
      <w:r>
        <w:t xml:space="preserve">The main output of the Morris Method is the mean and standard deviation of the EEs for each Explanatory Variable.  In this example, the 10 </w:t>
      </w:r>
      <w:del w:id="51" w:author="Henry Horsey" w:date="2016-02-21T19:38:00Z">
        <w:r w:rsidDel="007125FB">
          <w:delText>Elementary Effect</w:delText>
        </w:r>
      </w:del>
      <w:ins w:id="52" w:author="Henry Horsey" w:date="2016-02-21T19:38:00Z">
        <w:r w:rsidR="007125FB">
          <w:t>EE</w:t>
        </w:r>
      </w:ins>
      <w:r>
        <w:t>s are averaged and the stand</w:t>
      </w:r>
      <w:r w:rsidR="00F50671">
        <w:t>ard deviation is computed and</w:t>
      </w:r>
      <w:r>
        <w:t xml:space="preserve"> denoted Mu and Sigma respectively.  It is typical to take the absolute value of the Elementary Effects before averaging to eliminate any possible canceling of values if the EE results are both positive and negative.  This is the typical output value for the Morris Method and is denoted Mu* or Mu Star along with the value of Sigma which characterizes the variation of the EEs.  </w:t>
      </w:r>
      <w:commentRangeStart w:id="53"/>
      <w:r>
        <w:t xml:space="preserve">A low value of Sigma typically means the EE value is </w:t>
      </w:r>
      <w:r w:rsidR="00F50671">
        <w:t xml:space="preserve">relatively </w:t>
      </w:r>
      <w:r>
        <w:t xml:space="preserve">consistent and that there is negligible interaction with other possible factors or Explanatory Variables.  A </w:t>
      </w:r>
      <w:r w:rsidR="009055D1">
        <w:t xml:space="preserve">higher Sigma value typically means the EE value is not consistent and there could be nonlinear effects at play </w:t>
      </w:r>
      <w:r w:rsidR="00F50671">
        <w:t>and/</w:t>
      </w:r>
      <w:r w:rsidR="009055D1">
        <w:t>or there are possible interactive effects with other factors or Variables.</w:t>
      </w:r>
      <w:commentRangeEnd w:id="53"/>
      <w:r w:rsidR="007125FB">
        <w:rPr>
          <w:rStyle w:val="CommentReference"/>
        </w:rPr>
        <w:commentReference w:id="53"/>
      </w:r>
    </w:p>
    <w:p w14:paraId="4C01AD97" w14:textId="77777777" w:rsidR="009504AC" w:rsidRDefault="009504AC" w:rsidP="009504AC"/>
    <w:p w14:paraId="50F59555" w14:textId="5B296193" w:rsidR="00D42A8E" w:rsidRDefault="00C57319">
      <w:pPr>
        <w:spacing w:after="200" w:line="276" w:lineRule="auto"/>
        <w:rPr>
          <w:rFonts w:ascii="Arial" w:hAnsi="Arial" w:cs="Arial"/>
          <w:b/>
          <w:bCs/>
          <w:kern w:val="32"/>
          <w:szCs w:val="32"/>
        </w:rPr>
      </w:pPr>
      <w:r>
        <w:t xml:space="preserve">The Mu Star values for </w:t>
      </w:r>
      <w:commentRangeStart w:id="54"/>
      <w:r>
        <w:t xml:space="preserve">our </w:t>
      </w:r>
      <w:r w:rsidR="00115829">
        <w:t>example are plotted in Figure 11</w:t>
      </w:r>
      <w:r>
        <w:t xml:space="preserve">.  </w:t>
      </w:r>
      <w:commentRangeEnd w:id="54"/>
      <w:r w:rsidR="00844821">
        <w:rPr>
          <w:rStyle w:val="CommentReference"/>
        </w:rPr>
        <w:commentReference w:id="54"/>
      </w:r>
      <w:r>
        <w:t>It is noted that these values are consistent with the results of the LHS OAT method previously described</w:t>
      </w:r>
      <w:r w:rsidR="009504AC">
        <w:t>, however the results were computed with fewer simulations and the sensitivities are global for the Morris Method, rather than local</w:t>
      </w:r>
      <w:r w:rsidR="009055D1">
        <w:t xml:space="preserve"> as was computed with the LHS OAT method</w:t>
      </w:r>
      <w:r w:rsidR="009504AC">
        <w:t>.</w:t>
      </w:r>
      <w:r w:rsidR="009055D1" w:rsidRPr="009055D1">
        <w:t xml:space="preserve"> Like all screening</w:t>
      </w:r>
      <w:r w:rsidR="009055D1">
        <w:t xml:space="preserve"> methods</w:t>
      </w:r>
      <w:r w:rsidR="009055D1" w:rsidRPr="009055D1">
        <w:t xml:space="preserve">, the </w:t>
      </w:r>
      <w:r w:rsidR="009055D1">
        <w:t>Morris M</w:t>
      </w:r>
      <w:r w:rsidR="009055D1" w:rsidRPr="009055D1">
        <w:t xml:space="preserve">ethod provides </w:t>
      </w:r>
      <w:commentRangeStart w:id="55"/>
      <w:r w:rsidR="009055D1" w:rsidRPr="009055D1">
        <w:t xml:space="preserve">qualitative </w:t>
      </w:r>
      <w:commentRangeEnd w:id="55"/>
      <w:r w:rsidR="007125FB">
        <w:rPr>
          <w:rStyle w:val="CommentReference"/>
        </w:rPr>
        <w:commentReference w:id="55"/>
      </w:r>
      <w:r w:rsidR="009055D1" w:rsidRPr="009055D1">
        <w:t>sensitivity measures which allow</w:t>
      </w:r>
      <w:r w:rsidR="009D40E8">
        <w:t>s us</w:t>
      </w:r>
      <w:r w:rsidR="009055D1" w:rsidRPr="009055D1">
        <w:t xml:space="preserve"> to rank the </w:t>
      </w:r>
      <w:r w:rsidR="009D40E8">
        <w:t>Explanatory Variable</w:t>
      </w:r>
      <w:r w:rsidR="009055D1" w:rsidRPr="009055D1">
        <w:t xml:space="preserve"> in order of importance, </w:t>
      </w:r>
      <w:commentRangeStart w:id="56"/>
      <w:r w:rsidR="009055D1" w:rsidRPr="009055D1">
        <w:t xml:space="preserve">but </w:t>
      </w:r>
      <w:r w:rsidR="009055D1" w:rsidRPr="009055D1">
        <w:lastRenderedPageBreak/>
        <w:t>do not quantify exactly the relative importance of the inputs</w:t>
      </w:r>
      <w:commentRangeEnd w:id="56"/>
      <w:r w:rsidR="007125FB">
        <w:rPr>
          <w:rStyle w:val="CommentReference"/>
        </w:rPr>
        <w:commentReference w:id="56"/>
      </w:r>
      <w:r w:rsidR="009055D1" w:rsidRPr="009055D1">
        <w:t>.</w:t>
      </w:r>
      <w:r w:rsidR="009D40E8">
        <w:t xml:space="preserve">  This means we can only compare and rank results from this example to itself and does not directly translate to other examples or projects.</w:t>
      </w:r>
    </w:p>
    <w:p w14:paraId="6B70403B" w14:textId="088BA545" w:rsidR="00D42A8E" w:rsidRDefault="00D42A8E" w:rsidP="00D42A8E">
      <w:pPr>
        <w:pStyle w:val="tabletitle"/>
      </w:pPr>
      <w:r w:rsidRPr="00883FF3">
        <w:t>Fig</w:t>
      </w:r>
      <w:r>
        <w:t>ure</w:t>
      </w:r>
      <w:r w:rsidRPr="00883FF3">
        <w:t xml:space="preserve"> </w:t>
      </w:r>
      <w:r w:rsidR="00115829">
        <w:t>11</w:t>
      </w:r>
      <w:r>
        <w:t>:</w:t>
      </w:r>
      <w:r w:rsidRPr="00883FF3">
        <w:t xml:space="preserve"> </w:t>
      </w:r>
      <w:r w:rsidRPr="00D42A8E">
        <w:t>Average value of Elementary Effects from Morris Method</w:t>
      </w:r>
    </w:p>
    <w:p w14:paraId="6D7C67F7" w14:textId="77777777" w:rsidR="00D42A8E" w:rsidRDefault="00D42A8E" w:rsidP="008E12E2"/>
    <w:p w14:paraId="37502659" w14:textId="3B6A1CEA" w:rsidR="00D42A8E" w:rsidRDefault="00D42A8E" w:rsidP="00C66732">
      <w:pPr>
        <w:jc w:val="center"/>
      </w:pPr>
      <w:r>
        <w:rPr>
          <w:noProof/>
          <w:lang w:eastAsia="en-US"/>
        </w:rPr>
        <w:drawing>
          <wp:inline distT="0" distB="0" distL="0" distR="0" wp14:anchorId="72BA8F1F" wp14:editId="667C01FC">
            <wp:extent cx="3657600" cy="3657600"/>
            <wp:effectExtent l="0" t="0" r="0" b="0"/>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4C88F4F" w14:textId="7DE74EED" w:rsidR="006C313E" w:rsidRDefault="006C313E" w:rsidP="006C313E">
      <w:pPr>
        <w:pStyle w:val="Heading3"/>
      </w:pPr>
      <w:r>
        <w:t xml:space="preserve">6. </w:t>
      </w:r>
      <w:r w:rsidRPr="006C313E">
        <w:t>Global Regression based analysis</w:t>
      </w:r>
    </w:p>
    <w:p w14:paraId="18DBFFAC" w14:textId="77777777" w:rsidR="00D42A8E" w:rsidRPr="008E12E2" w:rsidRDefault="00D42A8E" w:rsidP="00D42A8E"/>
    <w:p w14:paraId="35B95C23" w14:textId="2675C4CB"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14:paraId="6A4C8714" w14:textId="77777777" w:rsidR="00B9554F" w:rsidRPr="00883FF3" w:rsidRDefault="00B9554F" w:rsidP="006C313E">
      <w:pPr>
        <w:pStyle w:val="CELEFICNORMAL"/>
        <w:jc w:val="left"/>
        <w:rPr>
          <w:rFonts w:ascii="Times New Roman" w:hAnsi="Times New Roman"/>
          <w:lang w:val="en-US"/>
        </w:rPr>
      </w:pPr>
    </w:p>
    <w:p w14:paraId="3752D6D3" w14:textId="219B9FC2" w:rsidR="002D06C9" w:rsidRPr="00883FF3" w:rsidRDefault="002D06C9" w:rsidP="002D06C9">
      <w:pPr>
        <w:pStyle w:val="CELEFICNORMAL"/>
        <w:rPr>
          <w:rFonts w:ascii="Times New Roman" w:hAnsi="Times New Roman"/>
          <w:lang w:val="en-US"/>
        </w:rPr>
      </w:pPr>
      <w:commentRangeStart w:id="57"/>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w:commentRangeEnd w:id="57"/>
          <m:r>
            <m:rPr>
              <m:sty m:val="p"/>
            </m:rPr>
            <w:rPr>
              <w:rStyle w:val="CommentReference"/>
              <w:rFonts w:ascii="Times New Roman" w:hAnsi="Times New Roman"/>
              <w:lang w:val="en-US"/>
            </w:rPr>
            <w:commentReference w:id="57"/>
          </m:r>
        </m:oMath>
      </m:oMathPara>
    </w:p>
    <w:p w14:paraId="0008270F" w14:textId="77777777" w:rsidR="002D06C9" w:rsidRPr="00883FF3" w:rsidRDefault="002D06C9" w:rsidP="002D06C9">
      <w:pPr>
        <w:pStyle w:val="CELEFICNORMAL"/>
        <w:rPr>
          <w:rFonts w:ascii="Times New Roman" w:hAnsi="Times New Roman"/>
          <w:lang w:val="en-US"/>
        </w:rPr>
      </w:pPr>
    </w:p>
    <w:p w14:paraId="53CF2C16" w14:textId="31B4E17D" w:rsidR="002D06C9" w:rsidRPr="00B9554F" w:rsidRDefault="009124C0" w:rsidP="002D06C9">
      <w:pPr>
        <w:pStyle w:val="CELEFICNORMAL"/>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intercept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measure of the sensitivity of each Variable.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than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C45031">
        <w:rPr>
          <w:rFonts w:ascii="Times New Roman" w:hAnsi="Times New Roman"/>
          <w:sz w:val="24"/>
          <w:lang w:val="en-US"/>
        </w:rPr>
        <w:t xml:space="preserve">  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115829">
        <w:rPr>
          <w:rFonts w:ascii="Times New Roman" w:hAnsi="Times New Roman"/>
          <w:sz w:val="24"/>
          <w:lang w:val="en-US"/>
        </w:rPr>
        <w:t>tion space depicted in Figure 12</w:t>
      </w:r>
      <w:r w:rsidR="00B274BA">
        <w:rPr>
          <w:rFonts w:ascii="Times New Roman" w:hAnsi="Times New Roman"/>
          <w:sz w:val="24"/>
          <w:lang w:val="en-US"/>
        </w:rPr>
        <w:t>.</w:t>
      </w:r>
      <w:r w:rsidR="00745ABD">
        <w:rPr>
          <w:rFonts w:ascii="Times New Roman" w:hAnsi="Times New Roman"/>
          <w:sz w:val="24"/>
          <w:lang w:val="en-US"/>
        </w:rPr>
        <w:t xml:space="preserve">  This solution space is much denser than the OAT LHS sampling depicted in Figure 5.</w:t>
      </w:r>
    </w:p>
    <w:p w14:paraId="7F570348" w14:textId="77777777" w:rsidR="00B274BA" w:rsidRDefault="00B274BA" w:rsidP="002D06C9">
      <w:pPr>
        <w:pStyle w:val="CELEFICNORMAL"/>
        <w:rPr>
          <w:rFonts w:ascii="Times New Roman" w:hAnsi="Times New Roman"/>
          <w:lang w:val="en-US"/>
        </w:rPr>
      </w:pPr>
    </w:p>
    <w:p w14:paraId="711DCE56" w14:textId="19E5BF6C" w:rsidR="00B274BA" w:rsidRDefault="00B274BA" w:rsidP="00B274BA">
      <w:pPr>
        <w:pStyle w:val="tabletitle"/>
      </w:pPr>
      <w:r w:rsidRPr="00883FF3">
        <w:lastRenderedPageBreak/>
        <w:t>Fig</w:t>
      </w:r>
      <w:r>
        <w:t>ure</w:t>
      </w:r>
      <w:r w:rsidRPr="00883FF3">
        <w:t xml:space="preserve"> </w:t>
      </w:r>
      <w:r w:rsidR="00115829">
        <w:t>12</w:t>
      </w:r>
      <w:r>
        <w:t>:</w:t>
      </w:r>
      <w:r w:rsidRPr="00883FF3">
        <w:t xml:space="preserve"> </w:t>
      </w:r>
      <w:r>
        <w:t xml:space="preserve">LHS </w:t>
      </w:r>
      <w:r w:rsidR="00745ABD">
        <w:t xml:space="preserve">non-OAT </w:t>
      </w:r>
      <w:r>
        <w:t>Solution Space</w:t>
      </w:r>
    </w:p>
    <w:p w14:paraId="4825E70E" w14:textId="42D14683" w:rsidR="00B274BA" w:rsidRDefault="00B274BA" w:rsidP="002D06C9">
      <w:pPr>
        <w:pStyle w:val="CELEFICNORMAL"/>
        <w:rPr>
          <w:rFonts w:ascii="Times New Roman" w:hAnsi="Times New Roman"/>
          <w:lang w:val="en-US"/>
        </w:rPr>
      </w:pPr>
      <w:r>
        <w:rPr>
          <w:rFonts w:ascii="Times New Roman" w:hAnsi="Times New Roman"/>
          <w:noProof/>
          <w:lang w:val="en-US" w:eastAsia="en-US"/>
        </w:rPr>
        <w:drawing>
          <wp:inline distT="0" distB="0" distL="0" distR="0" wp14:anchorId="39798F0E" wp14:editId="759035C4">
            <wp:extent cx="5097482" cy="4572000"/>
            <wp:effectExtent l="0" t="0" r="8255"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482" cy="4572000"/>
                    </a:xfrm>
                    <a:prstGeom prst="rect">
                      <a:avLst/>
                    </a:prstGeom>
                    <a:noFill/>
                    <a:ln>
                      <a:noFill/>
                    </a:ln>
                  </pic:spPr>
                </pic:pic>
              </a:graphicData>
            </a:graphic>
          </wp:inline>
        </w:drawing>
      </w:r>
    </w:p>
    <w:p w14:paraId="5C78E34D" w14:textId="77777777" w:rsidR="005A76F8" w:rsidRDefault="005A76F8" w:rsidP="002D06C9">
      <w:pPr>
        <w:pStyle w:val="CELEFICNORMAL"/>
        <w:rPr>
          <w:rFonts w:ascii="Times New Roman" w:hAnsi="Times New Roman"/>
          <w:lang w:val="en-US"/>
        </w:rPr>
      </w:pPr>
    </w:p>
    <w:p w14:paraId="624FA0F9" w14:textId="2E1A25A1" w:rsidR="00C6473B" w:rsidRDefault="00C6473B" w:rsidP="001401C8">
      <w:pPr>
        <w:pStyle w:val="CELEFICNORMAL"/>
      </w:pPr>
      <w:r>
        <w:rPr>
          <w:rFonts w:ascii="Times New Roman" w:hAnsi="Times New Roman"/>
          <w:sz w:val="24"/>
          <w:lang w:val="en-US"/>
        </w:rPr>
        <w:t xml:space="preserve">After running the 400 samples using OS Server, an R data frame of the data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As detailed in Chapter (</w:t>
      </w:r>
      <w:commentRangeStart w:id="58"/>
      <w:r w:rsidR="001401C8">
        <w:rPr>
          <w:rFonts w:ascii="Times New Roman" w:hAnsi="Times New Roman"/>
          <w:sz w:val="24"/>
          <w:lang w:val="en-US"/>
        </w:rPr>
        <w:t>XXX</w:t>
      </w:r>
      <w:commentRangeEnd w:id="58"/>
      <w:r w:rsidR="008641EB">
        <w:rPr>
          <w:rStyle w:val="CommentReference"/>
          <w:rFonts w:ascii="Times New Roman" w:hAnsi="Times New Roman"/>
          <w:lang w:val="en-US"/>
        </w:rPr>
        <w:commentReference w:id="58"/>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14:paraId="5769547C" w14:textId="008FFB14" w:rsidR="00C6473B" w:rsidRPr="00C6473B" w:rsidRDefault="00C6473B" w:rsidP="00C6473B">
      <w:pPr>
        <w:pStyle w:val="tabletitle"/>
      </w:pPr>
      <w:r w:rsidRPr="00883FF3">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14:paraId="7EDAF714" w14:textId="4434A6D9"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3BC2F9F3" wp14:editId="1E561603">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14:paraId="27A13504" w14:textId="10EC1231" w:rsidR="007E3108" w:rsidRPr="00D62EA1" w:rsidRDefault="007E3108" w:rsidP="007E3108">
      <w:pPr>
        <w:pStyle w:val="tabletitle"/>
      </w:pPr>
      <w:commentRangeStart w:id="59"/>
      <w:r>
        <w:lastRenderedPageBreak/>
        <w:t>Table 2: Linear Regression Coefficients</w:t>
      </w:r>
      <w:commentRangeEnd w:id="59"/>
      <w:r w:rsidR="00844821">
        <w:rPr>
          <w:rStyle w:val="CommentReference"/>
          <w:rFonts w:ascii="Times New Roman" w:hAnsi="Times New Roman"/>
          <w:b w:val="0"/>
          <w:bCs w:val="0"/>
          <w:kern w:val="0"/>
        </w:rPr>
        <w:commentReference w:id="59"/>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14:paraId="3CE4B195" w14:textId="77777777"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6E7B9FD6"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14:paraId="17AFB63A" w14:textId="153F885F"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14:paraId="4AEE8EAF" w14:textId="04B91451" w:rsidR="007E3108" w:rsidRPr="00883FF3" w:rsidRDefault="007E3108" w:rsidP="00757BD3">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14:paraId="7BE7F774"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2C7D6B16" w14:textId="77777777" w:rsidR="007E3108" w:rsidRPr="00883FF3" w:rsidRDefault="007E3108" w:rsidP="00757BD3">
            <w:pPr>
              <w:pStyle w:val="CELEFICNORMAL"/>
              <w:jc w:val="center"/>
              <w:rPr>
                <w:rFonts w:ascii="Times New Roman" w:hAnsi="Times New Roman"/>
                <w:b w:val="0"/>
                <w:bCs w:val="0"/>
                <w:lang w:val="en-US"/>
              </w:rPr>
            </w:pPr>
          </w:p>
        </w:tc>
        <w:tc>
          <w:tcPr>
            <w:tcW w:w="972" w:type="dxa"/>
            <w:vMerge/>
            <w:vAlign w:val="center"/>
          </w:tcPr>
          <w:p w14:paraId="6281E92E" w14:textId="77777777"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2CDB80C6" w14:textId="77777777"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14:paraId="327901F2"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D0D20F1"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14:paraId="4BB58482" w14:textId="00E80A1B"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113.62055</w:t>
            </w:r>
          </w:p>
        </w:tc>
        <w:tc>
          <w:tcPr>
            <w:tcW w:w="1570" w:type="dxa"/>
            <w:vAlign w:val="center"/>
          </w:tcPr>
          <w:p w14:paraId="0DA94998" w14:textId="62C72DCB" w:rsidR="007E3108" w:rsidRPr="00883FF3"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4A16EA16" w14:textId="77777777"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74C5D74"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14:paraId="77AA2259" w14:textId="6143829A"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17.07957</w:t>
            </w:r>
          </w:p>
        </w:tc>
        <w:tc>
          <w:tcPr>
            <w:tcW w:w="1570" w:type="dxa"/>
            <w:vAlign w:val="center"/>
          </w:tcPr>
          <w:p w14:paraId="54F4B029" w14:textId="53B89927" w:rsidR="007E3108" w:rsidRPr="00883FF3" w:rsidRDefault="007E31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11A9912E"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C1F3BFC" w14:textId="77777777" w:rsidR="007E3108" w:rsidRPr="00883FF3" w:rsidRDefault="007E3108" w:rsidP="00757BD3">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14:paraId="054D2544" w14:textId="725C7D65"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-0.00397</w:t>
            </w:r>
          </w:p>
        </w:tc>
        <w:tc>
          <w:tcPr>
            <w:tcW w:w="1570" w:type="dxa"/>
            <w:vAlign w:val="center"/>
          </w:tcPr>
          <w:p w14:paraId="7B9B58C6" w14:textId="6A46A61A" w:rsidR="007E3108" w:rsidRPr="00450114" w:rsidRDefault="007E31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bl>
    <w:p w14:paraId="4F5FC1F8" w14:textId="77777777" w:rsidR="007E3108" w:rsidRDefault="007E3108" w:rsidP="00C6473B">
      <w:pPr>
        <w:pStyle w:val="CELEFICNORMAL"/>
        <w:jc w:val="center"/>
        <w:rPr>
          <w:rFonts w:ascii="Times New Roman" w:hAnsi="Times New Roman"/>
          <w:sz w:val="24"/>
          <w:lang w:val="en-US"/>
        </w:rPr>
      </w:pPr>
    </w:p>
    <w:p w14:paraId="214C02FB" w14:textId="405E6FAE"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14:paraId="4FB23692"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14:paraId="407DEF68" w14:textId="058D208B" w:rsidR="007E3108" w:rsidRPr="00307508" w:rsidRDefault="00307508" w:rsidP="00757BD3">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14:paraId="3A564159" w14:textId="12262221" w:rsidR="007E3108" w:rsidRPr="00883FF3" w:rsidRDefault="00307508" w:rsidP="00757BD3">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14:paraId="189B0E27"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2E46D43" w14:textId="579F80E8" w:rsidR="007E3108" w:rsidRPr="00883FF3" w:rsidRDefault="00307508" w:rsidP="00757BD3">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14:paraId="10405E3D" w14:textId="1A2E8134" w:rsidR="007E3108" w:rsidRPr="00883FF3" w:rsidRDefault="00307508" w:rsidP="00757BD3">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14:paraId="136EEB77" w14:textId="77777777" w:rsidR="007E3108" w:rsidRPr="005A76F8" w:rsidRDefault="007E3108" w:rsidP="00C6473B">
      <w:pPr>
        <w:pStyle w:val="CELEFICNORMAL"/>
        <w:jc w:val="center"/>
        <w:rPr>
          <w:rFonts w:ascii="Times New Roman" w:hAnsi="Times New Roman"/>
          <w:sz w:val="24"/>
          <w:lang w:val="en-US"/>
        </w:rPr>
      </w:pPr>
    </w:p>
    <w:sectPr w:rsidR="007E3108" w:rsidRPr="005A76F8" w:rsidSect="00597842">
      <w:headerReference w:type="default" r:id="rId23"/>
      <w:footerReference w:type="default" r:id="rId2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REL" w:date="2016-02-21T16:13:00Z" w:initials="N">
    <w:p w14:paraId="307A9724" w14:textId="77777777" w:rsidR="007125FB" w:rsidRDefault="007125FB" w:rsidP="004136B1">
      <w:pPr>
        <w:pStyle w:val="CommentText"/>
      </w:pPr>
      <w:r>
        <w:rPr>
          <w:rStyle w:val="CommentReference"/>
        </w:rPr>
        <w:annotationRef/>
      </w:r>
      <w:r>
        <w:t>Are these defined somewhere?  I’m trying to follow the same nomenclature as option c</w:t>
      </w:r>
    </w:p>
  </w:comment>
  <w:comment w:id="4" w:author="NREL" w:date="2016-02-20T13:30:00Z" w:initials="N">
    <w:p w14:paraId="271DB5DA" w14:textId="0EC542D0" w:rsidR="007125FB" w:rsidRDefault="007125FB">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hyperlink r:id="rId1" w:history="1">
        <w:r w:rsidRPr="005A74AD">
          <w:rPr>
            <w:rStyle w:val="Hyperlink"/>
          </w:rPr>
          <w:t>https://github.com/NREL/IPMVP</w:t>
        </w:r>
      </w:hyperlink>
      <w:r>
        <w:t xml:space="preserve"> </w:t>
      </w:r>
    </w:p>
  </w:comment>
  <w:comment w:id="13" w:author="Henry Horsey" w:date="2016-02-21T19:26:00Z" w:initials="HH">
    <w:p w14:paraId="281C9B39" w14:textId="0A405156" w:rsidR="007125FB" w:rsidRDefault="007125FB">
      <w:pPr>
        <w:pStyle w:val="CommentText"/>
      </w:pPr>
      <w:r>
        <w:rPr>
          <w:rStyle w:val="CommentReference"/>
        </w:rPr>
        <w:annotationRef/>
      </w:r>
      <w:r>
        <w:t xml:space="preserve">I’m not crazy about this, but I can’t think of any clearer descriptions. </w:t>
      </w:r>
    </w:p>
  </w:comment>
  <w:comment w:id="14" w:author="Henry Horsey" w:date="2016-02-21T19:27:00Z" w:initials="HH">
    <w:p w14:paraId="607D133A" w14:textId="30BFB28B" w:rsidR="007125FB" w:rsidRDefault="007125FB">
      <w:pPr>
        <w:pStyle w:val="CommentText"/>
      </w:pPr>
      <w:r>
        <w:rPr>
          <w:rStyle w:val="CommentReference"/>
        </w:rPr>
        <w:annotationRef/>
      </w:r>
      <w:r>
        <w:t>You need to define Mode here as well. WWR doesn’t look symmetric.</w:t>
      </w:r>
    </w:p>
  </w:comment>
  <w:comment w:id="15" w:author="Chris Balbach" w:date="2016-02-22T09:46:00Z" w:initials="CB">
    <w:p w14:paraId="505968D3" w14:textId="6B67BF7C" w:rsidR="00A256B2" w:rsidRDefault="00A256B2">
      <w:pPr>
        <w:pStyle w:val="CommentText"/>
      </w:pPr>
      <w:r>
        <w:rPr>
          <w:rStyle w:val="CommentReference"/>
        </w:rPr>
        <w:annotationRef/>
      </w:r>
      <w:r>
        <w:t xml:space="preserve">Is this a reduction (i.e. delta) or a LPD? Not clear to me. </w:t>
      </w:r>
    </w:p>
    <w:p w14:paraId="114188AB" w14:textId="179D893C" w:rsidR="00A256B2" w:rsidRDefault="00A256B2">
      <w:pPr>
        <w:pStyle w:val="CommentText"/>
      </w:pPr>
      <w:r>
        <w:t xml:space="preserve">All three rows in this table should either describe the distribution of deltas of the distribution of a pre (or post) condition. Please clarify. </w:t>
      </w:r>
    </w:p>
  </w:comment>
  <w:comment w:id="16" w:author="Chris Balbach" w:date="2016-02-22T09:47:00Z" w:initials="CB">
    <w:p w14:paraId="1195F2E7" w14:textId="40943852" w:rsidR="00A256B2" w:rsidRDefault="00A256B2">
      <w:pPr>
        <w:pStyle w:val="CommentText"/>
      </w:pPr>
      <w:r>
        <w:rPr>
          <w:rStyle w:val="CommentReference"/>
        </w:rPr>
        <w:annotationRef/>
      </w:r>
    </w:p>
  </w:comment>
  <w:comment w:id="17" w:author="Chris Balbach" w:date="2016-02-22T09:48:00Z" w:initials="CB">
    <w:p w14:paraId="11A68D81" w14:textId="3CE9C765" w:rsidR="00A256B2" w:rsidRDefault="00A256B2">
      <w:pPr>
        <w:pStyle w:val="CommentText"/>
      </w:pPr>
      <w:r>
        <w:rPr>
          <w:rStyle w:val="CommentReference"/>
        </w:rPr>
        <w:annotationRef/>
      </w:r>
      <w:r>
        <w:t>“Actual parameter values” implies these distributions do not represent reductions or changes.</w:t>
      </w:r>
    </w:p>
  </w:comment>
  <w:comment w:id="27" w:author="Henry Horsey" w:date="2016-02-21T19:30:00Z" w:initials="HH">
    <w:p w14:paraId="53B84DA2" w14:textId="3C419255" w:rsidR="007125FB" w:rsidRDefault="007125FB">
      <w:pPr>
        <w:pStyle w:val="CommentText"/>
      </w:pPr>
      <w:r>
        <w:rPr>
          <w:rStyle w:val="CommentReference"/>
        </w:rPr>
        <w:annotationRef/>
      </w:r>
      <w:r>
        <w:t>This is really great to spell out like you did. Nice!</w:t>
      </w:r>
    </w:p>
  </w:comment>
  <w:comment w:id="31" w:author="Chris Balbach" w:date="2016-02-22T09:51:00Z" w:initials="CB">
    <w:p w14:paraId="282DE66E" w14:textId="6EC8EF3D" w:rsidR="003079C7" w:rsidRDefault="003079C7">
      <w:pPr>
        <w:pStyle w:val="CommentText"/>
      </w:pPr>
      <w:r>
        <w:rPr>
          <w:rStyle w:val="CommentReference"/>
        </w:rPr>
        <w:annotationRef/>
      </w:r>
      <w:r>
        <w:t xml:space="preserve">Perhaps a short discussion on LHS vs Monte Carlo – many practicing engineers are familiar with </w:t>
      </w:r>
      <w:proofErr w:type="spellStart"/>
      <w:r>
        <w:t>MonteCarlo</w:t>
      </w:r>
      <w:proofErr w:type="spellEnd"/>
      <w:r>
        <w:t xml:space="preserve"> from spreadsheet add-ins like @Risk and Crystal Ball and may wonder why Monte Carlo techniques are not being used here. </w:t>
      </w:r>
    </w:p>
  </w:comment>
  <w:comment w:id="37" w:author="NREL" w:date="2016-02-21T11:06:00Z" w:initials="N">
    <w:p w14:paraId="14CA3BD9" w14:textId="42801DDC" w:rsidR="007125FB" w:rsidRDefault="007125FB">
      <w:pPr>
        <w:pStyle w:val="CommentText"/>
      </w:pPr>
      <w:r>
        <w:rPr>
          <w:rStyle w:val="CommentReference"/>
        </w:rPr>
        <w:annotationRef/>
      </w:r>
      <w:r>
        <w:t>Link to spreadsheet</w:t>
      </w:r>
    </w:p>
  </w:comment>
  <w:comment w:id="38" w:author="Chris Balbach" w:date="2016-02-22T09:53:00Z" w:initials="CB">
    <w:p w14:paraId="2D8EF4BE" w14:textId="609CFC3F" w:rsidR="003079C7" w:rsidRDefault="003079C7">
      <w:pPr>
        <w:pStyle w:val="CommentText"/>
      </w:pPr>
      <w:r>
        <w:rPr>
          <w:rStyle w:val="CommentReference"/>
        </w:rPr>
        <w:annotationRef/>
      </w:r>
      <w:r>
        <w:t xml:space="preserve">This is critical stuff to teach – I think </w:t>
      </w:r>
      <w:proofErr w:type="spellStart"/>
      <w:r>
        <w:t>Raplh</w:t>
      </w:r>
      <w:proofErr w:type="spellEnd"/>
      <w:r>
        <w:t xml:space="preserve">, Josh and Dave Bosworth will be presenting a seminar on this in St Louis that I chair. Without this guidance, GIGO, IMHO. </w:t>
      </w:r>
    </w:p>
  </w:comment>
  <w:comment w:id="39" w:author="NREL" w:date="2016-02-20T16:20:00Z" w:initials="N">
    <w:p w14:paraId="734794F5" w14:textId="04A39B18" w:rsidR="007125FB" w:rsidRDefault="007125FB">
      <w:pPr>
        <w:pStyle w:val="CommentText"/>
      </w:pPr>
      <w:r>
        <w:rPr>
          <w:rStyle w:val="CommentReference"/>
        </w:rPr>
        <w:annotationRef/>
      </w:r>
      <w:r>
        <w:t>I think this is in Option C.</w:t>
      </w:r>
    </w:p>
  </w:comment>
  <w:comment w:id="40" w:author="Chris Balbach" w:date="2016-02-22T09:58:00Z" w:initials="CB">
    <w:p w14:paraId="0185E4D1" w14:textId="725C762E" w:rsidR="003079C7" w:rsidRDefault="003079C7">
      <w:pPr>
        <w:pStyle w:val="CommentText"/>
      </w:pPr>
      <w:r>
        <w:rPr>
          <w:rStyle w:val="CommentReference"/>
        </w:rPr>
        <w:annotationRef/>
      </w:r>
      <w:r>
        <w:t>How is this different than the Morris Method? Never mind I read further…</w:t>
      </w:r>
    </w:p>
  </w:comment>
  <w:comment w:id="41" w:author="Chris Balbach" w:date="2016-02-22T09:59:00Z" w:initials="CB">
    <w:p w14:paraId="0CE4AEDC" w14:textId="3C14D812" w:rsidR="003079C7" w:rsidRDefault="003079C7">
      <w:pPr>
        <w:pStyle w:val="CommentText"/>
      </w:pPr>
      <w:r>
        <w:rPr>
          <w:rStyle w:val="CommentReference"/>
        </w:rPr>
        <w:annotationRef/>
      </w:r>
    </w:p>
  </w:comment>
  <w:comment w:id="43" w:author="Henry Horsey" w:date="2016-02-21T19:35:00Z" w:initials="HH">
    <w:p w14:paraId="1160F544" w14:textId="3F822178" w:rsidR="007125FB" w:rsidRDefault="007125FB">
      <w:pPr>
        <w:pStyle w:val="CommentText"/>
      </w:pPr>
      <w:r>
        <w:rPr>
          <w:rStyle w:val="CommentReference"/>
        </w:rPr>
        <w:annotationRef/>
      </w:r>
      <w:r>
        <w:t>You’re sort of implying reverse causality here, but I think it helps the lay-reader, so I’d say leave it.</w:t>
      </w:r>
    </w:p>
  </w:comment>
  <w:comment w:id="44" w:author="Henry Horsey" w:date="2016-02-21T19:36:00Z" w:initials="HH">
    <w:p w14:paraId="7E4AC218" w14:textId="7BC7ABE6" w:rsidR="007125FB" w:rsidRDefault="007125FB">
      <w:pPr>
        <w:pStyle w:val="CommentText"/>
      </w:pPr>
      <w:r>
        <w:rPr>
          <w:rStyle w:val="CommentReference"/>
        </w:rPr>
        <w:annotationRef/>
      </w:r>
      <w:proofErr w:type="spellStart"/>
      <w:r>
        <w:t>Hmmmm</w:t>
      </w:r>
      <w:proofErr w:type="spellEnd"/>
      <w:r>
        <w:t>… I’d say the Morris Method is more quantitative, given it’s a direct measure of global variability. This might just be a prejudice on my part though…</w:t>
      </w:r>
    </w:p>
  </w:comment>
  <w:comment w:id="53" w:author="Henry Horsey" w:date="2016-02-21T19:40:00Z" w:initials="HH">
    <w:p w14:paraId="5C3B5256" w14:textId="2B38DD3B" w:rsidR="007125FB" w:rsidRDefault="007125FB">
      <w:pPr>
        <w:pStyle w:val="CommentText"/>
      </w:pPr>
      <w:r>
        <w:rPr>
          <w:rStyle w:val="CommentReference"/>
        </w:rPr>
        <w:annotationRef/>
      </w:r>
      <w:r>
        <w:t>Nice and understandable! If you’re not careful the Math folk may come to visit vengeance on you for this sin.</w:t>
      </w:r>
    </w:p>
  </w:comment>
  <w:comment w:id="54" w:author="Henry Horsey" w:date="2016-02-21T19:44:00Z" w:initials="HH">
    <w:p w14:paraId="6B83D20A" w14:textId="05633BA9" w:rsidR="00844821" w:rsidRDefault="00844821">
      <w:pPr>
        <w:pStyle w:val="CommentText"/>
      </w:pPr>
      <w:r>
        <w:rPr>
          <w:rStyle w:val="CommentReference"/>
        </w:rPr>
        <w:annotationRef/>
      </w:r>
      <w:r>
        <w:t xml:space="preserve">Could you include the </w:t>
      </w:r>
      <w:proofErr w:type="spellStart"/>
      <w:r>
        <w:t>mu_star</w:t>
      </w:r>
      <w:proofErr w:type="spellEnd"/>
      <w:r>
        <w:t xml:space="preserve"> vs sigma plot maybe? You have such a nice explanation above that it seems a pity not to capture the result.</w:t>
      </w:r>
    </w:p>
  </w:comment>
  <w:comment w:id="55" w:author="Henry Horsey" w:date="2016-02-21T19:41:00Z" w:initials="HH">
    <w:p w14:paraId="3F8BF793" w14:textId="6072626E" w:rsidR="007125FB" w:rsidRDefault="007125FB">
      <w:pPr>
        <w:pStyle w:val="CommentText"/>
      </w:pPr>
      <w:r>
        <w:rPr>
          <w:rStyle w:val="CommentReference"/>
        </w:rPr>
        <w:annotationRef/>
      </w:r>
      <w:r>
        <w:t>Even more confused in this context…</w:t>
      </w:r>
    </w:p>
  </w:comment>
  <w:comment w:id="56" w:author="Henry Horsey" w:date="2016-02-21T19:42:00Z" w:initials="HH">
    <w:p w14:paraId="1F371112" w14:textId="37048C40" w:rsidR="007125FB" w:rsidRDefault="007125FB">
      <w:pPr>
        <w:pStyle w:val="CommentText"/>
      </w:pPr>
      <w:r>
        <w:rPr>
          <w:rStyle w:val="CommentReference"/>
        </w:rPr>
        <w:annotationRef/>
      </w:r>
      <w:proofErr w:type="spellStart"/>
      <w:r>
        <w:t>Ahhhhhhh</w:t>
      </w:r>
      <w:proofErr w:type="spellEnd"/>
      <w:r>
        <w:t>…. Got it. Cool. Could this be worked in up top do you think? Or is it already stated in an earlier section?</w:t>
      </w:r>
    </w:p>
  </w:comment>
  <w:comment w:id="57" w:author="Henry Horsey" w:date="2016-02-21T19:43:00Z" w:initials="HH">
    <w:p w14:paraId="5C501A96" w14:textId="4FE050AD" w:rsidR="00844821" w:rsidRDefault="00844821">
      <w:pPr>
        <w:pStyle w:val="CommentText"/>
      </w:pPr>
      <w:r>
        <w:rPr>
          <w:rStyle w:val="CommentReference"/>
        </w:rPr>
        <w:annotationRef/>
      </w:r>
      <w:r>
        <w:t>BOOOOOOOOOOOOOO. Did you get this from one of Dr. Hale’s slides?</w:t>
      </w:r>
    </w:p>
  </w:comment>
  <w:comment w:id="58" w:author="NREL" w:date="2016-02-21T16:27:00Z" w:initials="N">
    <w:p w14:paraId="0CBBF5CA" w14:textId="4A8C21BD" w:rsidR="007125FB" w:rsidRDefault="007125FB">
      <w:pPr>
        <w:pStyle w:val="CommentText"/>
      </w:pPr>
      <w:r>
        <w:rPr>
          <w:rStyle w:val="CommentReference"/>
        </w:rPr>
        <w:annotationRef/>
      </w:r>
      <w:r>
        <w:t>Are regressions discussed in other chapters?</w:t>
      </w:r>
    </w:p>
  </w:comment>
  <w:comment w:id="59" w:author="Henry Horsey" w:date="2016-02-21T19:46:00Z" w:initials="HH">
    <w:p w14:paraId="4AF4817C" w14:textId="48493441" w:rsidR="00844821" w:rsidRDefault="00844821">
      <w:pPr>
        <w:pStyle w:val="CommentText"/>
      </w:pPr>
      <w:r>
        <w:rPr>
          <w:rStyle w:val="CommentReference"/>
        </w:rPr>
        <w:annotationRef/>
      </w:r>
      <w:r>
        <w:t>I am disgusted by how well this works. It’s almost like we went to the moon on this sort of analysis.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7A9724" w15:done="0"/>
  <w15:commentEx w15:paraId="45053E65" w15:done="0"/>
  <w15:commentEx w15:paraId="10FC7C44" w15:done="0"/>
  <w15:commentEx w15:paraId="39654C21" w15:done="0"/>
  <w15:commentEx w15:paraId="271DB5DA" w15:done="0"/>
  <w15:commentEx w15:paraId="6AF8D112" w15:done="0"/>
  <w15:commentEx w15:paraId="281C9B39" w15:done="0"/>
  <w15:commentEx w15:paraId="607D133A" w15:done="0"/>
  <w15:commentEx w15:paraId="114188AB" w15:done="0"/>
  <w15:commentEx w15:paraId="1195F2E7" w15:paraIdParent="114188AB" w15:done="0"/>
  <w15:commentEx w15:paraId="11A68D81" w15:done="0"/>
  <w15:commentEx w15:paraId="53B84DA2" w15:done="0"/>
  <w15:commentEx w15:paraId="282DE66E" w15:done="0"/>
  <w15:commentEx w15:paraId="14CA3BD9" w15:done="0"/>
  <w15:commentEx w15:paraId="2D8EF4BE" w15:done="0"/>
  <w15:commentEx w15:paraId="734794F5" w15:done="0"/>
  <w15:commentEx w15:paraId="0185E4D1" w15:done="0"/>
  <w15:commentEx w15:paraId="0CE4AEDC" w15:paraIdParent="0185E4D1" w15:done="0"/>
  <w15:commentEx w15:paraId="1160F544" w15:done="0"/>
  <w15:commentEx w15:paraId="7E4AC218" w15:done="0"/>
  <w15:commentEx w15:paraId="5C3B5256" w15:done="0"/>
  <w15:commentEx w15:paraId="6B83D20A" w15:done="0"/>
  <w15:commentEx w15:paraId="3F8BF793" w15:done="0"/>
  <w15:commentEx w15:paraId="1F371112" w15:done="0"/>
  <w15:commentEx w15:paraId="5C501A96" w15:done="0"/>
  <w15:commentEx w15:paraId="0CBBF5CA" w15:done="0"/>
  <w15:commentEx w15:paraId="4AF481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3572" w14:textId="77777777" w:rsidR="0007616D" w:rsidRDefault="0007616D" w:rsidP="00597842">
      <w:r>
        <w:separator/>
      </w:r>
    </w:p>
  </w:endnote>
  <w:endnote w:type="continuationSeparator" w:id="0">
    <w:p w14:paraId="31AE87F8" w14:textId="77777777" w:rsidR="0007616D" w:rsidRDefault="0007616D"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14:paraId="3321DA94" w14:textId="1B458B65" w:rsidR="007125FB" w:rsidRDefault="007125FB" w:rsidP="00597842">
        <w:r>
          <w:t xml:space="preserve">Page </w:t>
        </w:r>
        <w:r>
          <w:fldChar w:fldCharType="begin"/>
        </w:r>
        <w:r>
          <w:instrText xml:space="preserve"> PAGE </w:instrText>
        </w:r>
        <w:r>
          <w:fldChar w:fldCharType="separate"/>
        </w:r>
        <w:r w:rsidR="00E23DEB">
          <w:rPr>
            <w:noProof/>
          </w:rPr>
          <w:t>2</w:t>
        </w:r>
        <w:r>
          <w:rPr>
            <w:noProof/>
          </w:rPr>
          <w:fldChar w:fldCharType="end"/>
        </w:r>
        <w:r>
          <w:t xml:space="preserve"> of </w:t>
        </w:r>
        <w:r>
          <w:fldChar w:fldCharType="begin"/>
        </w:r>
        <w:r>
          <w:instrText xml:space="preserve"> NUMPAGES  </w:instrText>
        </w:r>
        <w:r>
          <w:fldChar w:fldCharType="separate"/>
        </w:r>
        <w:r w:rsidR="00E23DEB">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F1ACF" w14:textId="77777777" w:rsidR="0007616D" w:rsidRDefault="0007616D" w:rsidP="00597842">
      <w:r>
        <w:separator/>
      </w:r>
    </w:p>
  </w:footnote>
  <w:footnote w:type="continuationSeparator" w:id="0">
    <w:p w14:paraId="336A5E08" w14:textId="77777777" w:rsidR="0007616D" w:rsidRDefault="0007616D" w:rsidP="00597842">
      <w:r>
        <w:continuationSeparator/>
      </w:r>
    </w:p>
  </w:footnote>
  <w:footnote w:id="1">
    <w:p w14:paraId="6160AF1A" w14:textId="584067FF" w:rsidR="007125FB" w:rsidRDefault="007125FB">
      <w:pPr>
        <w:pStyle w:val="FootnoteText"/>
      </w:pPr>
      <w:r>
        <w:rPr>
          <w:rStyle w:val="FootnoteReference"/>
        </w:rPr>
        <w:footnoteRef/>
      </w:r>
      <w:r>
        <w:t xml:space="preserve"> https://www.OpenStudio.net</w:t>
      </w:r>
    </w:p>
  </w:footnote>
  <w:footnote w:id="2">
    <w:p w14:paraId="30A91835" w14:textId="7BC965CB" w:rsidR="007125FB" w:rsidRDefault="007125FB">
      <w:pPr>
        <w:pStyle w:val="FootnoteText"/>
      </w:pPr>
      <w:r>
        <w:rPr>
          <w:rStyle w:val="FootnoteReference"/>
        </w:rPr>
        <w:footnoteRef/>
      </w:r>
      <w:r>
        <w:t xml:space="preserve"> </w:t>
      </w:r>
      <w:r w:rsidRPr="00473679">
        <w:t>http://nrel.github.io/OpenStudio-user-documentation/getting_started/about_measures/</w:t>
      </w:r>
    </w:p>
  </w:footnote>
  <w:footnote w:id="3">
    <w:p w14:paraId="4D72F2FB" w14:textId="3DD96690" w:rsidR="007125FB" w:rsidRDefault="007125FB">
      <w:pPr>
        <w:pStyle w:val="FootnoteText"/>
      </w:pPr>
      <w:r>
        <w:rPr>
          <w:rStyle w:val="FootnoteReference"/>
        </w:rPr>
        <w:footnoteRef/>
      </w:r>
      <w:r>
        <w:t xml:space="preserve"> </w:t>
      </w:r>
      <w:r w:rsidRPr="00463B2F">
        <w:t>https://www.energycodes.gov/commercial-prototype-building-models</w:t>
      </w:r>
    </w:p>
  </w:footnote>
  <w:footnote w:id="4">
    <w:p w14:paraId="3C86C681" w14:textId="07240C40" w:rsidR="007125FB" w:rsidRDefault="007125FB">
      <w:pPr>
        <w:pStyle w:val="FootnoteText"/>
      </w:pPr>
      <w:r>
        <w:rPr>
          <w:rStyle w:val="FootnoteReference"/>
        </w:rPr>
        <w:footnoteRef/>
      </w:r>
      <w:r>
        <w:t xml:space="preserve"> </w:t>
      </w:r>
      <w:r w:rsidRPr="00463B2F">
        <w:t>https://github.com/NREL/OpenStudio-Prototype-Buildings</w:t>
      </w:r>
    </w:p>
  </w:footnote>
  <w:footnote w:id="5">
    <w:p w14:paraId="65B83F9D" w14:textId="3F913173" w:rsidR="007125FB" w:rsidRDefault="007125FB">
      <w:pPr>
        <w:pStyle w:val="FootnoteText"/>
      </w:pPr>
      <w:r>
        <w:rPr>
          <w:rStyle w:val="FootnoteReference"/>
        </w:rPr>
        <w:footnoteRef/>
      </w:r>
      <w:r>
        <w:t xml:space="preserve"> </w:t>
      </w:r>
      <w:r w:rsidRPr="00871641">
        <w:t>https://github.com/NREL/OpenStudio-analysis-spreadsheet</w:t>
      </w:r>
    </w:p>
  </w:footnote>
  <w:footnote w:id="6">
    <w:p w14:paraId="519A0A4D" w14:textId="166F13BE" w:rsidR="007125FB" w:rsidRDefault="007125FB">
      <w:pPr>
        <w:pStyle w:val="FootnoteText"/>
      </w:pPr>
      <w:r>
        <w:rPr>
          <w:rStyle w:val="FootnoteReference"/>
        </w:rPr>
        <w:footnoteRef/>
      </w:r>
      <w:r>
        <w:t xml:space="preserve"> </w:t>
      </w:r>
      <w:r w:rsidRPr="00871641">
        <w:t>https://github.com/NREL/OpenStudio-server</w:t>
      </w:r>
    </w:p>
  </w:footnote>
  <w:footnote w:id="7">
    <w:p w14:paraId="554C9B1E" w14:textId="55DED2B4" w:rsidR="007125FB" w:rsidRDefault="007125FB" w:rsidP="000073E6">
      <w:pPr>
        <w:pStyle w:val="FootnoteText"/>
      </w:pPr>
      <w:r>
        <w:rPr>
          <w:rStyle w:val="FootnoteReference"/>
        </w:rPr>
        <w:footnoteRef/>
      </w:r>
      <w:r>
        <w:t xml:space="preserve"> M. </w:t>
      </w:r>
      <w:proofErr w:type="spellStart"/>
      <w:r>
        <w:t>Mckay</w:t>
      </w:r>
      <w:proofErr w:type="spellEnd"/>
      <w:r>
        <w:t xml:space="preserve">, R. Beckman and W. Conover, “A comparison of three methods for selecting values of input variables in the analysis of output from a computer code,” </w:t>
      </w:r>
      <w:proofErr w:type="spellStart"/>
      <w:r>
        <w:t>Technometrics</w:t>
      </w:r>
      <w:proofErr w:type="spellEnd"/>
      <w:r>
        <w:t>, vol. 21, no. 2, pp. 239-245, May. 1979</w:t>
      </w:r>
    </w:p>
  </w:footnote>
  <w:footnote w:id="8">
    <w:p w14:paraId="662C2C61" w14:textId="4D5D51D0" w:rsidR="007125FB" w:rsidRDefault="007125FB">
      <w:pPr>
        <w:pStyle w:val="FootnoteText"/>
      </w:pPr>
      <w:r>
        <w:rPr>
          <w:rStyle w:val="FootnoteReference"/>
        </w:rPr>
        <w:footnoteRef/>
      </w:r>
      <w:r>
        <w:t xml:space="preserve"> </w:t>
      </w:r>
      <w:r w:rsidRPr="008C4097">
        <w:t>https://github.com/NREL/OpenStudio-analysis-spreadsheet/tree/develop/documentation</w:t>
      </w:r>
    </w:p>
  </w:footnote>
  <w:footnote w:id="9">
    <w:p w14:paraId="530EA80E" w14:textId="10AFD9CD" w:rsidR="007125FB" w:rsidRDefault="007125FB">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14:paraId="227A726E" w14:textId="77777777" w:rsidR="007125FB" w:rsidRDefault="007125FB"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14:paraId="04B6F1B8" w14:textId="4E849A69" w:rsidR="007125FB" w:rsidRDefault="007125FB" w:rsidP="00D456CD">
      <w:pPr>
        <w:pStyle w:val="FootnoteText"/>
      </w:pPr>
      <w:r>
        <w:t>Environmental Modelling \&amp; Software, 22, 1509–1518.</w:t>
      </w:r>
    </w:p>
  </w:footnote>
  <w:footnote w:id="11">
    <w:p w14:paraId="255C1664" w14:textId="504AAD7A" w:rsidR="007125FB" w:rsidRDefault="007125FB"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4685F" w14:textId="53D83E94" w:rsidR="007125FB" w:rsidRPr="00597842" w:rsidRDefault="007125FB">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Balbach">
    <w15:presenceInfo w15:providerId="AD" w15:userId="S-1-5-21-2344757599-3762138379-2158650996-1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3E6"/>
    <w:rsid w:val="00016097"/>
    <w:rsid w:val="000269B3"/>
    <w:rsid w:val="00055094"/>
    <w:rsid w:val="00060E7C"/>
    <w:rsid w:val="000632C5"/>
    <w:rsid w:val="00066DFC"/>
    <w:rsid w:val="00070CE0"/>
    <w:rsid w:val="0007616D"/>
    <w:rsid w:val="000843D5"/>
    <w:rsid w:val="0009462E"/>
    <w:rsid w:val="000A2042"/>
    <w:rsid w:val="000B16CD"/>
    <w:rsid w:val="000E511A"/>
    <w:rsid w:val="000F39BF"/>
    <w:rsid w:val="000F4E66"/>
    <w:rsid w:val="00104020"/>
    <w:rsid w:val="001129B4"/>
    <w:rsid w:val="00115829"/>
    <w:rsid w:val="001171EE"/>
    <w:rsid w:val="001401C8"/>
    <w:rsid w:val="00144593"/>
    <w:rsid w:val="00156C32"/>
    <w:rsid w:val="00182168"/>
    <w:rsid w:val="00184B9A"/>
    <w:rsid w:val="001854D9"/>
    <w:rsid w:val="001957D0"/>
    <w:rsid w:val="001A2EC9"/>
    <w:rsid w:val="001A50C4"/>
    <w:rsid w:val="001C7CAA"/>
    <w:rsid w:val="001F3287"/>
    <w:rsid w:val="001F7360"/>
    <w:rsid w:val="0022059D"/>
    <w:rsid w:val="00232276"/>
    <w:rsid w:val="002366C7"/>
    <w:rsid w:val="002920BA"/>
    <w:rsid w:val="002C6405"/>
    <w:rsid w:val="002D06C9"/>
    <w:rsid w:val="002D6C73"/>
    <w:rsid w:val="002E1E69"/>
    <w:rsid w:val="002E23DB"/>
    <w:rsid w:val="002E6279"/>
    <w:rsid w:val="002F4E6B"/>
    <w:rsid w:val="00301E2C"/>
    <w:rsid w:val="00307508"/>
    <w:rsid w:val="003079C7"/>
    <w:rsid w:val="00320EC0"/>
    <w:rsid w:val="00330BD3"/>
    <w:rsid w:val="003331D5"/>
    <w:rsid w:val="00346DE2"/>
    <w:rsid w:val="0035773F"/>
    <w:rsid w:val="00367D73"/>
    <w:rsid w:val="00377C2A"/>
    <w:rsid w:val="00386FF8"/>
    <w:rsid w:val="0038708F"/>
    <w:rsid w:val="00393C70"/>
    <w:rsid w:val="003A7588"/>
    <w:rsid w:val="003B23FC"/>
    <w:rsid w:val="003C2DFC"/>
    <w:rsid w:val="003C33F7"/>
    <w:rsid w:val="003C68A1"/>
    <w:rsid w:val="003C70D4"/>
    <w:rsid w:val="003D0D2D"/>
    <w:rsid w:val="003D2630"/>
    <w:rsid w:val="003F432D"/>
    <w:rsid w:val="00402CB2"/>
    <w:rsid w:val="004071B6"/>
    <w:rsid w:val="004136B1"/>
    <w:rsid w:val="00435FC2"/>
    <w:rsid w:val="00450114"/>
    <w:rsid w:val="00463B2F"/>
    <w:rsid w:val="00473679"/>
    <w:rsid w:val="004769CA"/>
    <w:rsid w:val="00477883"/>
    <w:rsid w:val="004C25C0"/>
    <w:rsid w:val="004C64F2"/>
    <w:rsid w:val="004D2FAC"/>
    <w:rsid w:val="004D63A9"/>
    <w:rsid w:val="004D7BC3"/>
    <w:rsid w:val="00511206"/>
    <w:rsid w:val="00516FDD"/>
    <w:rsid w:val="005176F2"/>
    <w:rsid w:val="005501D7"/>
    <w:rsid w:val="0055183E"/>
    <w:rsid w:val="00556EC8"/>
    <w:rsid w:val="00572B68"/>
    <w:rsid w:val="00580518"/>
    <w:rsid w:val="00584465"/>
    <w:rsid w:val="00586D35"/>
    <w:rsid w:val="00597842"/>
    <w:rsid w:val="00597E8C"/>
    <w:rsid w:val="005A5205"/>
    <w:rsid w:val="005A76F8"/>
    <w:rsid w:val="005B6719"/>
    <w:rsid w:val="005D3C5A"/>
    <w:rsid w:val="005D7949"/>
    <w:rsid w:val="005F3A10"/>
    <w:rsid w:val="005F5ED3"/>
    <w:rsid w:val="0062188A"/>
    <w:rsid w:val="0063509F"/>
    <w:rsid w:val="00657D69"/>
    <w:rsid w:val="00661C4C"/>
    <w:rsid w:val="00661D00"/>
    <w:rsid w:val="00662D19"/>
    <w:rsid w:val="00665FBA"/>
    <w:rsid w:val="0067241A"/>
    <w:rsid w:val="00674FFE"/>
    <w:rsid w:val="0067551E"/>
    <w:rsid w:val="006B02DE"/>
    <w:rsid w:val="006B242A"/>
    <w:rsid w:val="006B5216"/>
    <w:rsid w:val="006B799E"/>
    <w:rsid w:val="006C313E"/>
    <w:rsid w:val="006D34E9"/>
    <w:rsid w:val="006E1F61"/>
    <w:rsid w:val="006E4A35"/>
    <w:rsid w:val="006F235E"/>
    <w:rsid w:val="006F6476"/>
    <w:rsid w:val="006F7069"/>
    <w:rsid w:val="00711E8A"/>
    <w:rsid w:val="007125FB"/>
    <w:rsid w:val="00716A36"/>
    <w:rsid w:val="0072309E"/>
    <w:rsid w:val="007258BC"/>
    <w:rsid w:val="00743E7C"/>
    <w:rsid w:val="007441A1"/>
    <w:rsid w:val="00745ABD"/>
    <w:rsid w:val="00747E31"/>
    <w:rsid w:val="00751353"/>
    <w:rsid w:val="00757BD3"/>
    <w:rsid w:val="00762545"/>
    <w:rsid w:val="007713DC"/>
    <w:rsid w:val="00776120"/>
    <w:rsid w:val="00777FCF"/>
    <w:rsid w:val="00784DD5"/>
    <w:rsid w:val="007863F7"/>
    <w:rsid w:val="0079550F"/>
    <w:rsid w:val="007B710C"/>
    <w:rsid w:val="007C3708"/>
    <w:rsid w:val="007C560F"/>
    <w:rsid w:val="007E3108"/>
    <w:rsid w:val="008043D2"/>
    <w:rsid w:val="00811F83"/>
    <w:rsid w:val="00822F3C"/>
    <w:rsid w:val="00844821"/>
    <w:rsid w:val="008641EB"/>
    <w:rsid w:val="00871641"/>
    <w:rsid w:val="00875A5A"/>
    <w:rsid w:val="00883570"/>
    <w:rsid w:val="00883FF3"/>
    <w:rsid w:val="0089187B"/>
    <w:rsid w:val="00893DD2"/>
    <w:rsid w:val="008A5F66"/>
    <w:rsid w:val="008A725C"/>
    <w:rsid w:val="008C01F9"/>
    <w:rsid w:val="008C4097"/>
    <w:rsid w:val="008C540C"/>
    <w:rsid w:val="008E12E2"/>
    <w:rsid w:val="008E1EC6"/>
    <w:rsid w:val="008E6066"/>
    <w:rsid w:val="00902EA6"/>
    <w:rsid w:val="009055D1"/>
    <w:rsid w:val="009124C0"/>
    <w:rsid w:val="009154DB"/>
    <w:rsid w:val="009235BC"/>
    <w:rsid w:val="00924111"/>
    <w:rsid w:val="009267DA"/>
    <w:rsid w:val="0093613F"/>
    <w:rsid w:val="009504AC"/>
    <w:rsid w:val="00952A32"/>
    <w:rsid w:val="00953240"/>
    <w:rsid w:val="00954326"/>
    <w:rsid w:val="00962695"/>
    <w:rsid w:val="0097282B"/>
    <w:rsid w:val="00984C51"/>
    <w:rsid w:val="00987189"/>
    <w:rsid w:val="00994F5C"/>
    <w:rsid w:val="009A16B7"/>
    <w:rsid w:val="009B7ECF"/>
    <w:rsid w:val="009C38D8"/>
    <w:rsid w:val="009C5D53"/>
    <w:rsid w:val="009D1644"/>
    <w:rsid w:val="009D3C80"/>
    <w:rsid w:val="009D40E8"/>
    <w:rsid w:val="009D4195"/>
    <w:rsid w:val="009D4FB1"/>
    <w:rsid w:val="00A0443C"/>
    <w:rsid w:val="00A174CF"/>
    <w:rsid w:val="00A256B2"/>
    <w:rsid w:val="00A63C56"/>
    <w:rsid w:val="00A668BC"/>
    <w:rsid w:val="00A815FD"/>
    <w:rsid w:val="00AC085B"/>
    <w:rsid w:val="00AC0D50"/>
    <w:rsid w:val="00AD38D7"/>
    <w:rsid w:val="00B0116D"/>
    <w:rsid w:val="00B06F1C"/>
    <w:rsid w:val="00B15443"/>
    <w:rsid w:val="00B274BA"/>
    <w:rsid w:val="00B31C72"/>
    <w:rsid w:val="00B31FF7"/>
    <w:rsid w:val="00B34728"/>
    <w:rsid w:val="00B574CC"/>
    <w:rsid w:val="00B60B30"/>
    <w:rsid w:val="00B77BFE"/>
    <w:rsid w:val="00B9479C"/>
    <w:rsid w:val="00B9554F"/>
    <w:rsid w:val="00BA5CBC"/>
    <w:rsid w:val="00BE2749"/>
    <w:rsid w:val="00BE3B41"/>
    <w:rsid w:val="00BF7E71"/>
    <w:rsid w:val="00C17773"/>
    <w:rsid w:val="00C255A3"/>
    <w:rsid w:val="00C343D7"/>
    <w:rsid w:val="00C349D2"/>
    <w:rsid w:val="00C4151D"/>
    <w:rsid w:val="00C45031"/>
    <w:rsid w:val="00C50328"/>
    <w:rsid w:val="00C54D58"/>
    <w:rsid w:val="00C57319"/>
    <w:rsid w:val="00C6473B"/>
    <w:rsid w:val="00C66732"/>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2330"/>
    <w:rsid w:val="00D34E9A"/>
    <w:rsid w:val="00D42A8E"/>
    <w:rsid w:val="00D456CD"/>
    <w:rsid w:val="00D45FD1"/>
    <w:rsid w:val="00D5485F"/>
    <w:rsid w:val="00D62EA1"/>
    <w:rsid w:val="00D67AD8"/>
    <w:rsid w:val="00D864CC"/>
    <w:rsid w:val="00D932C6"/>
    <w:rsid w:val="00D93573"/>
    <w:rsid w:val="00DA2980"/>
    <w:rsid w:val="00DA44DF"/>
    <w:rsid w:val="00DA4AA0"/>
    <w:rsid w:val="00DA52BE"/>
    <w:rsid w:val="00DC0A12"/>
    <w:rsid w:val="00DC389A"/>
    <w:rsid w:val="00DC6D1D"/>
    <w:rsid w:val="00DD14F4"/>
    <w:rsid w:val="00DD57F8"/>
    <w:rsid w:val="00DE7C28"/>
    <w:rsid w:val="00E04A80"/>
    <w:rsid w:val="00E06338"/>
    <w:rsid w:val="00E15FBC"/>
    <w:rsid w:val="00E21C19"/>
    <w:rsid w:val="00E2209E"/>
    <w:rsid w:val="00E23DEB"/>
    <w:rsid w:val="00E43616"/>
    <w:rsid w:val="00E55AE2"/>
    <w:rsid w:val="00E57561"/>
    <w:rsid w:val="00E62C37"/>
    <w:rsid w:val="00E6461C"/>
    <w:rsid w:val="00E66F83"/>
    <w:rsid w:val="00E67AF7"/>
    <w:rsid w:val="00E67F44"/>
    <w:rsid w:val="00E72F10"/>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F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github.com/NREL/IPMVP"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6ED175-B121-4FA0-9809-1EB86BC7F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1973</Words>
  <Characters>11247</Characters>
  <Application>Microsoft Office Word</Application>
  <DocSecurity>0</DocSecurity>
  <Lines>93</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NREL</cp:lastModifiedBy>
  <cp:revision>3</cp:revision>
  <dcterms:created xsi:type="dcterms:W3CDTF">2016-02-22T16:04:00Z</dcterms:created>
  <dcterms:modified xsi:type="dcterms:W3CDTF">2016-02-22T16:28:00Z</dcterms:modified>
</cp:coreProperties>
</file>